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84D8B" w14:textId="167B1635" w:rsidR="00196E64" w:rsidRPr="006D7207" w:rsidRDefault="00196E64" w:rsidP="00196E64">
      <w:pPr>
        <w:jc w:val="center"/>
        <w:rPr>
          <w:rFonts w:cstheme="minorHAnsi"/>
          <w:b/>
          <w:bCs/>
          <w:sz w:val="30"/>
          <w:szCs w:val="30"/>
        </w:rPr>
      </w:pPr>
      <w:r w:rsidRPr="006D7207">
        <w:rPr>
          <w:rFonts w:cstheme="minorHAnsi"/>
          <w:b/>
          <w:bCs/>
          <w:sz w:val="30"/>
          <w:szCs w:val="30"/>
        </w:rPr>
        <w:t>Univerzitet u Beogradu</w:t>
      </w:r>
    </w:p>
    <w:p w14:paraId="7C739B58" w14:textId="77777777" w:rsidR="00196E64" w:rsidRPr="006D7207" w:rsidRDefault="00196E64" w:rsidP="00196E64">
      <w:pPr>
        <w:jc w:val="center"/>
        <w:rPr>
          <w:rFonts w:cstheme="minorHAnsi"/>
          <w:b/>
          <w:bCs/>
          <w:sz w:val="30"/>
          <w:szCs w:val="30"/>
        </w:rPr>
      </w:pPr>
      <w:r w:rsidRPr="006D7207">
        <w:rPr>
          <w:rFonts w:cstheme="minorHAnsi"/>
          <w:b/>
          <w:bCs/>
          <w:sz w:val="30"/>
          <w:szCs w:val="30"/>
        </w:rPr>
        <w:t>Fakultet organizacionih nauka</w:t>
      </w:r>
    </w:p>
    <w:p w14:paraId="7A1B749A" w14:textId="6D795E8B" w:rsidR="00196E64" w:rsidRPr="006D7207" w:rsidRDefault="00196E64" w:rsidP="00196E64">
      <w:pPr>
        <w:spacing w:after="4000"/>
        <w:jc w:val="center"/>
        <w:rPr>
          <w:rFonts w:cstheme="minorHAnsi"/>
          <w:b/>
          <w:bCs/>
          <w:sz w:val="30"/>
          <w:szCs w:val="30"/>
        </w:rPr>
      </w:pPr>
      <w:r>
        <w:rPr>
          <w:rFonts w:cstheme="minorHAnsi"/>
          <w:b/>
          <w:bCs/>
          <w:sz w:val="30"/>
          <w:szCs w:val="30"/>
        </w:rPr>
        <w:t>Katedra za elektronsko poslovanje</w:t>
      </w:r>
    </w:p>
    <w:p w14:paraId="0A553F0B" w14:textId="415E0B18" w:rsidR="00196E64" w:rsidRPr="006D7207" w:rsidRDefault="00196E64" w:rsidP="00196E64">
      <w:pPr>
        <w:jc w:val="center"/>
        <w:rPr>
          <w:rFonts w:cstheme="minorHAnsi"/>
          <w:sz w:val="36"/>
          <w:szCs w:val="36"/>
        </w:rPr>
      </w:pPr>
      <w:r>
        <w:rPr>
          <w:rFonts w:cstheme="minorHAnsi"/>
          <w:sz w:val="36"/>
          <w:szCs w:val="36"/>
        </w:rPr>
        <w:t>Diplomsk</w:t>
      </w:r>
      <w:r w:rsidRPr="006D7207">
        <w:rPr>
          <w:rFonts w:cstheme="minorHAnsi"/>
          <w:sz w:val="36"/>
          <w:szCs w:val="36"/>
        </w:rPr>
        <w:t>i rad iz predmeta:</w:t>
      </w:r>
    </w:p>
    <w:p w14:paraId="03604FA8" w14:textId="72BEA9CA" w:rsidR="00196E64" w:rsidRPr="006D7207" w:rsidRDefault="00196E64" w:rsidP="00196E64">
      <w:pPr>
        <w:spacing w:after="360"/>
        <w:jc w:val="center"/>
        <w:rPr>
          <w:rFonts w:cstheme="minorHAnsi"/>
          <w:b/>
          <w:sz w:val="36"/>
          <w:szCs w:val="36"/>
        </w:rPr>
      </w:pPr>
      <w:r>
        <w:rPr>
          <w:rFonts w:cstheme="minorHAnsi"/>
          <w:b/>
          <w:sz w:val="36"/>
          <w:szCs w:val="36"/>
        </w:rPr>
        <w:t>Internet tehnologije</w:t>
      </w:r>
    </w:p>
    <w:p w14:paraId="4ABA40E3" w14:textId="577D8034" w:rsidR="00196E64" w:rsidRPr="00A61B69" w:rsidRDefault="00196E64" w:rsidP="00196E64">
      <w:pPr>
        <w:jc w:val="center"/>
        <w:rPr>
          <w:rFonts w:cstheme="minorHAnsi"/>
          <w:sz w:val="36"/>
          <w:szCs w:val="36"/>
          <w:lang w:val="sr-Cyrl-RS"/>
        </w:rPr>
      </w:pPr>
      <w:r w:rsidRPr="006D7207">
        <w:rPr>
          <w:rFonts w:cstheme="minorHAnsi"/>
          <w:sz w:val="36"/>
          <w:szCs w:val="36"/>
        </w:rPr>
        <w:t xml:space="preserve">Tema: </w:t>
      </w:r>
      <w:r w:rsidRPr="00A61B69">
        <w:rPr>
          <w:rFonts w:cstheme="minorHAnsi"/>
          <w:b/>
          <w:bCs/>
          <w:sz w:val="36"/>
          <w:szCs w:val="36"/>
        </w:rPr>
        <w:t>Razvoj veb aplikacije za studentsku službu</w:t>
      </w:r>
    </w:p>
    <w:p w14:paraId="722AAD73" w14:textId="77777777" w:rsidR="00196E64" w:rsidRPr="00AE0458" w:rsidRDefault="00196E64" w:rsidP="00196E64">
      <w:pPr>
        <w:spacing w:after="1840"/>
        <w:jc w:val="center"/>
        <w:rPr>
          <w:rFonts w:cstheme="minorHAnsi"/>
          <w:sz w:val="30"/>
          <w:szCs w:val="30"/>
        </w:rPr>
      </w:pPr>
    </w:p>
    <w:p w14:paraId="665825DF" w14:textId="328C0349" w:rsidR="00196E64" w:rsidRPr="006D7207" w:rsidRDefault="00196E64" w:rsidP="00196E64">
      <w:pPr>
        <w:tabs>
          <w:tab w:val="left" w:pos="6120"/>
        </w:tabs>
        <w:rPr>
          <w:rFonts w:cstheme="minorHAnsi"/>
          <w:sz w:val="30"/>
          <w:szCs w:val="30"/>
        </w:rPr>
      </w:pPr>
      <w:r w:rsidRPr="006D7207">
        <w:rPr>
          <w:rFonts w:cstheme="minorHAnsi"/>
          <w:sz w:val="30"/>
          <w:szCs w:val="30"/>
        </w:rPr>
        <w:t>Mentor:</w:t>
      </w:r>
      <w:r w:rsidRPr="006D7207">
        <w:rPr>
          <w:rFonts w:cstheme="minorHAnsi"/>
          <w:sz w:val="30"/>
          <w:szCs w:val="30"/>
        </w:rPr>
        <w:tab/>
        <w:t xml:space="preserve">Student: </w:t>
      </w:r>
    </w:p>
    <w:p w14:paraId="5EB1BAF2" w14:textId="19DD3BA5" w:rsidR="00196E64" w:rsidRPr="006D7207" w:rsidRDefault="00196E64" w:rsidP="00196E64">
      <w:pPr>
        <w:tabs>
          <w:tab w:val="left" w:pos="6120"/>
          <w:tab w:val="left" w:pos="7020"/>
        </w:tabs>
        <w:spacing w:after="840"/>
        <w:rPr>
          <w:rFonts w:cstheme="minorHAnsi"/>
          <w:b/>
          <w:bCs/>
          <w:sz w:val="30"/>
          <w:szCs w:val="30"/>
        </w:rPr>
      </w:pPr>
      <w:r>
        <w:rPr>
          <w:rFonts w:cstheme="minorHAnsi"/>
          <w:sz w:val="30"/>
          <w:szCs w:val="30"/>
        </w:rPr>
        <w:t>Zorica Bogdanović</w:t>
      </w:r>
      <w:r w:rsidRPr="006D7207">
        <w:rPr>
          <w:rFonts w:cstheme="minorHAnsi"/>
          <w:sz w:val="30"/>
          <w:szCs w:val="30"/>
        </w:rPr>
        <w:tab/>
      </w:r>
      <w:r>
        <w:rPr>
          <w:rFonts w:cstheme="minorHAnsi"/>
          <w:b/>
          <w:bCs/>
          <w:sz w:val="30"/>
          <w:szCs w:val="30"/>
        </w:rPr>
        <w:t>Vladimir</w:t>
      </w:r>
      <w:r w:rsidRPr="006D7207">
        <w:rPr>
          <w:rFonts w:cstheme="minorHAnsi"/>
          <w:b/>
          <w:bCs/>
          <w:sz w:val="30"/>
          <w:szCs w:val="30"/>
        </w:rPr>
        <w:t xml:space="preserve"> </w:t>
      </w:r>
      <w:r>
        <w:rPr>
          <w:rFonts w:cstheme="minorHAnsi"/>
          <w:b/>
          <w:bCs/>
          <w:sz w:val="30"/>
          <w:szCs w:val="30"/>
        </w:rPr>
        <w:t>Jecić</w:t>
      </w:r>
      <w:r w:rsidRPr="006D7207">
        <w:rPr>
          <w:rFonts w:cstheme="minorHAnsi"/>
          <w:b/>
          <w:bCs/>
          <w:sz w:val="30"/>
          <w:szCs w:val="30"/>
        </w:rPr>
        <w:t xml:space="preserve"> </w:t>
      </w:r>
      <w:r>
        <w:rPr>
          <w:rFonts w:cstheme="minorHAnsi"/>
          <w:b/>
          <w:bCs/>
          <w:sz w:val="30"/>
          <w:szCs w:val="30"/>
        </w:rPr>
        <w:t>79</w:t>
      </w:r>
      <w:r w:rsidRPr="006D7207">
        <w:rPr>
          <w:rFonts w:cstheme="minorHAnsi"/>
          <w:b/>
          <w:bCs/>
          <w:sz w:val="30"/>
          <w:szCs w:val="30"/>
        </w:rPr>
        <w:t>/17</w:t>
      </w:r>
    </w:p>
    <w:p w14:paraId="5D34A8E7" w14:textId="5A04B6BD" w:rsidR="00196E64" w:rsidRPr="006D7207" w:rsidRDefault="00196E64" w:rsidP="00196E64">
      <w:pPr>
        <w:jc w:val="center"/>
        <w:rPr>
          <w:rFonts w:cstheme="minorHAnsi"/>
          <w:sz w:val="30"/>
          <w:szCs w:val="30"/>
        </w:rPr>
        <w:sectPr w:rsidR="00196E64" w:rsidRPr="006D7207" w:rsidSect="00573B54">
          <w:headerReference w:type="default"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pPr>
      <w:r w:rsidRPr="006D7207">
        <w:rPr>
          <w:rFonts w:cstheme="minorHAnsi"/>
          <w:sz w:val="30"/>
          <w:szCs w:val="30"/>
        </w:rPr>
        <w:t>Beograd, 202</w:t>
      </w:r>
      <w:r>
        <w:rPr>
          <w:rFonts w:cstheme="minorHAnsi"/>
          <w:sz w:val="30"/>
          <w:szCs w:val="30"/>
        </w:rPr>
        <w:t>6</w:t>
      </w:r>
      <w:r w:rsidRPr="006D7207">
        <w:rPr>
          <w:rFonts w:cstheme="minorHAnsi"/>
          <w:sz w:val="30"/>
          <w:szCs w:val="30"/>
        </w:rPr>
        <w:t xml:space="preserve">. </w:t>
      </w:r>
    </w:p>
    <w:p w14:paraId="690D5A80" w14:textId="4AAC7FCD" w:rsidR="00196E64" w:rsidRPr="00902E10" w:rsidRDefault="00196E64" w:rsidP="00196E64">
      <w:pPr>
        <w:pStyle w:val="TOCHeading"/>
        <w:rPr>
          <w:rStyle w:val="Hyperlink"/>
          <w:noProof/>
          <w:color w:val="2F5496" w:themeColor="accent1" w:themeShade="BF"/>
          <w:u w:val="none"/>
          <w:lang w:val="sr-Latn-RS"/>
        </w:rPr>
      </w:pPr>
      <w:r w:rsidRPr="00902E10">
        <w:rPr>
          <w:noProof/>
          <w:lang w:val="sr-Latn-RS"/>
        </w:rPr>
        <w:t>Sad</w:t>
      </w:r>
      <w:r>
        <w:rPr>
          <w:noProof/>
          <w:lang w:val="sr-Latn-RS"/>
        </w:rPr>
        <w:t>ržaj</w:t>
      </w:r>
    </w:p>
    <w:p w14:paraId="23D69EC6" w14:textId="33817AED" w:rsidR="003A0EF2" w:rsidRDefault="00196E64">
      <w:pPr>
        <w:pStyle w:val="TOC1"/>
        <w:tabs>
          <w:tab w:val="left" w:pos="440"/>
        </w:tabs>
        <w:rPr>
          <w:rFonts w:eastAsiaTheme="minorEastAsia"/>
          <w:noProof/>
          <w:kern w:val="2"/>
          <w:sz w:val="24"/>
          <w:szCs w:val="24"/>
          <w:lang w:val="en-US"/>
          <w14:ligatures w14:val="standardContextual"/>
        </w:rPr>
      </w:pPr>
      <w:r>
        <w:fldChar w:fldCharType="begin"/>
      </w:r>
      <w:r>
        <w:instrText>TOC \o "1-4" \z \u \h</w:instrText>
      </w:r>
      <w:r>
        <w:fldChar w:fldCharType="separate"/>
      </w:r>
      <w:hyperlink w:anchor="_Toc228782595" w:history="1">
        <w:r w:rsidR="003A0EF2" w:rsidRPr="0043422E">
          <w:rPr>
            <w:rStyle w:val="Hyperlink"/>
            <w:noProof/>
          </w:rPr>
          <w:t>1.</w:t>
        </w:r>
        <w:r w:rsidR="003A0EF2">
          <w:rPr>
            <w:rFonts w:eastAsiaTheme="minorEastAsia"/>
            <w:noProof/>
            <w:kern w:val="2"/>
            <w:sz w:val="24"/>
            <w:szCs w:val="24"/>
            <w:lang w:val="en-US"/>
            <w14:ligatures w14:val="standardContextual"/>
          </w:rPr>
          <w:tab/>
        </w:r>
        <w:r w:rsidR="003A0EF2" w:rsidRPr="0043422E">
          <w:rPr>
            <w:rStyle w:val="Hyperlink"/>
            <w:noProof/>
          </w:rPr>
          <w:t>Uvod</w:t>
        </w:r>
        <w:r w:rsidR="003A0EF2">
          <w:rPr>
            <w:noProof/>
            <w:webHidden/>
          </w:rPr>
          <w:tab/>
        </w:r>
        <w:r w:rsidR="003A0EF2">
          <w:rPr>
            <w:noProof/>
            <w:webHidden/>
          </w:rPr>
          <w:fldChar w:fldCharType="begin"/>
        </w:r>
        <w:r w:rsidR="003A0EF2">
          <w:rPr>
            <w:noProof/>
            <w:webHidden/>
          </w:rPr>
          <w:instrText xml:space="preserve"> PAGEREF _Toc228782595 \h </w:instrText>
        </w:r>
        <w:r w:rsidR="003A0EF2">
          <w:rPr>
            <w:noProof/>
            <w:webHidden/>
          </w:rPr>
        </w:r>
        <w:r w:rsidR="003A0EF2">
          <w:rPr>
            <w:noProof/>
            <w:webHidden/>
          </w:rPr>
          <w:fldChar w:fldCharType="separate"/>
        </w:r>
        <w:r w:rsidR="003A0EF2">
          <w:rPr>
            <w:noProof/>
            <w:webHidden/>
          </w:rPr>
          <w:t>8</w:t>
        </w:r>
        <w:r w:rsidR="003A0EF2">
          <w:rPr>
            <w:noProof/>
            <w:webHidden/>
          </w:rPr>
          <w:fldChar w:fldCharType="end"/>
        </w:r>
      </w:hyperlink>
    </w:p>
    <w:p w14:paraId="7B95E8FE" w14:textId="3590AFC7" w:rsidR="003A0EF2" w:rsidRDefault="003A0EF2">
      <w:pPr>
        <w:pStyle w:val="TOC1"/>
        <w:rPr>
          <w:rFonts w:eastAsiaTheme="minorEastAsia"/>
          <w:noProof/>
          <w:kern w:val="2"/>
          <w:sz w:val="24"/>
          <w:szCs w:val="24"/>
          <w:lang w:val="en-US"/>
          <w14:ligatures w14:val="standardContextual"/>
        </w:rPr>
      </w:pPr>
      <w:hyperlink w:anchor="_Toc228782596" w:history="1">
        <w:r w:rsidRPr="0043422E">
          <w:rPr>
            <w:rStyle w:val="Hyperlink"/>
            <w:noProof/>
          </w:rPr>
          <w:t>2. Projektovanje arhitekture softvera</w:t>
        </w:r>
        <w:r>
          <w:rPr>
            <w:noProof/>
            <w:webHidden/>
          </w:rPr>
          <w:tab/>
        </w:r>
        <w:r>
          <w:rPr>
            <w:noProof/>
            <w:webHidden/>
          </w:rPr>
          <w:fldChar w:fldCharType="begin"/>
        </w:r>
        <w:r>
          <w:rPr>
            <w:noProof/>
            <w:webHidden/>
          </w:rPr>
          <w:instrText xml:space="preserve"> PAGEREF _Toc228782596 \h </w:instrText>
        </w:r>
        <w:r>
          <w:rPr>
            <w:noProof/>
            <w:webHidden/>
          </w:rPr>
        </w:r>
        <w:r>
          <w:rPr>
            <w:noProof/>
            <w:webHidden/>
          </w:rPr>
          <w:fldChar w:fldCharType="separate"/>
        </w:r>
        <w:r>
          <w:rPr>
            <w:noProof/>
            <w:webHidden/>
          </w:rPr>
          <w:t>9</w:t>
        </w:r>
        <w:r>
          <w:rPr>
            <w:noProof/>
            <w:webHidden/>
          </w:rPr>
          <w:fldChar w:fldCharType="end"/>
        </w:r>
      </w:hyperlink>
    </w:p>
    <w:p w14:paraId="41185B06" w14:textId="3D34EC10" w:rsidR="003A0EF2" w:rsidRDefault="003A0EF2">
      <w:pPr>
        <w:pStyle w:val="TOC2"/>
        <w:tabs>
          <w:tab w:val="right" w:leader="dot" w:pos="9350"/>
        </w:tabs>
        <w:rPr>
          <w:rFonts w:eastAsiaTheme="minorEastAsia"/>
          <w:noProof/>
          <w:kern w:val="2"/>
          <w:sz w:val="24"/>
          <w:szCs w:val="24"/>
          <w:lang w:val="en-US"/>
          <w14:ligatures w14:val="standardContextual"/>
        </w:rPr>
      </w:pPr>
      <w:hyperlink w:anchor="_Toc228782597" w:history="1">
        <w:r w:rsidRPr="0043422E">
          <w:rPr>
            <w:rStyle w:val="Hyperlink"/>
            <w:noProof/>
          </w:rPr>
          <w:t>2.1 Analiza zahteva</w:t>
        </w:r>
        <w:r>
          <w:rPr>
            <w:noProof/>
            <w:webHidden/>
          </w:rPr>
          <w:tab/>
        </w:r>
        <w:r>
          <w:rPr>
            <w:noProof/>
            <w:webHidden/>
          </w:rPr>
          <w:fldChar w:fldCharType="begin"/>
        </w:r>
        <w:r>
          <w:rPr>
            <w:noProof/>
            <w:webHidden/>
          </w:rPr>
          <w:instrText xml:space="preserve"> PAGEREF _Toc228782597 \h </w:instrText>
        </w:r>
        <w:r>
          <w:rPr>
            <w:noProof/>
            <w:webHidden/>
          </w:rPr>
        </w:r>
        <w:r>
          <w:rPr>
            <w:noProof/>
            <w:webHidden/>
          </w:rPr>
          <w:fldChar w:fldCharType="separate"/>
        </w:r>
        <w:r>
          <w:rPr>
            <w:noProof/>
            <w:webHidden/>
          </w:rPr>
          <w:t>10</w:t>
        </w:r>
        <w:r>
          <w:rPr>
            <w:noProof/>
            <w:webHidden/>
          </w:rPr>
          <w:fldChar w:fldCharType="end"/>
        </w:r>
      </w:hyperlink>
    </w:p>
    <w:p w14:paraId="5E68CDAB" w14:textId="667FD699" w:rsidR="003A0EF2" w:rsidRDefault="003A0EF2">
      <w:pPr>
        <w:pStyle w:val="TOC3"/>
        <w:tabs>
          <w:tab w:val="right" w:leader="dot" w:pos="9350"/>
        </w:tabs>
        <w:rPr>
          <w:rFonts w:eastAsiaTheme="minorEastAsia"/>
          <w:noProof/>
          <w:kern w:val="2"/>
          <w:sz w:val="24"/>
          <w:szCs w:val="24"/>
          <w:lang w:val="en-US"/>
          <w14:ligatures w14:val="standardContextual"/>
        </w:rPr>
      </w:pPr>
      <w:hyperlink w:anchor="_Toc228782598" w:history="1">
        <w:r w:rsidRPr="0043422E">
          <w:rPr>
            <w:rStyle w:val="Hyperlink"/>
            <w:noProof/>
          </w:rPr>
          <w:t>2.1.1 Funkcionalni zahtevi</w:t>
        </w:r>
        <w:r>
          <w:rPr>
            <w:noProof/>
            <w:webHidden/>
          </w:rPr>
          <w:tab/>
        </w:r>
        <w:r>
          <w:rPr>
            <w:noProof/>
            <w:webHidden/>
          </w:rPr>
          <w:fldChar w:fldCharType="begin"/>
        </w:r>
        <w:r>
          <w:rPr>
            <w:noProof/>
            <w:webHidden/>
          </w:rPr>
          <w:instrText xml:space="preserve"> PAGEREF _Toc228782598 \h </w:instrText>
        </w:r>
        <w:r>
          <w:rPr>
            <w:noProof/>
            <w:webHidden/>
          </w:rPr>
        </w:r>
        <w:r>
          <w:rPr>
            <w:noProof/>
            <w:webHidden/>
          </w:rPr>
          <w:fldChar w:fldCharType="separate"/>
        </w:r>
        <w:r>
          <w:rPr>
            <w:noProof/>
            <w:webHidden/>
          </w:rPr>
          <w:t>11</w:t>
        </w:r>
        <w:r>
          <w:rPr>
            <w:noProof/>
            <w:webHidden/>
          </w:rPr>
          <w:fldChar w:fldCharType="end"/>
        </w:r>
      </w:hyperlink>
    </w:p>
    <w:p w14:paraId="75A706D0" w14:textId="4FD4A5EF" w:rsidR="003A0EF2" w:rsidRDefault="003A0EF2">
      <w:pPr>
        <w:pStyle w:val="TOC3"/>
        <w:tabs>
          <w:tab w:val="right" w:leader="dot" w:pos="9350"/>
        </w:tabs>
        <w:rPr>
          <w:rFonts w:eastAsiaTheme="minorEastAsia"/>
          <w:noProof/>
          <w:kern w:val="2"/>
          <w:sz w:val="24"/>
          <w:szCs w:val="24"/>
          <w:lang w:val="en-US"/>
          <w14:ligatures w14:val="standardContextual"/>
        </w:rPr>
      </w:pPr>
      <w:hyperlink w:anchor="_Toc228782599" w:history="1">
        <w:r w:rsidRPr="0043422E">
          <w:rPr>
            <w:rStyle w:val="Hyperlink"/>
            <w:noProof/>
          </w:rPr>
          <w:t>2.1.2 Atributi kvaliteta</w:t>
        </w:r>
        <w:r>
          <w:rPr>
            <w:noProof/>
            <w:webHidden/>
          </w:rPr>
          <w:tab/>
        </w:r>
        <w:r>
          <w:rPr>
            <w:noProof/>
            <w:webHidden/>
          </w:rPr>
          <w:fldChar w:fldCharType="begin"/>
        </w:r>
        <w:r>
          <w:rPr>
            <w:noProof/>
            <w:webHidden/>
          </w:rPr>
          <w:instrText xml:space="preserve"> PAGEREF _Toc228782599 \h </w:instrText>
        </w:r>
        <w:r>
          <w:rPr>
            <w:noProof/>
            <w:webHidden/>
          </w:rPr>
        </w:r>
        <w:r>
          <w:rPr>
            <w:noProof/>
            <w:webHidden/>
          </w:rPr>
          <w:fldChar w:fldCharType="separate"/>
        </w:r>
        <w:r>
          <w:rPr>
            <w:noProof/>
            <w:webHidden/>
          </w:rPr>
          <w:t>14</w:t>
        </w:r>
        <w:r>
          <w:rPr>
            <w:noProof/>
            <w:webHidden/>
          </w:rPr>
          <w:fldChar w:fldCharType="end"/>
        </w:r>
      </w:hyperlink>
    </w:p>
    <w:p w14:paraId="23BD56C5" w14:textId="7E82BBA6" w:rsidR="003A0EF2" w:rsidRDefault="003A0EF2">
      <w:pPr>
        <w:pStyle w:val="TOC4"/>
        <w:tabs>
          <w:tab w:val="right" w:leader="dot" w:pos="9350"/>
        </w:tabs>
        <w:rPr>
          <w:rFonts w:eastAsiaTheme="minorEastAsia"/>
          <w:noProof/>
          <w:kern w:val="2"/>
          <w:sz w:val="24"/>
          <w:szCs w:val="24"/>
          <w:lang w:val="en-US"/>
          <w14:ligatures w14:val="standardContextual"/>
        </w:rPr>
      </w:pPr>
      <w:hyperlink w:anchor="_Toc228782600" w:history="1">
        <w:r w:rsidRPr="0043422E">
          <w:rPr>
            <w:rStyle w:val="Hyperlink"/>
            <w:noProof/>
          </w:rPr>
          <w:t>2.1.2.1 arc42 Quality Model (Q42)</w:t>
        </w:r>
        <w:r>
          <w:rPr>
            <w:noProof/>
            <w:webHidden/>
          </w:rPr>
          <w:tab/>
        </w:r>
        <w:r>
          <w:rPr>
            <w:noProof/>
            <w:webHidden/>
          </w:rPr>
          <w:fldChar w:fldCharType="begin"/>
        </w:r>
        <w:r>
          <w:rPr>
            <w:noProof/>
            <w:webHidden/>
          </w:rPr>
          <w:instrText xml:space="preserve"> PAGEREF _Toc228782600 \h </w:instrText>
        </w:r>
        <w:r>
          <w:rPr>
            <w:noProof/>
            <w:webHidden/>
          </w:rPr>
        </w:r>
        <w:r>
          <w:rPr>
            <w:noProof/>
            <w:webHidden/>
          </w:rPr>
          <w:fldChar w:fldCharType="separate"/>
        </w:r>
        <w:r>
          <w:rPr>
            <w:noProof/>
            <w:webHidden/>
          </w:rPr>
          <w:t>16</w:t>
        </w:r>
        <w:r>
          <w:rPr>
            <w:noProof/>
            <w:webHidden/>
          </w:rPr>
          <w:fldChar w:fldCharType="end"/>
        </w:r>
      </w:hyperlink>
    </w:p>
    <w:p w14:paraId="31B68B20" w14:textId="7183A640" w:rsidR="003A0EF2" w:rsidRDefault="003A0EF2">
      <w:pPr>
        <w:pStyle w:val="TOC2"/>
        <w:tabs>
          <w:tab w:val="right" w:leader="dot" w:pos="9350"/>
        </w:tabs>
        <w:rPr>
          <w:rFonts w:eastAsiaTheme="minorEastAsia"/>
          <w:noProof/>
          <w:kern w:val="2"/>
          <w:sz w:val="24"/>
          <w:szCs w:val="24"/>
          <w:lang w:val="en-US"/>
          <w14:ligatures w14:val="standardContextual"/>
        </w:rPr>
      </w:pPr>
      <w:hyperlink w:anchor="_Toc228782601" w:history="1">
        <w:r w:rsidRPr="0043422E">
          <w:rPr>
            <w:rStyle w:val="Hyperlink"/>
            <w:noProof/>
          </w:rPr>
          <w:t>2.2 Projektovanje interfejsa</w:t>
        </w:r>
        <w:r>
          <w:rPr>
            <w:noProof/>
            <w:webHidden/>
          </w:rPr>
          <w:tab/>
        </w:r>
        <w:r>
          <w:rPr>
            <w:noProof/>
            <w:webHidden/>
          </w:rPr>
          <w:fldChar w:fldCharType="begin"/>
        </w:r>
        <w:r>
          <w:rPr>
            <w:noProof/>
            <w:webHidden/>
          </w:rPr>
          <w:instrText xml:space="preserve"> PAGEREF _Toc228782601 \h </w:instrText>
        </w:r>
        <w:r>
          <w:rPr>
            <w:noProof/>
            <w:webHidden/>
          </w:rPr>
        </w:r>
        <w:r>
          <w:rPr>
            <w:noProof/>
            <w:webHidden/>
          </w:rPr>
          <w:fldChar w:fldCharType="separate"/>
        </w:r>
        <w:r>
          <w:rPr>
            <w:noProof/>
            <w:webHidden/>
          </w:rPr>
          <w:t>17</w:t>
        </w:r>
        <w:r>
          <w:rPr>
            <w:noProof/>
            <w:webHidden/>
          </w:rPr>
          <w:fldChar w:fldCharType="end"/>
        </w:r>
      </w:hyperlink>
    </w:p>
    <w:p w14:paraId="43041002" w14:textId="787A66F4" w:rsidR="003A0EF2" w:rsidRDefault="003A0EF2">
      <w:pPr>
        <w:pStyle w:val="TOC3"/>
        <w:tabs>
          <w:tab w:val="right" w:leader="dot" w:pos="9350"/>
        </w:tabs>
        <w:rPr>
          <w:rFonts w:eastAsiaTheme="minorEastAsia"/>
          <w:noProof/>
          <w:kern w:val="2"/>
          <w:sz w:val="24"/>
          <w:szCs w:val="24"/>
          <w:lang w:val="en-US"/>
          <w14:ligatures w14:val="standardContextual"/>
        </w:rPr>
      </w:pPr>
      <w:hyperlink w:anchor="_Toc228782602" w:history="1">
        <w:r w:rsidRPr="0043422E">
          <w:rPr>
            <w:rStyle w:val="Hyperlink"/>
            <w:noProof/>
          </w:rPr>
          <w:t>2.2.1 Paterni arhitekture API</w:t>
        </w:r>
        <w:r>
          <w:rPr>
            <w:noProof/>
            <w:webHidden/>
          </w:rPr>
          <w:tab/>
        </w:r>
        <w:r>
          <w:rPr>
            <w:noProof/>
            <w:webHidden/>
          </w:rPr>
          <w:fldChar w:fldCharType="begin"/>
        </w:r>
        <w:r>
          <w:rPr>
            <w:noProof/>
            <w:webHidden/>
          </w:rPr>
          <w:instrText xml:space="preserve"> PAGEREF _Toc228782602 \h </w:instrText>
        </w:r>
        <w:r>
          <w:rPr>
            <w:noProof/>
            <w:webHidden/>
          </w:rPr>
        </w:r>
        <w:r>
          <w:rPr>
            <w:noProof/>
            <w:webHidden/>
          </w:rPr>
          <w:fldChar w:fldCharType="separate"/>
        </w:r>
        <w:r>
          <w:rPr>
            <w:noProof/>
            <w:webHidden/>
          </w:rPr>
          <w:t>17</w:t>
        </w:r>
        <w:r>
          <w:rPr>
            <w:noProof/>
            <w:webHidden/>
          </w:rPr>
          <w:fldChar w:fldCharType="end"/>
        </w:r>
      </w:hyperlink>
    </w:p>
    <w:p w14:paraId="0DE6FE36" w14:textId="6652BDA9" w:rsidR="003A0EF2" w:rsidRDefault="003A0EF2">
      <w:pPr>
        <w:pStyle w:val="TOC3"/>
        <w:tabs>
          <w:tab w:val="right" w:leader="dot" w:pos="9350"/>
        </w:tabs>
        <w:rPr>
          <w:rFonts w:eastAsiaTheme="minorEastAsia"/>
          <w:noProof/>
          <w:kern w:val="2"/>
          <w:sz w:val="24"/>
          <w:szCs w:val="24"/>
          <w:lang w:val="en-US"/>
          <w14:ligatures w14:val="standardContextual"/>
        </w:rPr>
      </w:pPr>
      <w:hyperlink w:anchor="_Toc228782603" w:history="1">
        <w:r w:rsidRPr="0043422E">
          <w:rPr>
            <w:rStyle w:val="Hyperlink"/>
            <w:noProof/>
          </w:rPr>
          <w:t>2.2.2 API Arhitekturalni stilovi i protokoli</w:t>
        </w:r>
        <w:r>
          <w:rPr>
            <w:noProof/>
            <w:webHidden/>
          </w:rPr>
          <w:tab/>
        </w:r>
        <w:r>
          <w:rPr>
            <w:noProof/>
            <w:webHidden/>
          </w:rPr>
          <w:fldChar w:fldCharType="begin"/>
        </w:r>
        <w:r>
          <w:rPr>
            <w:noProof/>
            <w:webHidden/>
          </w:rPr>
          <w:instrText xml:space="preserve"> PAGEREF _Toc228782603 \h </w:instrText>
        </w:r>
        <w:r>
          <w:rPr>
            <w:noProof/>
            <w:webHidden/>
          </w:rPr>
        </w:r>
        <w:r>
          <w:rPr>
            <w:noProof/>
            <w:webHidden/>
          </w:rPr>
          <w:fldChar w:fldCharType="separate"/>
        </w:r>
        <w:r>
          <w:rPr>
            <w:noProof/>
            <w:webHidden/>
          </w:rPr>
          <w:t>19</w:t>
        </w:r>
        <w:r>
          <w:rPr>
            <w:noProof/>
            <w:webHidden/>
          </w:rPr>
          <w:fldChar w:fldCharType="end"/>
        </w:r>
      </w:hyperlink>
    </w:p>
    <w:p w14:paraId="71B31D27" w14:textId="14DC0E0C" w:rsidR="003A0EF2" w:rsidRDefault="003A0EF2">
      <w:pPr>
        <w:pStyle w:val="TOC2"/>
        <w:tabs>
          <w:tab w:val="right" w:leader="dot" w:pos="9350"/>
        </w:tabs>
        <w:rPr>
          <w:rFonts w:eastAsiaTheme="minorEastAsia"/>
          <w:noProof/>
          <w:kern w:val="2"/>
          <w:sz w:val="24"/>
          <w:szCs w:val="24"/>
          <w:lang w:val="en-US"/>
          <w14:ligatures w14:val="standardContextual"/>
        </w:rPr>
      </w:pPr>
      <w:hyperlink w:anchor="_Toc228782604" w:history="1">
        <w:r w:rsidRPr="0043422E">
          <w:rPr>
            <w:rStyle w:val="Hyperlink"/>
            <w:noProof/>
          </w:rPr>
          <w:t>2.3 Metodološki okviri za projektovanja arhitekture softvera</w:t>
        </w:r>
        <w:r>
          <w:rPr>
            <w:noProof/>
            <w:webHidden/>
          </w:rPr>
          <w:tab/>
        </w:r>
        <w:r>
          <w:rPr>
            <w:noProof/>
            <w:webHidden/>
          </w:rPr>
          <w:fldChar w:fldCharType="begin"/>
        </w:r>
        <w:r>
          <w:rPr>
            <w:noProof/>
            <w:webHidden/>
          </w:rPr>
          <w:instrText xml:space="preserve"> PAGEREF _Toc228782604 \h </w:instrText>
        </w:r>
        <w:r>
          <w:rPr>
            <w:noProof/>
            <w:webHidden/>
          </w:rPr>
        </w:r>
        <w:r>
          <w:rPr>
            <w:noProof/>
            <w:webHidden/>
          </w:rPr>
          <w:fldChar w:fldCharType="separate"/>
        </w:r>
        <w:r>
          <w:rPr>
            <w:noProof/>
            <w:webHidden/>
          </w:rPr>
          <w:t>20</w:t>
        </w:r>
        <w:r>
          <w:rPr>
            <w:noProof/>
            <w:webHidden/>
          </w:rPr>
          <w:fldChar w:fldCharType="end"/>
        </w:r>
      </w:hyperlink>
    </w:p>
    <w:p w14:paraId="7F726291" w14:textId="5EBE6C0B" w:rsidR="003A0EF2" w:rsidRDefault="003A0EF2">
      <w:pPr>
        <w:pStyle w:val="TOC3"/>
        <w:tabs>
          <w:tab w:val="right" w:leader="dot" w:pos="9350"/>
        </w:tabs>
        <w:rPr>
          <w:rFonts w:eastAsiaTheme="minorEastAsia"/>
          <w:noProof/>
          <w:kern w:val="2"/>
          <w:sz w:val="24"/>
          <w:szCs w:val="24"/>
          <w:lang w:val="en-US"/>
          <w14:ligatures w14:val="standardContextual"/>
        </w:rPr>
      </w:pPr>
      <w:hyperlink w:anchor="_Toc228782605" w:history="1">
        <w:r w:rsidRPr="0043422E">
          <w:rPr>
            <w:rStyle w:val="Hyperlink"/>
            <w:noProof/>
          </w:rPr>
          <w:t>2.3.1 Acr42</w:t>
        </w:r>
        <w:r>
          <w:rPr>
            <w:noProof/>
            <w:webHidden/>
          </w:rPr>
          <w:tab/>
        </w:r>
        <w:r>
          <w:rPr>
            <w:noProof/>
            <w:webHidden/>
          </w:rPr>
          <w:fldChar w:fldCharType="begin"/>
        </w:r>
        <w:r>
          <w:rPr>
            <w:noProof/>
            <w:webHidden/>
          </w:rPr>
          <w:instrText xml:space="preserve"> PAGEREF _Toc228782605 \h </w:instrText>
        </w:r>
        <w:r>
          <w:rPr>
            <w:noProof/>
            <w:webHidden/>
          </w:rPr>
        </w:r>
        <w:r>
          <w:rPr>
            <w:noProof/>
            <w:webHidden/>
          </w:rPr>
          <w:fldChar w:fldCharType="separate"/>
        </w:r>
        <w:r>
          <w:rPr>
            <w:noProof/>
            <w:webHidden/>
          </w:rPr>
          <w:t>20</w:t>
        </w:r>
        <w:r>
          <w:rPr>
            <w:noProof/>
            <w:webHidden/>
          </w:rPr>
          <w:fldChar w:fldCharType="end"/>
        </w:r>
      </w:hyperlink>
    </w:p>
    <w:p w14:paraId="623C4930" w14:textId="2569DCD2" w:rsidR="003A0EF2" w:rsidRDefault="003A0EF2">
      <w:pPr>
        <w:pStyle w:val="TOC3"/>
        <w:tabs>
          <w:tab w:val="right" w:leader="dot" w:pos="9350"/>
        </w:tabs>
        <w:rPr>
          <w:rFonts w:eastAsiaTheme="minorEastAsia"/>
          <w:noProof/>
          <w:kern w:val="2"/>
          <w:sz w:val="24"/>
          <w:szCs w:val="24"/>
          <w:lang w:val="en-US"/>
          <w14:ligatures w14:val="standardContextual"/>
        </w:rPr>
      </w:pPr>
      <w:hyperlink w:anchor="_Toc228782606" w:history="1">
        <w:r w:rsidRPr="0043422E">
          <w:rPr>
            <w:rStyle w:val="Hyperlink"/>
            <w:noProof/>
          </w:rPr>
          <w:t>2.3.2 4+1 View Model</w:t>
        </w:r>
        <w:r>
          <w:rPr>
            <w:noProof/>
            <w:webHidden/>
          </w:rPr>
          <w:tab/>
        </w:r>
        <w:r>
          <w:rPr>
            <w:noProof/>
            <w:webHidden/>
          </w:rPr>
          <w:fldChar w:fldCharType="begin"/>
        </w:r>
        <w:r>
          <w:rPr>
            <w:noProof/>
            <w:webHidden/>
          </w:rPr>
          <w:instrText xml:space="preserve"> PAGEREF _Toc228782606 \h </w:instrText>
        </w:r>
        <w:r>
          <w:rPr>
            <w:noProof/>
            <w:webHidden/>
          </w:rPr>
        </w:r>
        <w:r>
          <w:rPr>
            <w:noProof/>
            <w:webHidden/>
          </w:rPr>
          <w:fldChar w:fldCharType="separate"/>
        </w:r>
        <w:r>
          <w:rPr>
            <w:noProof/>
            <w:webHidden/>
          </w:rPr>
          <w:t>25</w:t>
        </w:r>
        <w:r>
          <w:rPr>
            <w:noProof/>
            <w:webHidden/>
          </w:rPr>
          <w:fldChar w:fldCharType="end"/>
        </w:r>
      </w:hyperlink>
    </w:p>
    <w:p w14:paraId="3DD0A1A9" w14:textId="346968A5" w:rsidR="003A0EF2" w:rsidRDefault="003A0EF2">
      <w:pPr>
        <w:pStyle w:val="TOC3"/>
        <w:tabs>
          <w:tab w:val="right" w:leader="dot" w:pos="9350"/>
        </w:tabs>
        <w:rPr>
          <w:rFonts w:eastAsiaTheme="minorEastAsia"/>
          <w:noProof/>
          <w:kern w:val="2"/>
          <w:sz w:val="24"/>
          <w:szCs w:val="24"/>
          <w:lang w:val="en-US"/>
          <w14:ligatures w14:val="standardContextual"/>
        </w:rPr>
      </w:pPr>
      <w:hyperlink w:anchor="_Toc228782607" w:history="1">
        <w:r w:rsidRPr="0043422E">
          <w:rPr>
            <w:rStyle w:val="Hyperlink"/>
            <w:noProof/>
          </w:rPr>
          <w:t>2.3.3 Software Architecture Inception Canvas</w:t>
        </w:r>
        <w:r>
          <w:rPr>
            <w:noProof/>
            <w:webHidden/>
          </w:rPr>
          <w:tab/>
        </w:r>
        <w:r>
          <w:rPr>
            <w:noProof/>
            <w:webHidden/>
          </w:rPr>
          <w:fldChar w:fldCharType="begin"/>
        </w:r>
        <w:r>
          <w:rPr>
            <w:noProof/>
            <w:webHidden/>
          </w:rPr>
          <w:instrText xml:space="preserve"> PAGEREF _Toc228782607 \h </w:instrText>
        </w:r>
        <w:r>
          <w:rPr>
            <w:noProof/>
            <w:webHidden/>
          </w:rPr>
        </w:r>
        <w:r>
          <w:rPr>
            <w:noProof/>
            <w:webHidden/>
          </w:rPr>
          <w:fldChar w:fldCharType="separate"/>
        </w:r>
        <w:r>
          <w:rPr>
            <w:noProof/>
            <w:webHidden/>
          </w:rPr>
          <w:t>26</w:t>
        </w:r>
        <w:r>
          <w:rPr>
            <w:noProof/>
            <w:webHidden/>
          </w:rPr>
          <w:fldChar w:fldCharType="end"/>
        </w:r>
      </w:hyperlink>
    </w:p>
    <w:p w14:paraId="07D6A777" w14:textId="182BA780" w:rsidR="003A0EF2" w:rsidRDefault="003A0EF2">
      <w:pPr>
        <w:pStyle w:val="TOC2"/>
        <w:tabs>
          <w:tab w:val="right" w:leader="dot" w:pos="9350"/>
        </w:tabs>
        <w:rPr>
          <w:rFonts w:eastAsiaTheme="minorEastAsia"/>
          <w:noProof/>
          <w:kern w:val="2"/>
          <w:sz w:val="24"/>
          <w:szCs w:val="24"/>
          <w:lang w:val="en-US"/>
          <w14:ligatures w14:val="standardContextual"/>
        </w:rPr>
      </w:pPr>
      <w:hyperlink w:anchor="_Toc228782608" w:history="1">
        <w:r w:rsidRPr="0043422E">
          <w:rPr>
            <w:rStyle w:val="Hyperlink"/>
            <w:noProof/>
          </w:rPr>
          <w:t>2.4 Detaljno Projektovanje</w:t>
        </w:r>
        <w:r>
          <w:rPr>
            <w:noProof/>
            <w:webHidden/>
          </w:rPr>
          <w:tab/>
        </w:r>
        <w:r>
          <w:rPr>
            <w:noProof/>
            <w:webHidden/>
          </w:rPr>
          <w:fldChar w:fldCharType="begin"/>
        </w:r>
        <w:r>
          <w:rPr>
            <w:noProof/>
            <w:webHidden/>
          </w:rPr>
          <w:instrText xml:space="preserve"> PAGEREF _Toc228782608 \h </w:instrText>
        </w:r>
        <w:r>
          <w:rPr>
            <w:noProof/>
            <w:webHidden/>
          </w:rPr>
        </w:r>
        <w:r>
          <w:rPr>
            <w:noProof/>
            <w:webHidden/>
          </w:rPr>
          <w:fldChar w:fldCharType="separate"/>
        </w:r>
        <w:r>
          <w:rPr>
            <w:noProof/>
            <w:webHidden/>
          </w:rPr>
          <w:t>28</w:t>
        </w:r>
        <w:r>
          <w:rPr>
            <w:noProof/>
            <w:webHidden/>
          </w:rPr>
          <w:fldChar w:fldCharType="end"/>
        </w:r>
      </w:hyperlink>
    </w:p>
    <w:p w14:paraId="50E33641" w14:textId="00AF6E1F" w:rsidR="003A0EF2" w:rsidRDefault="003A0EF2">
      <w:pPr>
        <w:pStyle w:val="TOC2"/>
        <w:tabs>
          <w:tab w:val="right" w:leader="dot" w:pos="9350"/>
        </w:tabs>
        <w:rPr>
          <w:rFonts w:eastAsiaTheme="minorEastAsia"/>
          <w:noProof/>
          <w:kern w:val="2"/>
          <w:sz w:val="24"/>
          <w:szCs w:val="24"/>
          <w:lang w:val="en-US"/>
          <w14:ligatures w14:val="standardContextual"/>
        </w:rPr>
      </w:pPr>
      <w:hyperlink w:anchor="_Toc228782609" w:history="1">
        <w:r w:rsidRPr="0043422E">
          <w:rPr>
            <w:rStyle w:val="Hyperlink"/>
            <w:noProof/>
          </w:rPr>
          <w:t>2.4.1 Opis zahteva pomoću modela slučajeva korišćenja</w:t>
        </w:r>
        <w:r>
          <w:rPr>
            <w:noProof/>
            <w:webHidden/>
          </w:rPr>
          <w:tab/>
        </w:r>
        <w:r>
          <w:rPr>
            <w:noProof/>
            <w:webHidden/>
          </w:rPr>
          <w:fldChar w:fldCharType="begin"/>
        </w:r>
        <w:r>
          <w:rPr>
            <w:noProof/>
            <w:webHidden/>
          </w:rPr>
          <w:instrText xml:space="preserve"> PAGEREF _Toc228782609 \h </w:instrText>
        </w:r>
        <w:r>
          <w:rPr>
            <w:noProof/>
            <w:webHidden/>
          </w:rPr>
        </w:r>
        <w:r>
          <w:rPr>
            <w:noProof/>
            <w:webHidden/>
          </w:rPr>
          <w:fldChar w:fldCharType="separate"/>
        </w:r>
        <w:r>
          <w:rPr>
            <w:noProof/>
            <w:webHidden/>
          </w:rPr>
          <w:t>28</w:t>
        </w:r>
        <w:r>
          <w:rPr>
            <w:noProof/>
            <w:webHidden/>
          </w:rPr>
          <w:fldChar w:fldCharType="end"/>
        </w:r>
      </w:hyperlink>
    </w:p>
    <w:p w14:paraId="37A53408" w14:textId="25CC7F91" w:rsidR="003A0EF2" w:rsidRDefault="003A0EF2">
      <w:pPr>
        <w:pStyle w:val="TOC2"/>
        <w:tabs>
          <w:tab w:val="right" w:leader="dot" w:pos="9350"/>
        </w:tabs>
        <w:rPr>
          <w:rFonts w:eastAsiaTheme="minorEastAsia"/>
          <w:noProof/>
          <w:kern w:val="2"/>
          <w:sz w:val="24"/>
          <w:szCs w:val="24"/>
          <w:lang w:val="en-US"/>
          <w14:ligatures w14:val="standardContextual"/>
        </w:rPr>
      </w:pPr>
      <w:hyperlink w:anchor="_Toc228782610" w:history="1">
        <w:r w:rsidRPr="0043422E">
          <w:rPr>
            <w:rStyle w:val="Hyperlink"/>
            <w:noProof/>
          </w:rPr>
          <w:t>2.4.2 Opis ponašanja sistema korišćenjem sequence dijagrama</w:t>
        </w:r>
        <w:r>
          <w:rPr>
            <w:noProof/>
            <w:webHidden/>
          </w:rPr>
          <w:tab/>
        </w:r>
        <w:r>
          <w:rPr>
            <w:noProof/>
            <w:webHidden/>
          </w:rPr>
          <w:fldChar w:fldCharType="begin"/>
        </w:r>
        <w:r>
          <w:rPr>
            <w:noProof/>
            <w:webHidden/>
          </w:rPr>
          <w:instrText xml:space="preserve"> PAGEREF _Toc228782610 \h </w:instrText>
        </w:r>
        <w:r>
          <w:rPr>
            <w:noProof/>
            <w:webHidden/>
          </w:rPr>
        </w:r>
        <w:r>
          <w:rPr>
            <w:noProof/>
            <w:webHidden/>
          </w:rPr>
          <w:fldChar w:fldCharType="separate"/>
        </w:r>
        <w:r>
          <w:rPr>
            <w:noProof/>
            <w:webHidden/>
          </w:rPr>
          <w:t>28</w:t>
        </w:r>
        <w:r>
          <w:rPr>
            <w:noProof/>
            <w:webHidden/>
          </w:rPr>
          <w:fldChar w:fldCharType="end"/>
        </w:r>
      </w:hyperlink>
    </w:p>
    <w:p w14:paraId="57C9D745" w14:textId="7B861379" w:rsidR="003A0EF2" w:rsidRDefault="003A0EF2">
      <w:pPr>
        <w:pStyle w:val="TOC1"/>
        <w:rPr>
          <w:rFonts w:eastAsiaTheme="minorEastAsia"/>
          <w:noProof/>
          <w:kern w:val="2"/>
          <w:sz w:val="24"/>
          <w:szCs w:val="24"/>
          <w:lang w:val="en-US"/>
          <w14:ligatures w14:val="standardContextual"/>
        </w:rPr>
      </w:pPr>
      <w:hyperlink w:anchor="_Toc228782611" w:history="1">
        <w:r w:rsidRPr="0043422E">
          <w:rPr>
            <w:rStyle w:val="Hyperlink"/>
            <w:noProof/>
          </w:rPr>
          <w:t>3. Studijki primer - projektovanje rešenja</w:t>
        </w:r>
        <w:r>
          <w:rPr>
            <w:noProof/>
            <w:webHidden/>
          </w:rPr>
          <w:tab/>
        </w:r>
        <w:r>
          <w:rPr>
            <w:noProof/>
            <w:webHidden/>
          </w:rPr>
          <w:fldChar w:fldCharType="begin"/>
        </w:r>
        <w:r>
          <w:rPr>
            <w:noProof/>
            <w:webHidden/>
          </w:rPr>
          <w:instrText xml:space="preserve"> PAGEREF _Toc228782611 \h </w:instrText>
        </w:r>
        <w:r>
          <w:rPr>
            <w:noProof/>
            <w:webHidden/>
          </w:rPr>
        </w:r>
        <w:r>
          <w:rPr>
            <w:noProof/>
            <w:webHidden/>
          </w:rPr>
          <w:fldChar w:fldCharType="separate"/>
        </w:r>
        <w:r>
          <w:rPr>
            <w:noProof/>
            <w:webHidden/>
          </w:rPr>
          <w:t>29</w:t>
        </w:r>
        <w:r>
          <w:rPr>
            <w:noProof/>
            <w:webHidden/>
          </w:rPr>
          <w:fldChar w:fldCharType="end"/>
        </w:r>
      </w:hyperlink>
    </w:p>
    <w:p w14:paraId="75544D07" w14:textId="3AD9AEB6" w:rsidR="003A0EF2" w:rsidRDefault="003A0EF2">
      <w:pPr>
        <w:pStyle w:val="TOC2"/>
        <w:tabs>
          <w:tab w:val="right" w:leader="dot" w:pos="9350"/>
        </w:tabs>
        <w:rPr>
          <w:rFonts w:eastAsiaTheme="minorEastAsia"/>
          <w:noProof/>
          <w:kern w:val="2"/>
          <w:sz w:val="24"/>
          <w:szCs w:val="24"/>
          <w:lang w:val="en-US"/>
          <w14:ligatures w14:val="standardContextual"/>
        </w:rPr>
      </w:pPr>
      <w:hyperlink w:anchor="_Toc228782612" w:history="1">
        <w:r w:rsidRPr="0043422E">
          <w:rPr>
            <w:rStyle w:val="Hyperlink"/>
            <w:noProof/>
          </w:rPr>
          <w:t>3.1 Uvod i ciljevi</w:t>
        </w:r>
        <w:r>
          <w:rPr>
            <w:noProof/>
            <w:webHidden/>
          </w:rPr>
          <w:tab/>
        </w:r>
        <w:r>
          <w:rPr>
            <w:noProof/>
            <w:webHidden/>
          </w:rPr>
          <w:fldChar w:fldCharType="begin"/>
        </w:r>
        <w:r>
          <w:rPr>
            <w:noProof/>
            <w:webHidden/>
          </w:rPr>
          <w:instrText xml:space="preserve"> PAGEREF _Toc228782612 \h </w:instrText>
        </w:r>
        <w:r>
          <w:rPr>
            <w:noProof/>
            <w:webHidden/>
          </w:rPr>
        </w:r>
        <w:r>
          <w:rPr>
            <w:noProof/>
            <w:webHidden/>
          </w:rPr>
          <w:fldChar w:fldCharType="separate"/>
        </w:r>
        <w:r>
          <w:rPr>
            <w:noProof/>
            <w:webHidden/>
          </w:rPr>
          <w:t>29</w:t>
        </w:r>
        <w:r>
          <w:rPr>
            <w:noProof/>
            <w:webHidden/>
          </w:rPr>
          <w:fldChar w:fldCharType="end"/>
        </w:r>
      </w:hyperlink>
    </w:p>
    <w:p w14:paraId="3E1BF303" w14:textId="26742F92" w:rsidR="003A0EF2" w:rsidRDefault="003A0EF2">
      <w:pPr>
        <w:pStyle w:val="TOC3"/>
        <w:tabs>
          <w:tab w:val="right" w:leader="dot" w:pos="9350"/>
        </w:tabs>
        <w:rPr>
          <w:rFonts w:eastAsiaTheme="minorEastAsia"/>
          <w:noProof/>
          <w:kern w:val="2"/>
          <w:sz w:val="24"/>
          <w:szCs w:val="24"/>
          <w:lang w:val="en-US"/>
          <w14:ligatures w14:val="standardContextual"/>
        </w:rPr>
      </w:pPr>
      <w:hyperlink w:anchor="_Toc228782613" w:history="1">
        <w:r w:rsidRPr="0043422E">
          <w:rPr>
            <w:rStyle w:val="Hyperlink"/>
            <w:noProof/>
            <w:lang w:val="en-US"/>
          </w:rPr>
          <w:t>3.1.1 Pregled zahteva</w:t>
        </w:r>
        <w:r>
          <w:rPr>
            <w:noProof/>
            <w:webHidden/>
          </w:rPr>
          <w:tab/>
        </w:r>
        <w:r>
          <w:rPr>
            <w:noProof/>
            <w:webHidden/>
          </w:rPr>
          <w:fldChar w:fldCharType="begin"/>
        </w:r>
        <w:r>
          <w:rPr>
            <w:noProof/>
            <w:webHidden/>
          </w:rPr>
          <w:instrText xml:space="preserve"> PAGEREF _Toc228782613 \h </w:instrText>
        </w:r>
        <w:r>
          <w:rPr>
            <w:noProof/>
            <w:webHidden/>
          </w:rPr>
        </w:r>
        <w:r>
          <w:rPr>
            <w:noProof/>
            <w:webHidden/>
          </w:rPr>
          <w:fldChar w:fldCharType="separate"/>
        </w:r>
        <w:r>
          <w:rPr>
            <w:noProof/>
            <w:webHidden/>
          </w:rPr>
          <w:t>31</w:t>
        </w:r>
        <w:r>
          <w:rPr>
            <w:noProof/>
            <w:webHidden/>
          </w:rPr>
          <w:fldChar w:fldCharType="end"/>
        </w:r>
      </w:hyperlink>
    </w:p>
    <w:p w14:paraId="5146A277" w14:textId="243D85FA" w:rsidR="003A0EF2" w:rsidRDefault="003A0EF2">
      <w:pPr>
        <w:pStyle w:val="TOC3"/>
        <w:tabs>
          <w:tab w:val="right" w:leader="dot" w:pos="9350"/>
        </w:tabs>
        <w:rPr>
          <w:rFonts w:eastAsiaTheme="minorEastAsia"/>
          <w:noProof/>
          <w:kern w:val="2"/>
          <w:sz w:val="24"/>
          <w:szCs w:val="24"/>
          <w:lang w:val="en-US"/>
          <w14:ligatures w14:val="standardContextual"/>
        </w:rPr>
      </w:pPr>
      <w:hyperlink w:anchor="_Toc228782614" w:history="1">
        <w:r w:rsidRPr="0043422E">
          <w:rPr>
            <w:rStyle w:val="Hyperlink"/>
            <w:noProof/>
            <w:lang w:val="en-US"/>
          </w:rPr>
          <w:t>3.1.2 Ciljevi kvaliteta i Stejkholderi</w:t>
        </w:r>
        <w:r>
          <w:rPr>
            <w:noProof/>
            <w:webHidden/>
          </w:rPr>
          <w:tab/>
        </w:r>
        <w:r>
          <w:rPr>
            <w:noProof/>
            <w:webHidden/>
          </w:rPr>
          <w:fldChar w:fldCharType="begin"/>
        </w:r>
        <w:r>
          <w:rPr>
            <w:noProof/>
            <w:webHidden/>
          </w:rPr>
          <w:instrText xml:space="preserve"> PAGEREF _Toc228782614 \h </w:instrText>
        </w:r>
        <w:r>
          <w:rPr>
            <w:noProof/>
            <w:webHidden/>
          </w:rPr>
        </w:r>
        <w:r>
          <w:rPr>
            <w:noProof/>
            <w:webHidden/>
          </w:rPr>
          <w:fldChar w:fldCharType="separate"/>
        </w:r>
        <w:r>
          <w:rPr>
            <w:noProof/>
            <w:webHidden/>
          </w:rPr>
          <w:t>31</w:t>
        </w:r>
        <w:r>
          <w:rPr>
            <w:noProof/>
            <w:webHidden/>
          </w:rPr>
          <w:fldChar w:fldCharType="end"/>
        </w:r>
      </w:hyperlink>
    </w:p>
    <w:p w14:paraId="1DD38A0C" w14:textId="0C16E13D" w:rsidR="003A0EF2" w:rsidRDefault="003A0EF2">
      <w:pPr>
        <w:pStyle w:val="TOC2"/>
        <w:tabs>
          <w:tab w:val="right" w:leader="dot" w:pos="9350"/>
        </w:tabs>
        <w:rPr>
          <w:rFonts w:eastAsiaTheme="minorEastAsia"/>
          <w:noProof/>
          <w:kern w:val="2"/>
          <w:sz w:val="24"/>
          <w:szCs w:val="24"/>
          <w:lang w:val="en-US"/>
          <w14:ligatures w14:val="standardContextual"/>
        </w:rPr>
      </w:pPr>
      <w:hyperlink w:anchor="_Toc228782615" w:history="1">
        <w:r w:rsidRPr="0043422E">
          <w:rPr>
            <w:rStyle w:val="Hyperlink"/>
            <w:noProof/>
          </w:rPr>
          <w:t>3.2. Ograničenja</w:t>
        </w:r>
        <w:r>
          <w:rPr>
            <w:noProof/>
            <w:webHidden/>
          </w:rPr>
          <w:tab/>
        </w:r>
        <w:r>
          <w:rPr>
            <w:noProof/>
            <w:webHidden/>
          </w:rPr>
          <w:fldChar w:fldCharType="begin"/>
        </w:r>
        <w:r>
          <w:rPr>
            <w:noProof/>
            <w:webHidden/>
          </w:rPr>
          <w:instrText xml:space="preserve"> PAGEREF _Toc228782615 \h </w:instrText>
        </w:r>
        <w:r>
          <w:rPr>
            <w:noProof/>
            <w:webHidden/>
          </w:rPr>
        </w:r>
        <w:r>
          <w:rPr>
            <w:noProof/>
            <w:webHidden/>
          </w:rPr>
          <w:fldChar w:fldCharType="separate"/>
        </w:r>
        <w:r>
          <w:rPr>
            <w:noProof/>
            <w:webHidden/>
          </w:rPr>
          <w:t>32</w:t>
        </w:r>
        <w:r>
          <w:rPr>
            <w:noProof/>
            <w:webHidden/>
          </w:rPr>
          <w:fldChar w:fldCharType="end"/>
        </w:r>
      </w:hyperlink>
    </w:p>
    <w:p w14:paraId="5763A787" w14:textId="705CEB08" w:rsidR="003A0EF2" w:rsidRDefault="003A0EF2">
      <w:pPr>
        <w:pStyle w:val="TOC3"/>
        <w:tabs>
          <w:tab w:val="right" w:leader="dot" w:pos="9350"/>
        </w:tabs>
        <w:rPr>
          <w:rFonts w:eastAsiaTheme="minorEastAsia"/>
          <w:noProof/>
          <w:kern w:val="2"/>
          <w:sz w:val="24"/>
          <w:szCs w:val="24"/>
          <w:lang w:val="en-US"/>
          <w14:ligatures w14:val="standardContextual"/>
        </w:rPr>
      </w:pPr>
      <w:hyperlink w:anchor="_Toc228782616" w:history="1">
        <w:r w:rsidRPr="0043422E">
          <w:rPr>
            <w:rStyle w:val="Hyperlink"/>
            <w:noProof/>
            <w:lang w:val="en-US"/>
          </w:rPr>
          <w:t>3.2.1 Tehni</w:t>
        </w:r>
        <w:r w:rsidRPr="0043422E">
          <w:rPr>
            <w:rStyle w:val="Hyperlink"/>
            <w:noProof/>
          </w:rPr>
          <w:t>čka ograničenja</w:t>
        </w:r>
        <w:r>
          <w:rPr>
            <w:noProof/>
            <w:webHidden/>
          </w:rPr>
          <w:tab/>
        </w:r>
        <w:r>
          <w:rPr>
            <w:noProof/>
            <w:webHidden/>
          </w:rPr>
          <w:fldChar w:fldCharType="begin"/>
        </w:r>
        <w:r>
          <w:rPr>
            <w:noProof/>
            <w:webHidden/>
          </w:rPr>
          <w:instrText xml:space="preserve"> PAGEREF _Toc228782616 \h </w:instrText>
        </w:r>
        <w:r>
          <w:rPr>
            <w:noProof/>
            <w:webHidden/>
          </w:rPr>
        </w:r>
        <w:r>
          <w:rPr>
            <w:noProof/>
            <w:webHidden/>
          </w:rPr>
          <w:fldChar w:fldCharType="separate"/>
        </w:r>
        <w:r>
          <w:rPr>
            <w:noProof/>
            <w:webHidden/>
          </w:rPr>
          <w:t>32</w:t>
        </w:r>
        <w:r>
          <w:rPr>
            <w:noProof/>
            <w:webHidden/>
          </w:rPr>
          <w:fldChar w:fldCharType="end"/>
        </w:r>
      </w:hyperlink>
    </w:p>
    <w:p w14:paraId="251ED696" w14:textId="30D7BE29" w:rsidR="003A0EF2" w:rsidRDefault="003A0EF2">
      <w:pPr>
        <w:pStyle w:val="TOC3"/>
        <w:tabs>
          <w:tab w:val="right" w:leader="dot" w:pos="9350"/>
        </w:tabs>
        <w:rPr>
          <w:rFonts w:eastAsiaTheme="minorEastAsia"/>
          <w:noProof/>
          <w:kern w:val="2"/>
          <w:sz w:val="24"/>
          <w:szCs w:val="24"/>
          <w:lang w:val="en-US"/>
          <w14:ligatures w14:val="standardContextual"/>
        </w:rPr>
      </w:pPr>
      <w:hyperlink w:anchor="_Toc228782617" w:history="1">
        <w:r w:rsidRPr="0043422E">
          <w:rPr>
            <w:rStyle w:val="Hyperlink"/>
            <w:noProof/>
          </w:rPr>
          <w:t>3.2.2 Organizaciona ograničenja</w:t>
        </w:r>
        <w:r>
          <w:rPr>
            <w:noProof/>
            <w:webHidden/>
          </w:rPr>
          <w:tab/>
        </w:r>
        <w:r>
          <w:rPr>
            <w:noProof/>
            <w:webHidden/>
          </w:rPr>
          <w:fldChar w:fldCharType="begin"/>
        </w:r>
        <w:r>
          <w:rPr>
            <w:noProof/>
            <w:webHidden/>
          </w:rPr>
          <w:instrText xml:space="preserve"> PAGEREF _Toc228782617 \h </w:instrText>
        </w:r>
        <w:r>
          <w:rPr>
            <w:noProof/>
            <w:webHidden/>
          </w:rPr>
        </w:r>
        <w:r>
          <w:rPr>
            <w:noProof/>
            <w:webHidden/>
          </w:rPr>
          <w:fldChar w:fldCharType="separate"/>
        </w:r>
        <w:r>
          <w:rPr>
            <w:noProof/>
            <w:webHidden/>
          </w:rPr>
          <w:t>32</w:t>
        </w:r>
        <w:r>
          <w:rPr>
            <w:noProof/>
            <w:webHidden/>
          </w:rPr>
          <w:fldChar w:fldCharType="end"/>
        </w:r>
      </w:hyperlink>
    </w:p>
    <w:p w14:paraId="2B1B0B97" w14:textId="2428A096" w:rsidR="003A0EF2" w:rsidRDefault="003A0EF2">
      <w:pPr>
        <w:pStyle w:val="TOC3"/>
        <w:tabs>
          <w:tab w:val="right" w:leader="dot" w:pos="9350"/>
        </w:tabs>
        <w:rPr>
          <w:rFonts w:eastAsiaTheme="minorEastAsia"/>
          <w:noProof/>
          <w:kern w:val="2"/>
          <w:sz w:val="24"/>
          <w:szCs w:val="24"/>
          <w:lang w:val="en-US"/>
          <w14:ligatures w14:val="standardContextual"/>
        </w:rPr>
      </w:pPr>
      <w:hyperlink w:anchor="_Toc228782618" w:history="1">
        <w:r w:rsidRPr="0043422E">
          <w:rPr>
            <w:rStyle w:val="Hyperlink"/>
            <w:noProof/>
          </w:rPr>
          <w:t>3.2.3 Konvencije</w:t>
        </w:r>
        <w:r>
          <w:rPr>
            <w:noProof/>
            <w:webHidden/>
          </w:rPr>
          <w:tab/>
        </w:r>
        <w:r>
          <w:rPr>
            <w:noProof/>
            <w:webHidden/>
          </w:rPr>
          <w:fldChar w:fldCharType="begin"/>
        </w:r>
        <w:r>
          <w:rPr>
            <w:noProof/>
            <w:webHidden/>
          </w:rPr>
          <w:instrText xml:space="preserve"> PAGEREF _Toc228782618 \h </w:instrText>
        </w:r>
        <w:r>
          <w:rPr>
            <w:noProof/>
            <w:webHidden/>
          </w:rPr>
        </w:r>
        <w:r>
          <w:rPr>
            <w:noProof/>
            <w:webHidden/>
          </w:rPr>
          <w:fldChar w:fldCharType="separate"/>
        </w:r>
        <w:r>
          <w:rPr>
            <w:noProof/>
            <w:webHidden/>
          </w:rPr>
          <w:t>32</w:t>
        </w:r>
        <w:r>
          <w:rPr>
            <w:noProof/>
            <w:webHidden/>
          </w:rPr>
          <w:fldChar w:fldCharType="end"/>
        </w:r>
      </w:hyperlink>
    </w:p>
    <w:p w14:paraId="47986431" w14:textId="7267CC5B" w:rsidR="003A0EF2" w:rsidRDefault="003A0EF2">
      <w:pPr>
        <w:pStyle w:val="TOC2"/>
        <w:tabs>
          <w:tab w:val="right" w:leader="dot" w:pos="9350"/>
        </w:tabs>
        <w:rPr>
          <w:rFonts w:eastAsiaTheme="minorEastAsia"/>
          <w:noProof/>
          <w:kern w:val="2"/>
          <w:sz w:val="24"/>
          <w:szCs w:val="24"/>
          <w:lang w:val="en-US"/>
          <w14:ligatures w14:val="standardContextual"/>
        </w:rPr>
      </w:pPr>
      <w:hyperlink w:anchor="_Toc228782619" w:history="1">
        <w:r w:rsidRPr="0043422E">
          <w:rPr>
            <w:rStyle w:val="Hyperlink"/>
            <w:noProof/>
          </w:rPr>
          <w:t>3.3. Kontekst i opseg rešenja</w:t>
        </w:r>
        <w:r>
          <w:rPr>
            <w:noProof/>
            <w:webHidden/>
          </w:rPr>
          <w:tab/>
        </w:r>
        <w:r>
          <w:rPr>
            <w:noProof/>
            <w:webHidden/>
          </w:rPr>
          <w:fldChar w:fldCharType="begin"/>
        </w:r>
        <w:r>
          <w:rPr>
            <w:noProof/>
            <w:webHidden/>
          </w:rPr>
          <w:instrText xml:space="preserve"> PAGEREF _Toc228782619 \h </w:instrText>
        </w:r>
        <w:r>
          <w:rPr>
            <w:noProof/>
            <w:webHidden/>
          </w:rPr>
        </w:r>
        <w:r>
          <w:rPr>
            <w:noProof/>
            <w:webHidden/>
          </w:rPr>
          <w:fldChar w:fldCharType="separate"/>
        </w:r>
        <w:r>
          <w:rPr>
            <w:noProof/>
            <w:webHidden/>
          </w:rPr>
          <w:t>33</w:t>
        </w:r>
        <w:r>
          <w:rPr>
            <w:noProof/>
            <w:webHidden/>
          </w:rPr>
          <w:fldChar w:fldCharType="end"/>
        </w:r>
      </w:hyperlink>
    </w:p>
    <w:p w14:paraId="3C487874" w14:textId="1119DEC7" w:rsidR="003A0EF2" w:rsidRDefault="003A0EF2">
      <w:pPr>
        <w:pStyle w:val="TOC3"/>
        <w:tabs>
          <w:tab w:val="right" w:leader="dot" w:pos="9350"/>
        </w:tabs>
        <w:rPr>
          <w:rFonts w:eastAsiaTheme="minorEastAsia"/>
          <w:noProof/>
          <w:kern w:val="2"/>
          <w:sz w:val="24"/>
          <w:szCs w:val="24"/>
          <w:lang w:val="en-US"/>
          <w14:ligatures w14:val="standardContextual"/>
        </w:rPr>
      </w:pPr>
      <w:hyperlink w:anchor="_Toc228782620" w:history="1">
        <w:r w:rsidRPr="0043422E">
          <w:rPr>
            <w:rStyle w:val="Hyperlink"/>
            <w:noProof/>
            <w:lang w:val="de-AT"/>
          </w:rPr>
          <w:t>3.3.1 Business Context</w:t>
        </w:r>
        <w:r>
          <w:rPr>
            <w:noProof/>
            <w:webHidden/>
          </w:rPr>
          <w:tab/>
        </w:r>
        <w:r>
          <w:rPr>
            <w:noProof/>
            <w:webHidden/>
          </w:rPr>
          <w:fldChar w:fldCharType="begin"/>
        </w:r>
        <w:r>
          <w:rPr>
            <w:noProof/>
            <w:webHidden/>
          </w:rPr>
          <w:instrText xml:space="preserve"> PAGEREF _Toc228782620 \h </w:instrText>
        </w:r>
        <w:r>
          <w:rPr>
            <w:noProof/>
            <w:webHidden/>
          </w:rPr>
        </w:r>
        <w:r>
          <w:rPr>
            <w:noProof/>
            <w:webHidden/>
          </w:rPr>
          <w:fldChar w:fldCharType="separate"/>
        </w:r>
        <w:r>
          <w:rPr>
            <w:noProof/>
            <w:webHidden/>
          </w:rPr>
          <w:t>33</w:t>
        </w:r>
        <w:r>
          <w:rPr>
            <w:noProof/>
            <w:webHidden/>
          </w:rPr>
          <w:fldChar w:fldCharType="end"/>
        </w:r>
      </w:hyperlink>
    </w:p>
    <w:p w14:paraId="4341CD03" w14:textId="71BB144C" w:rsidR="003A0EF2" w:rsidRDefault="003A0EF2">
      <w:pPr>
        <w:pStyle w:val="TOC3"/>
        <w:tabs>
          <w:tab w:val="right" w:leader="dot" w:pos="9350"/>
        </w:tabs>
        <w:rPr>
          <w:rFonts w:eastAsiaTheme="minorEastAsia"/>
          <w:noProof/>
          <w:kern w:val="2"/>
          <w:sz w:val="24"/>
          <w:szCs w:val="24"/>
          <w:lang w:val="en-US"/>
          <w14:ligatures w14:val="standardContextual"/>
        </w:rPr>
      </w:pPr>
      <w:hyperlink w:anchor="_Toc228782621" w:history="1">
        <w:r w:rsidRPr="0043422E">
          <w:rPr>
            <w:rStyle w:val="Hyperlink"/>
            <w:noProof/>
            <w:lang w:val="de-AT"/>
          </w:rPr>
          <w:t>3.3.2 Deployment Context</w:t>
        </w:r>
        <w:r>
          <w:rPr>
            <w:noProof/>
            <w:webHidden/>
          </w:rPr>
          <w:tab/>
        </w:r>
        <w:r>
          <w:rPr>
            <w:noProof/>
            <w:webHidden/>
          </w:rPr>
          <w:fldChar w:fldCharType="begin"/>
        </w:r>
        <w:r>
          <w:rPr>
            <w:noProof/>
            <w:webHidden/>
          </w:rPr>
          <w:instrText xml:space="preserve"> PAGEREF _Toc228782621 \h </w:instrText>
        </w:r>
        <w:r>
          <w:rPr>
            <w:noProof/>
            <w:webHidden/>
          </w:rPr>
        </w:r>
        <w:r>
          <w:rPr>
            <w:noProof/>
            <w:webHidden/>
          </w:rPr>
          <w:fldChar w:fldCharType="separate"/>
        </w:r>
        <w:r>
          <w:rPr>
            <w:noProof/>
            <w:webHidden/>
          </w:rPr>
          <w:t>34</w:t>
        </w:r>
        <w:r>
          <w:rPr>
            <w:noProof/>
            <w:webHidden/>
          </w:rPr>
          <w:fldChar w:fldCharType="end"/>
        </w:r>
      </w:hyperlink>
    </w:p>
    <w:p w14:paraId="4E62C1E2" w14:textId="63CBB17D" w:rsidR="003A0EF2" w:rsidRDefault="003A0EF2">
      <w:pPr>
        <w:pStyle w:val="TOC2"/>
        <w:tabs>
          <w:tab w:val="right" w:leader="dot" w:pos="9350"/>
        </w:tabs>
        <w:rPr>
          <w:rFonts w:eastAsiaTheme="minorEastAsia"/>
          <w:noProof/>
          <w:kern w:val="2"/>
          <w:sz w:val="24"/>
          <w:szCs w:val="24"/>
          <w:lang w:val="en-US"/>
          <w14:ligatures w14:val="standardContextual"/>
        </w:rPr>
      </w:pPr>
      <w:hyperlink w:anchor="_Toc228782622" w:history="1">
        <w:r w:rsidRPr="0043422E">
          <w:rPr>
            <w:rStyle w:val="Hyperlink"/>
            <w:noProof/>
            <w:lang w:val="de-AT"/>
          </w:rPr>
          <w:t>3.4. Strategija rešenja</w:t>
        </w:r>
        <w:r>
          <w:rPr>
            <w:noProof/>
            <w:webHidden/>
          </w:rPr>
          <w:tab/>
        </w:r>
        <w:r>
          <w:rPr>
            <w:noProof/>
            <w:webHidden/>
          </w:rPr>
          <w:fldChar w:fldCharType="begin"/>
        </w:r>
        <w:r>
          <w:rPr>
            <w:noProof/>
            <w:webHidden/>
          </w:rPr>
          <w:instrText xml:space="preserve"> PAGEREF _Toc228782622 \h </w:instrText>
        </w:r>
        <w:r>
          <w:rPr>
            <w:noProof/>
            <w:webHidden/>
          </w:rPr>
        </w:r>
        <w:r>
          <w:rPr>
            <w:noProof/>
            <w:webHidden/>
          </w:rPr>
          <w:fldChar w:fldCharType="separate"/>
        </w:r>
        <w:r>
          <w:rPr>
            <w:noProof/>
            <w:webHidden/>
          </w:rPr>
          <w:t>34</w:t>
        </w:r>
        <w:r>
          <w:rPr>
            <w:noProof/>
            <w:webHidden/>
          </w:rPr>
          <w:fldChar w:fldCharType="end"/>
        </w:r>
      </w:hyperlink>
    </w:p>
    <w:p w14:paraId="3DB4D41E" w14:textId="72C111FA" w:rsidR="003A0EF2" w:rsidRDefault="003A0EF2">
      <w:pPr>
        <w:pStyle w:val="TOC3"/>
        <w:tabs>
          <w:tab w:val="right" w:leader="dot" w:pos="9350"/>
        </w:tabs>
        <w:rPr>
          <w:rFonts w:eastAsiaTheme="minorEastAsia"/>
          <w:noProof/>
          <w:kern w:val="2"/>
          <w:sz w:val="24"/>
          <w:szCs w:val="24"/>
          <w:lang w:val="en-US"/>
          <w14:ligatures w14:val="standardContextual"/>
        </w:rPr>
      </w:pPr>
      <w:hyperlink w:anchor="_Toc228782623" w:history="1">
        <w:r w:rsidRPr="0043422E">
          <w:rPr>
            <w:rStyle w:val="Hyperlink"/>
            <w:noProof/>
          </w:rPr>
          <w:t>3.4.1 Nefunkcionalni zahtevi</w:t>
        </w:r>
        <w:r>
          <w:rPr>
            <w:noProof/>
            <w:webHidden/>
          </w:rPr>
          <w:tab/>
        </w:r>
        <w:r>
          <w:rPr>
            <w:noProof/>
            <w:webHidden/>
          </w:rPr>
          <w:fldChar w:fldCharType="begin"/>
        </w:r>
        <w:r>
          <w:rPr>
            <w:noProof/>
            <w:webHidden/>
          </w:rPr>
          <w:instrText xml:space="preserve"> PAGEREF _Toc228782623 \h </w:instrText>
        </w:r>
        <w:r>
          <w:rPr>
            <w:noProof/>
            <w:webHidden/>
          </w:rPr>
        </w:r>
        <w:r>
          <w:rPr>
            <w:noProof/>
            <w:webHidden/>
          </w:rPr>
          <w:fldChar w:fldCharType="separate"/>
        </w:r>
        <w:r>
          <w:rPr>
            <w:noProof/>
            <w:webHidden/>
          </w:rPr>
          <w:t>34</w:t>
        </w:r>
        <w:r>
          <w:rPr>
            <w:noProof/>
            <w:webHidden/>
          </w:rPr>
          <w:fldChar w:fldCharType="end"/>
        </w:r>
      </w:hyperlink>
    </w:p>
    <w:p w14:paraId="5D3A54A5" w14:textId="4BB4B16A" w:rsidR="003A0EF2" w:rsidRDefault="003A0EF2">
      <w:pPr>
        <w:pStyle w:val="TOC3"/>
        <w:tabs>
          <w:tab w:val="right" w:leader="dot" w:pos="9350"/>
        </w:tabs>
        <w:rPr>
          <w:rFonts w:eastAsiaTheme="minorEastAsia"/>
          <w:noProof/>
          <w:kern w:val="2"/>
          <w:sz w:val="24"/>
          <w:szCs w:val="24"/>
          <w:lang w:val="en-US"/>
          <w14:ligatures w14:val="standardContextual"/>
        </w:rPr>
      </w:pPr>
      <w:hyperlink w:anchor="_Toc228782624" w:history="1">
        <w:r w:rsidRPr="0043422E">
          <w:rPr>
            <w:rStyle w:val="Hyperlink"/>
            <w:noProof/>
          </w:rPr>
          <w:t>3.4.2 Principi i Paterni</w:t>
        </w:r>
        <w:r>
          <w:rPr>
            <w:noProof/>
            <w:webHidden/>
          </w:rPr>
          <w:tab/>
        </w:r>
        <w:r>
          <w:rPr>
            <w:noProof/>
            <w:webHidden/>
          </w:rPr>
          <w:fldChar w:fldCharType="begin"/>
        </w:r>
        <w:r>
          <w:rPr>
            <w:noProof/>
            <w:webHidden/>
          </w:rPr>
          <w:instrText xml:space="preserve"> PAGEREF _Toc228782624 \h </w:instrText>
        </w:r>
        <w:r>
          <w:rPr>
            <w:noProof/>
            <w:webHidden/>
          </w:rPr>
        </w:r>
        <w:r>
          <w:rPr>
            <w:noProof/>
            <w:webHidden/>
          </w:rPr>
          <w:fldChar w:fldCharType="separate"/>
        </w:r>
        <w:r>
          <w:rPr>
            <w:noProof/>
            <w:webHidden/>
          </w:rPr>
          <w:t>35</w:t>
        </w:r>
        <w:r>
          <w:rPr>
            <w:noProof/>
            <w:webHidden/>
          </w:rPr>
          <w:fldChar w:fldCharType="end"/>
        </w:r>
      </w:hyperlink>
    </w:p>
    <w:p w14:paraId="21CE1E4D" w14:textId="1CBF86DF" w:rsidR="003A0EF2" w:rsidRDefault="003A0EF2">
      <w:pPr>
        <w:pStyle w:val="TOC2"/>
        <w:tabs>
          <w:tab w:val="right" w:leader="dot" w:pos="9350"/>
        </w:tabs>
        <w:rPr>
          <w:rFonts w:eastAsiaTheme="minorEastAsia"/>
          <w:noProof/>
          <w:kern w:val="2"/>
          <w:sz w:val="24"/>
          <w:szCs w:val="24"/>
          <w:lang w:val="en-US"/>
          <w14:ligatures w14:val="standardContextual"/>
        </w:rPr>
      </w:pPr>
      <w:hyperlink w:anchor="_Toc228782625" w:history="1">
        <w:r w:rsidRPr="0043422E">
          <w:rPr>
            <w:rStyle w:val="Hyperlink"/>
            <w:noProof/>
          </w:rPr>
          <w:t>3.5 Pregled Modula(Building Block View)</w:t>
        </w:r>
        <w:r>
          <w:rPr>
            <w:noProof/>
            <w:webHidden/>
          </w:rPr>
          <w:tab/>
        </w:r>
        <w:r>
          <w:rPr>
            <w:noProof/>
            <w:webHidden/>
          </w:rPr>
          <w:fldChar w:fldCharType="begin"/>
        </w:r>
        <w:r>
          <w:rPr>
            <w:noProof/>
            <w:webHidden/>
          </w:rPr>
          <w:instrText xml:space="preserve"> PAGEREF _Toc228782625 \h </w:instrText>
        </w:r>
        <w:r>
          <w:rPr>
            <w:noProof/>
            <w:webHidden/>
          </w:rPr>
        </w:r>
        <w:r>
          <w:rPr>
            <w:noProof/>
            <w:webHidden/>
          </w:rPr>
          <w:fldChar w:fldCharType="separate"/>
        </w:r>
        <w:r>
          <w:rPr>
            <w:noProof/>
            <w:webHidden/>
          </w:rPr>
          <w:t>35</w:t>
        </w:r>
        <w:r>
          <w:rPr>
            <w:noProof/>
            <w:webHidden/>
          </w:rPr>
          <w:fldChar w:fldCharType="end"/>
        </w:r>
      </w:hyperlink>
    </w:p>
    <w:p w14:paraId="7B6D3A13" w14:textId="48600987" w:rsidR="003A0EF2" w:rsidRDefault="003A0EF2">
      <w:pPr>
        <w:pStyle w:val="TOC3"/>
        <w:tabs>
          <w:tab w:val="right" w:leader="dot" w:pos="9350"/>
        </w:tabs>
        <w:rPr>
          <w:rFonts w:eastAsiaTheme="minorEastAsia"/>
          <w:noProof/>
          <w:kern w:val="2"/>
          <w:sz w:val="24"/>
          <w:szCs w:val="24"/>
          <w:lang w:val="en-US"/>
          <w14:ligatures w14:val="standardContextual"/>
        </w:rPr>
      </w:pPr>
      <w:hyperlink w:anchor="_Toc228782626" w:history="1">
        <w:r w:rsidRPr="0043422E">
          <w:rPr>
            <w:rStyle w:val="Hyperlink"/>
            <w:noProof/>
          </w:rPr>
          <w:t>3.5.1 Relacioni Model</w:t>
        </w:r>
        <w:r>
          <w:rPr>
            <w:noProof/>
            <w:webHidden/>
          </w:rPr>
          <w:tab/>
        </w:r>
        <w:r>
          <w:rPr>
            <w:noProof/>
            <w:webHidden/>
          </w:rPr>
          <w:fldChar w:fldCharType="begin"/>
        </w:r>
        <w:r>
          <w:rPr>
            <w:noProof/>
            <w:webHidden/>
          </w:rPr>
          <w:instrText xml:space="preserve"> PAGEREF _Toc228782626 \h </w:instrText>
        </w:r>
        <w:r>
          <w:rPr>
            <w:noProof/>
            <w:webHidden/>
          </w:rPr>
        </w:r>
        <w:r>
          <w:rPr>
            <w:noProof/>
            <w:webHidden/>
          </w:rPr>
          <w:fldChar w:fldCharType="separate"/>
        </w:r>
        <w:r>
          <w:rPr>
            <w:noProof/>
            <w:webHidden/>
          </w:rPr>
          <w:t>35</w:t>
        </w:r>
        <w:r>
          <w:rPr>
            <w:noProof/>
            <w:webHidden/>
          </w:rPr>
          <w:fldChar w:fldCharType="end"/>
        </w:r>
      </w:hyperlink>
    </w:p>
    <w:p w14:paraId="2859DD65" w14:textId="4EF51342" w:rsidR="003A0EF2" w:rsidRDefault="003A0EF2">
      <w:pPr>
        <w:pStyle w:val="TOC3"/>
        <w:tabs>
          <w:tab w:val="right" w:leader="dot" w:pos="9350"/>
        </w:tabs>
        <w:rPr>
          <w:rFonts w:eastAsiaTheme="minorEastAsia"/>
          <w:noProof/>
          <w:kern w:val="2"/>
          <w:sz w:val="24"/>
          <w:szCs w:val="24"/>
          <w:lang w:val="en-US"/>
          <w14:ligatures w14:val="standardContextual"/>
        </w:rPr>
      </w:pPr>
      <w:hyperlink w:anchor="_Toc228782627" w:history="1">
        <w:r w:rsidRPr="0043422E">
          <w:rPr>
            <w:rStyle w:val="Hyperlink"/>
            <w:noProof/>
          </w:rPr>
          <w:t>3.5.2 Konceptualni Model</w:t>
        </w:r>
        <w:r>
          <w:rPr>
            <w:noProof/>
            <w:webHidden/>
          </w:rPr>
          <w:tab/>
        </w:r>
        <w:r>
          <w:rPr>
            <w:noProof/>
            <w:webHidden/>
          </w:rPr>
          <w:fldChar w:fldCharType="begin"/>
        </w:r>
        <w:r>
          <w:rPr>
            <w:noProof/>
            <w:webHidden/>
          </w:rPr>
          <w:instrText xml:space="preserve"> PAGEREF _Toc228782627 \h </w:instrText>
        </w:r>
        <w:r>
          <w:rPr>
            <w:noProof/>
            <w:webHidden/>
          </w:rPr>
        </w:r>
        <w:r>
          <w:rPr>
            <w:noProof/>
            <w:webHidden/>
          </w:rPr>
          <w:fldChar w:fldCharType="separate"/>
        </w:r>
        <w:r>
          <w:rPr>
            <w:noProof/>
            <w:webHidden/>
          </w:rPr>
          <w:t>36</w:t>
        </w:r>
        <w:r>
          <w:rPr>
            <w:noProof/>
            <w:webHidden/>
          </w:rPr>
          <w:fldChar w:fldCharType="end"/>
        </w:r>
      </w:hyperlink>
    </w:p>
    <w:p w14:paraId="1A8F3426" w14:textId="6D0C764D" w:rsidR="003A0EF2" w:rsidRDefault="003A0EF2">
      <w:pPr>
        <w:pStyle w:val="TOC3"/>
        <w:tabs>
          <w:tab w:val="right" w:leader="dot" w:pos="9350"/>
        </w:tabs>
        <w:rPr>
          <w:rFonts w:eastAsiaTheme="minorEastAsia"/>
          <w:noProof/>
          <w:kern w:val="2"/>
          <w:sz w:val="24"/>
          <w:szCs w:val="24"/>
          <w:lang w:val="en-US"/>
          <w14:ligatures w14:val="standardContextual"/>
        </w:rPr>
      </w:pPr>
      <w:hyperlink w:anchor="_Toc228782628" w:history="1">
        <w:r w:rsidRPr="0043422E">
          <w:rPr>
            <w:rStyle w:val="Hyperlink"/>
            <w:noProof/>
          </w:rPr>
          <w:t>3.5.3 Pregled modula na klijentskoj strani</w:t>
        </w:r>
        <w:r>
          <w:rPr>
            <w:noProof/>
            <w:webHidden/>
          </w:rPr>
          <w:tab/>
        </w:r>
        <w:r>
          <w:rPr>
            <w:noProof/>
            <w:webHidden/>
          </w:rPr>
          <w:fldChar w:fldCharType="begin"/>
        </w:r>
        <w:r>
          <w:rPr>
            <w:noProof/>
            <w:webHidden/>
          </w:rPr>
          <w:instrText xml:space="preserve"> PAGEREF _Toc228782628 \h </w:instrText>
        </w:r>
        <w:r>
          <w:rPr>
            <w:noProof/>
            <w:webHidden/>
          </w:rPr>
        </w:r>
        <w:r>
          <w:rPr>
            <w:noProof/>
            <w:webHidden/>
          </w:rPr>
          <w:fldChar w:fldCharType="separate"/>
        </w:r>
        <w:r>
          <w:rPr>
            <w:noProof/>
            <w:webHidden/>
          </w:rPr>
          <w:t>36</w:t>
        </w:r>
        <w:r>
          <w:rPr>
            <w:noProof/>
            <w:webHidden/>
          </w:rPr>
          <w:fldChar w:fldCharType="end"/>
        </w:r>
      </w:hyperlink>
    </w:p>
    <w:p w14:paraId="02D06216" w14:textId="72E1DDC8" w:rsidR="003A0EF2" w:rsidRDefault="003A0EF2">
      <w:pPr>
        <w:pStyle w:val="TOC3"/>
        <w:tabs>
          <w:tab w:val="right" w:leader="dot" w:pos="9350"/>
        </w:tabs>
        <w:rPr>
          <w:rFonts w:eastAsiaTheme="minorEastAsia"/>
          <w:noProof/>
          <w:kern w:val="2"/>
          <w:sz w:val="24"/>
          <w:szCs w:val="24"/>
          <w:lang w:val="en-US"/>
          <w14:ligatures w14:val="standardContextual"/>
        </w:rPr>
      </w:pPr>
      <w:hyperlink w:anchor="_Toc228782629" w:history="1">
        <w:r w:rsidRPr="0043422E">
          <w:rPr>
            <w:rStyle w:val="Hyperlink"/>
            <w:noProof/>
          </w:rPr>
          <w:t>3.5.4 Pregled modula na serverskoj strani</w:t>
        </w:r>
        <w:r>
          <w:rPr>
            <w:noProof/>
            <w:webHidden/>
          </w:rPr>
          <w:tab/>
        </w:r>
        <w:r>
          <w:rPr>
            <w:noProof/>
            <w:webHidden/>
          </w:rPr>
          <w:fldChar w:fldCharType="begin"/>
        </w:r>
        <w:r>
          <w:rPr>
            <w:noProof/>
            <w:webHidden/>
          </w:rPr>
          <w:instrText xml:space="preserve"> PAGEREF _Toc228782629 \h </w:instrText>
        </w:r>
        <w:r>
          <w:rPr>
            <w:noProof/>
            <w:webHidden/>
          </w:rPr>
        </w:r>
        <w:r>
          <w:rPr>
            <w:noProof/>
            <w:webHidden/>
          </w:rPr>
          <w:fldChar w:fldCharType="separate"/>
        </w:r>
        <w:r>
          <w:rPr>
            <w:noProof/>
            <w:webHidden/>
          </w:rPr>
          <w:t>38</w:t>
        </w:r>
        <w:r>
          <w:rPr>
            <w:noProof/>
            <w:webHidden/>
          </w:rPr>
          <w:fldChar w:fldCharType="end"/>
        </w:r>
      </w:hyperlink>
    </w:p>
    <w:p w14:paraId="0F4F9606" w14:textId="30810D99" w:rsidR="003A0EF2" w:rsidRDefault="003A0EF2">
      <w:pPr>
        <w:pStyle w:val="TOC2"/>
        <w:tabs>
          <w:tab w:val="right" w:leader="dot" w:pos="9350"/>
        </w:tabs>
        <w:rPr>
          <w:rFonts w:eastAsiaTheme="minorEastAsia"/>
          <w:noProof/>
          <w:kern w:val="2"/>
          <w:sz w:val="24"/>
          <w:szCs w:val="24"/>
          <w:lang w:val="en-US"/>
          <w14:ligatures w14:val="standardContextual"/>
        </w:rPr>
      </w:pPr>
      <w:hyperlink w:anchor="_Toc228782630" w:history="1">
        <w:r w:rsidRPr="0043422E">
          <w:rPr>
            <w:rStyle w:val="Hyperlink"/>
            <w:noProof/>
          </w:rPr>
          <w:t>3.6 Pregled Procesa (Runtime View)</w:t>
        </w:r>
        <w:r>
          <w:rPr>
            <w:noProof/>
            <w:webHidden/>
          </w:rPr>
          <w:tab/>
        </w:r>
        <w:r>
          <w:rPr>
            <w:noProof/>
            <w:webHidden/>
          </w:rPr>
          <w:fldChar w:fldCharType="begin"/>
        </w:r>
        <w:r>
          <w:rPr>
            <w:noProof/>
            <w:webHidden/>
          </w:rPr>
          <w:instrText xml:space="preserve"> PAGEREF _Toc228782630 \h </w:instrText>
        </w:r>
        <w:r>
          <w:rPr>
            <w:noProof/>
            <w:webHidden/>
          </w:rPr>
        </w:r>
        <w:r>
          <w:rPr>
            <w:noProof/>
            <w:webHidden/>
          </w:rPr>
          <w:fldChar w:fldCharType="separate"/>
        </w:r>
        <w:r>
          <w:rPr>
            <w:noProof/>
            <w:webHidden/>
          </w:rPr>
          <w:t>39</w:t>
        </w:r>
        <w:r>
          <w:rPr>
            <w:noProof/>
            <w:webHidden/>
          </w:rPr>
          <w:fldChar w:fldCharType="end"/>
        </w:r>
      </w:hyperlink>
    </w:p>
    <w:p w14:paraId="7B3B2837" w14:textId="55D49DEE" w:rsidR="003A0EF2" w:rsidRDefault="003A0EF2">
      <w:pPr>
        <w:pStyle w:val="TOC2"/>
        <w:tabs>
          <w:tab w:val="right" w:leader="dot" w:pos="9350"/>
        </w:tabs>
        <w:rPr>
          <w:rFonts w:eastAsiaTheme="minorEastAsia"/>
          <w:noProof/>
          <w:kern w:val="2"/>
          <w:sz w:val="24"/>
          <w:szCs w:val="24"/>
          <w:lang w:val="en-US"/>
          <w14:ligatures w14:val="standardContextual"/>
        </w:rPr>
      </w:pPr>
      <w:hyperlink w:anchor="_Toc228782631" w:history="1">
        <w:r w:rsidRPr="0043422E">
          <w:rPr>
            <w:rStyle w:val="Hyperlink"/>
            <w:noProof/>
          </w:rPr>
          <w:t>3.7 Pregled Raspoređivanja (Deployment View)</w:t>
        </w:r>
        <w:r>
          <w:rPr>
            <w:noProof/>
            <w:webHidden/>
          </w:rPr>
          <w:tab/>
        </w:r>
        <w:r>
          <w:rPr>
            <w:noProof/>
            <w:webHidden/>
          </w:rPr>
          <w:fldChar w:fldCharType="begin"/>
        </w:r>
        <w:r>
          <w:rPr>
            <w:noProof/>
            <w:webHidden/>
          </w:rPr>
          <w:instrText xml:space="preserve"> PAGEREF _Toc228782631 \h </w:instrText>
        </w:r>
        <w:r>
          <w:rPr>
            <w:noProof/>
            <w:webHidden/>
          </w:rPr>
        </w:r>
        <w:r>
          <w:rPr>
            <w:noProof/>
            <w:webHidden/>
          </w:rPr>
          <w:fldChar w:fldCharType="separate"/>
        </w:r>
        <w:r>
          <w:rPr>
            <w:noProof/>
            <w:webHidden/>
          </w:rPr>
          <w:t>41</w:t>
        </w:r>
        <w:r>
          <w:rPr>
            <w:noProof/>
            <w:webHidden/>
          </w:rPr>
          <w:fldChar w:fldCharType="end"/>
        </w:r>
      </w:hyperlink>
    </w:p>
    <w:p w14:paraId="2782B420" w14:textId="31225260" w:rsidR="003A0EF2" w:rsidRDefault="003A0EF2">
      <w:pPr>
        <w:pStyle w:val="TOC2"/>
        <w:tabs>
          <w:tab w:val="right" w:leader="dot" w:pos="9350"/>
        </w:tabs>
        <w:rPr>
          <w:rFonts w:eastAsiaTheme="minorEastAsia"/>
          <w:noProof/>
          <w:kern w:val="2"/>
          <w:sz w:val="24"/>
          <w:szCs w:val="24"/>
          <w:lang w:val="en-US"/>
          <w14:ligatures w14:val="standardContextual"/>
        </w:rPr>
      </w:pPr>
      <w:hyperlink w:anchor="_Toc228782632" w:history="1">
        <w:r w:rsidRPr="0043422E">
          <w:rPr>
            <w:rStyle w:val="Hyperlink"/>
            <w:noProof/>
          </w:rPr>
          <w:t>3.8 Crosscutting Koncepti</w:t>
        </w:r>
        <w:r>
          <w:rPr>
            <w:noProof/>
            <w:webHidden/>
          </w:rPr>
          <w:tab/>
        </w:r>
        <w:r>
          <w:rPr>
            <w:noProof/>
            <w:webHidden/>
          </w:rPr>
          <w:fldChar w:fldCharType="begin"/>
        </w:r>
        <w:r>
          <w:rPr>
            <w:noProof/>
            <w:webHidden/>
          </w:rPr>
          <w:instrText xml:space="preserve"> PAGEREF _Toc228782632 \h </w:instrText>
        </w:r>
        <w:r>
          <w:rPr>
            <w:noProof/>
            <w:webHidden/>
          </w:rPr>
        </w:r>
        <w:r>
          <w:rPr>
            <w:noProof/>
            <w:webHidden/>
          </w:rPr>
          <w:fldChar w:fldCharType="separate"/>
        </w:r>
        <w:r>
          <w:rPr>
            <w:noProof/>
            <w:webHidden/>
          </w:rPr>
          <w:t>41</w:t>
        </w:r>
        <w:r>
          <w:rPr>
            <w:noProof/>
            <w:webHidden/>
          </w:rPr>
          <w:fldChar w:fldCharType="end"/>
        </w:r>
      </w:hyperlink>
    </w:p>
    <w:p w14:paraId="5C450A10" w14:textId="14B12BD7" w:rsidR="003A0EF2" w:rsidRDefault="003A0EF2">
      <w:pPr>
        <w:pStyle w:val="TOC3"/>
        <w:tabs>
          <w:tab w:val="right" w:leader="dot" w:pos="9350"/>
        </w:tabs>
        <w:rPr>
          <w:rFonts w:eastAsiaTheme="minorEastAsia"/>
          <w:noProof/>
          <w:kern w:val="2"/>
          <w:sz w:val="24"/>
          <w:szCs w:val="24"/>
          <w:lang w:val="en-US"/>
          <w14:ligatures w14:val="standardContextual"/>
        </w:rPr>
      </w:pPr>
      <w:hyperlink w:anchor="_Toc228782633" w:history="1">
        <w:r w:rsidRPr="0043422E">
          <w:rPr>
            <w:rStyle w:val="Hyperlink"/>
            <w:noProof/>
          </w:rPr>
          <w:t>3.8.1 Logovanje grešaka</w:t>
        </w:r>
        <w:r>
          <w:rPr>
            <w:noProof/>
            <w:webHidden/>
          </w:rPr>
          <w:tab/>
        </w:r>
        <w:r>
          <w:rPr>
            <w:noProof/>
            <w:webHidden/>
          </w:rPr>
          <w:fldChar w:fldCharType="begin"/>
        </w:r>
        <w:r>
          <w:rPr>
            <w:noProof/>
            <w:webHidden/>
          </w:rPr>
          <w:instrText xml:space="preserve"> PAGEREF _Toc228782633 \h </w:instrText>
        </w:r>
        <w:r>
          <w:rPr>
            <w:noProof/>
            <w:webHidden/>
          </w:rPr>
        </w:r>
        <w:r>
          <w:rPr>
            <w:noProof/>
            <w:webHidden/>
          </w:rPr>
          <w:fldChar w:fldCharType="separate"/>
        </w:r>
        <w:r>
          <w:rPr>
            <w:noProof/>
            <w:webHidden/>
          </w:rPr>
          <w:t>41</w:t>
        </w:r>
        <w:r>
          <w:rPr>
            <w:noProof/>
            <w:webHidden/>
          </w:rPr>
          <w:fldChar w:fldCharType="end"/>
        </w:r>
      </w:hyperlink>
    </w:p>
    <w:p w14:paraId="5F9FEADE" w14:textId="47F3937F" w:rsidR="003A0EF2" w:rsidRDefault="003A0EF2">
      <w:pPr>
        <w:pStyle w:val="TOC3"/>
        <w:tabs>
          <w:tab w:val="right" w:leader="dot" w:pos="9350"/>
        </w:tabs>
        <w:rPr>
          <w:rFonts w:eastAsiaTheme="minorEastAsia"/>
          <w:noProof/>
          <w:kern w:val="2"/>
          <w:sz w:val="24"/>
          <w:szCs w:val="24"/>
          <w:lang w:val="en-US"/>
          <w14:ligatures w14:val="standardContextual"/>
        </w:rPr>
      </w:pPr>
      <w:hyperlink w:anchor="_Toc228782634" w:history="1">
        <w:r w:rsidRPr="0043422E">
          <w:rPr>
            <w:rStyle w:val="Hyperlink"/>
            <w:noProof/>
          </w:rPr>
          <w:t>3.8.2 Handlovanje grešaka</w:t>
        </w:r>
        <w:r>
          <w:rPr>
            <w:noProof/>
            <w:webHidden/>
          </w:rPr>
          <w:tab/>
        </w:r>
        <w:r>
          <w:rPr>
            <w:noProof/>
            <w:webHidden/>
          </w:rPr>
          <w:fldChar w:fldCharType="begin"/>
        </w:r>
        <w:r>
          <w:rPr>
            <w:noProof/>
            <w:webHidden/>
          </w:rPr>
          <w:instrText xml:space="preserve"> PAGEREF _Toc228782634 \h </w:instrText>
        </w:r>
        <w:r>
          <w:rPr>
            <w:noProof/>
            <w:webHidden/>
          </w:rPr>
        </w:r>
        <w:r>
          <w:rPr>
            <w:noProof/>
            <w:webHidden/>
          </w:rPr>
          <w:fldChar w:fldCharType="separate"/>
        </w:r>
        <w:r>
          <w:rPr>
            <w:noProof/>
            <w:webHidden/>
          </w:rPr>
          <w:t>42</w:t>
        </w:r>
        <w:r>
          <w:rPr>
            <w:noProof/>
            <w:webHidden/>
          </w:rPr>
          <w:fldChar w:fldCharType="end"/>
        </w:r>
      </w:hyperlink>
    </w:p>
    <w:p w14:paraId="15022570" w14:textId="30AA6837" w:rsidR="003A0EF2" w:rsidRDefault="003A0EF2">
      <w:pPr>
        <w:pStyle w:val="TOC2"/>
        <w:tabs>
          <w:tab w:val="right" w:leader="dot" w:pos="9350"/>
        </w:tabs>
        <w:rPr>
          <w:rFonts w:eastAsiaTheme="minorEastAsia"/>
          <w:noProof/>
          <w:kern w:val="2"/>
          <w:sz w:val="24"/>
          <w:szCs w:val="24"/>
          <w:lang w:val="en-US"/>
          <w14:ligatures w14:val="standardContextual"/>
        </w:rPr>
      </w:pPr>
      <w:hyperlink w:anchor="_Toc228782635" w:history="1">
        <w:r w:rsidRPr="0043422E">
          <w:rPr>
            <w:rStyle w:val="Hyperlink"/>
            <w:noProof/>
          </w:rPr>
          <w:t>3.9 Odluke o dizajnu</w:t>
        </w:r>
        <w:r>
          <w:rPr>
            <w:noProof/>
            <w:webHidden/>
          </w:rPr>
          <w:tab/>
        </w:r>
        <w:r>
          <w:rPr>
            <w:noProof/>
            <w:webHidden/>
          </w:rPr>
          <w:fldChar w:fldCharType="begin"/>
        </w:r>
        <w:r>
          <w:rPr>
            <w:noProof/>
            <w:webHidden/>
          </w:rPr>
          <w:instrText xml:space="preserve"> PAGEREF _Toc228782635 \h </w:instrText>
        </w:r>
        <w:r>
          <w:rPr>
            <w:noProof/>
            <w:webHidden/>
          </w:rPr>
        </w:r>
        <w:r>
          <w:rPr>
            <w:noProof/>
            <w:webHidden/>
          </w:rPr>
          <w:fldChar w:fldCharType="separate"/>
        </w:r>
        <w:r>
          <w:rPr>
            <w:noProof/>
            <w:webHidden/>
          </w:rPr>
          <w:t>43</w:t>
        </w:r>
        <w:r>
          <w:rPr>
            <w:noProof/>
            <w:webHidden/>
          </w:rPr>
          <w:fldChar w:fldCharType="end"/>
        </w:r>
      </w:hyperlink>
    </w:p>
    <w:p w14:paraId="0E62E48D" w14:textId="307A0576" w:rsidR="003A0EF2" w:rsidRDefault="003A0EF2">
      <w:pPr>
        <w:pStyle w:val="TOC2"/>
        <w:tabs>
          <w:tab w:val="right" w:leader="dot" w:pos="9350"/>
        </w:tabs>
        <w:rPr>
          <w:rFonts w:eastAsiaTheme="minorEastAsia"/>
          <w:noProof/>
          <w:kern w:val="2"/>
          <w:sz w:val="24"/>
          <w:szCs w:val="24"/>
          <w:lang w:val="en-US"/>
          <w14:ligatures w14:val="standardContextual"/>
        </w:rPr>
      </w:pPr>
      <w:hyperlink w:anchor="_Toc228782636" w:history="1">
        <w:r w:rsidRPr="0043422E">
          <w:rPr>
            <w:rStyle w:val="Hyperlink"/>
            <w:noProof/>
          </w:rPr>
          <w:t>3.10 Zahtevi kvaliteta</w:t>
        </w:r>
        <w:r>
          <w:rPr>
            <w:noProof/>
            <w:webHidden/>
          </w:rPr>
          <w:tab/>
        </w:r>
        <w:r>
          <w:rPr>
            <w:noProof/>
            <w:webHidden/>
          </w:rPr>
          <w:fldChar w:fldCharType="begin"/>
        </w:r>
        <w:r>
          <w:rPr>
            <w:noProof/>
            <w:webHidden/>
          </w:rPr>
          <w:instrText xml:space="preserve"> PAGEREF _Toc228782636 \h </w:instrText>
        </w:r>
        <w:r>
          <w:rPr>
            <w:noProof/>
            <w:webHidden/>
          </w:rPr>
        </w:r>
        <w:r>
          <w:rPr>
            <w:noProof/>
            <w:webHidden/>
          </w:rPr>
          <w:fldChar w:fldCharType="separate"/>
        </w:r>
        <w:r>
          <w:rPr>
            <w:noProof/>
            <w:webHidden/>
          </w:rPr>
          <w:t>45</w:t>
        </w:r>
        <w:r>
          <w:rPr>
            <w:noProof/>
            <w:webHidden/>
          </w:rPr>
          <w:fldChar w:fldCharType="end"/>
        </w:r>
      </w:hyperlink>
    </w:p>
    <w:p w14:paraId="02E6A4CE" w14:textId="5C89D676" w:rsidR="003A0EF2" w:rsidRDefault="003A0EF2">
      <w:pPr>
        <w:pStyle w:val="TOC2"/>
        <w:tabs>
          <w:tab w:val="right" w:leader="dot" w:pos="9350"/>
        </w:tabs>
        <w:rPr>
          <w:rFonts w:eastAsiaTheme="minorEastAsia"/>
          <w:noProof/>
          <w:kern w:val="2"/>
          <w:sz w:val="24"/>
          <w:szCs w:val="24"/>
          <w:lang w:val="en-US"/>
          <w14:ligatures w14:val="standardContextual"/>
        </w:rPr>
      </w:pPr>
      <w:hyperlink w:anchor="_Toc228782637" w:history="1">
        <w:r w:rsidRPr="0043422E">
          <w:rPr>
            <w:rStyle w:val="Hyperlink"/>
            <w:noProof/>
          </w:rPr>
          <w:t>3.11 Rizici i tehnološki dug</w:t>
        </w:r>
        <w:r>
          <w:rPr>
            <w:noProof/>
            <w:webHidden/>
          </w:rPr>
          <w:tab/>
        </w:r>
        <w:r>
          <w:rPr>
            <w:noProof/>
            <w:webHidden/>
          </w:rPr>
          <w:fldChar w:fldCharType="begin"/>
        </w:r>
        <w:r>
          <w:rPr>
            <w:noProof/>
            <w:webHidden/>
          </w:rPr>
          <w:instrText xml:space="preserve"> PAGEREF _Toc228782637 \h </w:instrText>
        </w:r>
        <w:r>
          <w:rPr>
            <w:noProof/>
            <w:webHidden/>
          </w:rPr>
        </w:r>
        <w:r>
          <w:rPr>
            <w:noProof/>
            <w:webHidden/>
          </w:rPr>
          <w:fldChar w:fldCharType="separate"/>
        </w:r>
        <w:r>
          <w:rPr>
            <w:noProof/>
            <w:webHidden/>
          </w:rPr>
          <w:t>46</w:t>
        </w:r>
        <w:r>
          <w:rPr>
            <w:noProof/>
            <w:webHidden/>
          </w:rPr>
          <w:fldChar w:fldCharType="end"/>
        </w:r>
      </w:hyperlink>
    </w:p>
    <w:p w14:paraId="654D336C" w14:textId="146C8AFF" w:rsidR="003A0EF2" w:rsidRDefault="003A0EF2">
      <w:pPr>
        <w:pStyle w:val="TOC2"/>
        <w:tabs>
          <w:tab w:val="right" w:leader="dot" w:pos="9350"/>
        </w:tabs>
        <w:rPr>
          <w:rFonts w:eastAsiaTheme="minorEastAsia"/>
          <w:noProof/>
          <w:kern w:val="2"/>
          <w:sz w:val="24"/>
          <w:szCs w:val="24"/>
          <w:lang w:val="en-US"/>
          <w14:ligatures w14:val="standardContextual"/>
        </w:rPr>
      </w:pPr>
      <w:hyperlink w:anchor="_Toc228782638" w:history="1">
        <w:r w:rsidRPr="0043422E">
          <w:rPr>
            <w:rStyle w:val="Hyperlink"/>
            <w:noProof/>
          </w:rPr>
          <w:t>3.12 Detaljno projektovanje</w:t>
        </w:r>
        <w:r>
          <w:rPr>
            <w:noProof/>
            <w:webHidden/>
          </w:rPr>
          <w:tab/>
        </w:r>
        <w:r>
          <w:rPr>
            <w:noProof/>
            <w:webHidden/>
          </w:rPr>
          <w:fldChar w:fldCharType="begin"/>
        </w:r>
        <w:r>
          <w:rPr>
            <w:noProof/>
            <w:webHidden/>
          </w:rPr>
          <w:instrText xml:space="preserve"> PAGEREF _Toc228782638 \h </w:instrText>
        </w:r>
        <w:r>
          <w:rPr>
            <w:noProof/>
            <w:webHidden/>
          </w:rPr>
        </w:r>
        <w:r>
          <w:rPr>
            <w:noProof/>
            <w:webHidden/>
          </w:rPr>
          <w:fldChar w:fldCharType="separate"/>
        </w:r>
        <w:r>
          <w:rPr>
            <w:noProof/>
            <w:webHidden/>
          </w:rPr>
          <w:t>46</w:t>
        </w:r>
        <w:r>
          <w:rPr>
            <w:noProof/>
            <w:webHidden/>
          </w:rPr>
          <w:fldChar w:fldCharType="end"/>
        </w:r>
      </w:hyperlink>
    </w:p>
    <w:p w14:paraId="5DBAA61A" w14:textId="2C7D852D" w:rsidR="003A0EF2" w:rsidRDefault="003A0EF2">
      <w:pPr>
        <w:pStyle w:val="TOC3"/>
        <w:tabs>
          <w:tab w:val="right" w:leader="dot" w:pos="9350"/>
        </w:tabs>
        <w:rPr>
          <w:rFonts w:eastAsiaTheme="minorEastAsia"/>
          <w:noProof/>
          <w:kern w:val="2"/>
          <w:sz w:val="24"/>
          <w:szCs w:val="24"/>
          <w:lang w:val="en-US"/>
          <w14:ligatures w14:val="standardContextual"/>
        </w:rPr>
      </w:pPr>
      <w:hyperlink w:anchor="_Toc228782639" w:history="1">
        <w:r w:rsidRPr="0043422E">
          <w:rPr>
            <w:rStyle w:val="Hyperlink"/>
            <w:noProof/>
          </w:rPr>
          <w:t>3.12.1 Analiza zahteva i projektovanje interfejsa</w:t>
        </w:r>
        <w:r>
          <w:rPr>
            <w:noProof/>
            <w:webHidden/>
          </w:rPr>
          <w:tab/>
        </w:r>
        <w:r>
          <w:rPr>
            <w:noProof/>
            <w:webHidden/>
          </w:rPr>
          <w:fldChar w:fldCharType="begin"/>
        </w:r>
        <w:r>
          <w:rPr>
            <w:noProof/>
            <w:webHidden/>
          </w:rPr>
          <w:instrText xml:space="preserve"> PAGEREF _Toc228782639 \h </w:instrText>
        </w:r>
        <w:r>
          <w:rPr>
            <w:noProof/>
            <w:webHidden/>
          </w:rPr>
        </w:r>
        <w:r>
          <w:rPr>
            <w:noProof/>
            <w:webHidden/>
          </w:rPr>
          <w:fldChar w:fldCharType="separate"/>
        </w:r>
        <w:r>
          <w:rPr>
            <w:noProof/>
            <w:webHidden/>
          </w:rPr>
          <w:t>46</w:t>
        </w:r>
        <w:r>
          <w:rPr>
            <w:noProof/>
            <w:webHidden/>
          </w:rPr>
          <w:fldChar w:fldCharType="end"/>
        </w:r>
      </w:hyperlink>
    </w:p>
    <w:p w14:paraId="5C832B8E" w14:textId="297EA1CA" w:rsidR="003A0EF2" w:rsidRDefault="003A0EF2">
      <w:pPr>
        <w:pStyle w:val="TOC4"/>
        <w:tabs>
          <w:tab w:val="right" w:leader="dot" w:pos="9350"/>
        </w:tabs>
        <w:rPr>
          <w:rFonts w:eastAsiaTheme="minorEastAsia"/>
          <w:noProof/>
          <w:kern w:val="2"/>
          <w:sz w:val="24"/>
          <w:szCs w:val="24"/>
          <w:lang w:val="en-US"/>
          <w14:ligatures w14:val="standardContextual"/>
        </w:rPr>
      </w:pPr>
      <w:hyperlink w:anchor="_Toc228782640" w:history="1">
        <w:r w:rsidRPr="0043422E">
          <w:rPr>
            <w:rStyle w:val="Hyperlink"/>
            <w:noProof/>
          </w:rPr>
          <w:t>3.12.1.1. Slučaj korišćenja 1 – Prijavljivanje korisnika</w:t>
        </w:r>
        <w:r>
          <w:rPr>
            <w:noProof/>
            <w:webHidden/>
          </w:rPr>
          <w:tab/>
        </w:r>
        <w:r>
          <w:rPr>
            <w:noProof/>
            <w:webHidden/>
          </w:rPr>
          <w:fldChar w:fldCharType="begin"/>
        </w:r>
        <w:r>
          <w:rPr>
            <w:noProof/>
            <w:webHidden/>
          </w:rPr>
          <w:instrText xml:space="preserve"> PAGEREF _Toc228782640 \h </w:instrText>
        </w:r>
        <w:r>
          <w:rPr>
            <w:noProof/>
            <w:webHidden/>
          </w:rPr>
        </w:r>
        <w:r>
          <w:rPr>
            <w:noProof/>
            <w:webHidden/>
          </w:rPr>
          <w:fldChar w:fldCharType="separate"/>
        </w:r>
        <w:r>
          <w:rPr>
            <w:noProof/>
            <w:webHidden/>
          </w:rPr>
          <w:t>47</w:t>
        </w:r>
        <w:r>
          <w:rPr>
            <w:noProof/>
            <w:webHidden/>
          </w:rPr>
          <w:fldChar w:fldCharType="end"/>
        </w:r>
      </w:hyperlink>
    </w:p>
    <w:p w14:paraId="2F2AC6F2" w14:textId="100D8F1B" w:rsidR="003A0EF2" w:rsidRDefault="003A0EF2">
      <w:pPr>
        <w:pStyle w:val="TOC4"/>
        <w:tabs>
          <w:tab w:val="right" w:leader="dot" w:pos="9350"/>
        </w:tabs>
        <w:rPr>
          <w:rFonts w:eastAsiaTheme="minorEastAsia"/>
          <w:noProof/>
          <w:kern w:val="2"/>
          <w:sz w:val="24"/>
          <w:szCs w:val="24"/>
          <w:lang w:val="en-US"/>
          <w14:ligatures w14:val="standardContextual"/>
        </w:rPr>
      </w:pPr>
      <w:hyperlink w:anchor="_Toc228782641" w:history="1">
        <w:r w:rsidRPr="0043422E">
          <w:rPr>
            <w:rStyle w:val="Hyperlink"/>
            <w:noProof/>
          </w:rPr>
          <w:t>3.12.1.2. Slučaj korišćenja 2 – Pregled svih ispita u aktuelnom ispitnom roku</w:t>
        </w:r>
        <w:r>
          <w:rPr>
            <w:noProof/>
            <w:webHidden/>
          </w:rPr>
          <w:tab/>
        </w:r>
        <w:r>
          <w:rPr>
            <w:noProof/>
            <w:webHidden/>
          </w:rPr>
          <w:fldChar w:fldCharType="begin"/>
        </w:r>
        <w:r>
          <w:rPr>
            <w:noProof/>
            <w:webHidden/>
          </w:rPr>
          <w:instrText xml:space="preserve"> PAGEREF _Toc228782641 \h </w:instrText>
        </w:r>
        <w:r>
          <w:rPr>
            <w:noProof/>
            <w:webHidden/>
          </w:rPr>
        </w:r>
        <w:r>
          <w:rPr>
            <w:noProof/>
            <w:webHidden/>
          </w:rPr>
          <w:fldChar w:fldCharType="separate"/>
        </w:r>
        <w:r>
          <w:rPr>
            <w:noProof/>
            <w:webHidden/>
          </w:rPr>
          <w:t>48</w:t>
        </w:r>
        <w:r>
          <w:rPr>
            <w:noProof/>
            <w:webHidden/>
          </w:rPr>
          <w:fldChar w:fldCharType="end"/>
        </w:r>
      </w:hyperlink>
    </w:p>
    <w:p w14:paraId="171EFC05" w14:textId="3E1245E9" w:rsidR="003A0EF2" w:rsidRDefault="003A0EF2">
      <w:pPr>
        <w:pStyle w:val="TOC4"/>
        <w:tabs>
          <w:tab w:val="right" w:leader="dot" w:pos="9350"/>
        </w:tabs>
        <w:rPr>
          <w:rFonts w:eastAsiaTheme="minorEastAsia"/>
          <w:noProof/>
          <w:kern w:val="2"/>
          <w:sz w:val="24"/>
          <w:szCs w:val="24"/>
          <w:lang w:val="en-US"/>
          <w14:ligatures w14:val="standardContextual"/>
        </w:rPr>
      </w:pPr>
      <w:hyperlink w:anchor="_Toc228782642" w:history="1">
        <w:r w:rsidRPr="0043422E">
          <w:rPr>
            <w:rStyle w:val="Hyperlink"/>
            <w:noProof/>
          </w:rPr>
          <w:t>3.12.1.3. Slučaj korišćenja 3 – Pregled studentovih ispita u aktuelnom ispitnom roku</w:t>
        </w:r>
        <w:r>
          <w:rPr>
            <w:noProof/>
            <w:webHidden/>
          </w:rPr>
          <w:tab/>
        </w:r>
        <w:r>
          <w:rPr>
            <w:noProof/>
            <w:webHidden/>
          </w:rPr>
          <w:fldChar w:fldCharType="begin"/>
        </w:r>
        <w:r>
          <w:rPr>
            <w:noProof/>
            <w:webHidden/>
          </w:rPr>
          <w:instrText xml:space="preserve"> PAGEREF _Toc228782642 \h </w:instrText>
        </w:r>
        <w:r>
          <w:rPr>
            <w:noProof/>
            <w:webHidden/>
          </w:rPr>
        </w:r>
        <w:r>
          <w:rPr>
            <w:noProof/>
            <w:webHidden/>
          </w:rPr>
          <w:fldChar w:fldCharType="separate"/>
        </w:r>
        <w:r>
          <w:rPr>
            <w:noProof/>
            <w:webHidden/>
          </w:rPr>
          <w:t>49</w:t>
        </w:r>
        <w:r>
          <w:rPr>
            <w:noProof/>
            <w:webHidden/>
          </w:rPr>
          <w:fldChar w:fldCharType="end"/>
        </w:r>
      </w:hyperlink>
    </w:p>
    <w:p w14:paraId="1AB717F2" w14:textId="47FA3AC9" w:rsidR="003A0EF2" w:rsidRDefault="003A0EF2">
      <w:pPr>
        <w:pStyle w:val="TOC4"/>
        <w:tabs>
          <w:tab w:val="right" w:leader="dot" w:pos="9350"/>
        </w:tabs>
        <w:rPr>
          <w:rFonts w:eastAsiaTheme="minorEastAsia"/>
          <w:noProof/>
          <w:kern w:val="2"/>
          <w:sz w:val="24"/>
          <w:szCs w:val="24"/>
          <w:lang w:val="en-US"/>
          <w14:ligatures w14:val="standardContextual"/>
        </w:rPr>
      </w:pPr>
      <w:hyperlink w:anchor="_Toc228782643" w:history="1">
        <w:r w:rsidRPr="0043422E">
          <w:rPr>
            <w:rStyle w:val="Hyperlink"/>
            <w:noProof/>
          </w:rPr>
          <w:t>3.12.1.4. Slučaj korišćenja 4 – Pregled uspešnih polaganja</w:t>
        </w:r>
        <w:r>
          <w:rPr>
            <w:noProof/>
            <w:webHidden/>
          </w:rPr>
          <w:tab/>
        </w:r>
        <w:r>
          <w:rPr>
            <w:noProof/>
            <w:webHidden/>
          </w:rPr>
          <w:fldChar w:fldCharType="begin"/>
        </w:r>
        <w:r>
          <w:rPr>
            <w:noProof/>
            <w:webHidden/>
          </w:rPr>
          <w:instrText xml:space="preserve"> PAGEREF _Toc228782643 \h </w:instrText>
        </w:r>
        <w:r>
          <w:rPr>
            <w:noProof/>
            <w:webHidden/>
          </w:rPr>
        </w:r>
        <w:r>
          <w:rPr>
            <w:noProof/>
            <w:webHidden/>
          </w:rPr>
          <w:fldChar w:fldCharType="separate"/>
        </w:r>
        <w:r>
          <w:rPr>
            <w:noProof/>
            <w:webHidden/>
          </w:rPr>
          <w:t>50</w:t>
        </w:r>
        <w:r>
          <w:rPr>
            <w:noProof/>
            <w:webHidden/>
          </w:rPr>
          <w:fldChar w:fldCharType="end"/>
        </w:r>
      </w:hyperlink>
    </w:p>
    <w:p w14:paraId="7D1E675E" w14:textId="624D9B4C" w:rsidR="003A0EF2" w:rsidRDefault="003A0EF2">
      <w:pPr>
        <w:pStyle w:val="TOC4"/>
        <w:tabs>
          <w:tab w:val="right" w:leader="dot" w:pos="9350"/>
        </w:tabs>
        <w:rPr>
          <w:rFonts w:eastAsiaTheme="minorEastAsia"/>
          <w:noProof/>
          <w:kern w:val="2"/>
          <w:sz w:val="24"/>
          <w:szCs w:val="24"/>
          <w:lang w:val="en-US"/>
          <w14:ligatures w14:val="standardContextual"/>
        </w:rPr>
      </w:pPr>
      <w:hyperlink w:anchor="_Toc228782644" w:history="1">
        <w:r w:rsidRPr="0043422E">
          <w:rPr>
            <w:rStyle w:val="Hyperlink"/>
            <w:noProof/>
          </w:rPr>
          <w:t>3.12.1.5. Slučaj korišćenja 5 – Prijavljivanje polaganja ispita</w:t>
        </w:r>
        <w:r>
          <w:rPr>
            <w:noProof/>
            <w:webHidden/>
          </w:rPr>
          <w:tab/>
        </w:r>
        <w:r>
          <w:rPr>
            <w:noProof/>
            <w:webHidden/>
          </w:rPr>
          <w:fldChar w:fldCharType="begin"/>
        </w:r>
        <w:r>
          <w:rPr>
            <w:noProof/>
            <w:webHidden/>
          </w:rPr>
          <w:instrText xml:space="preserve"> PAGEREF _Toc228782644 \h </w:instrText>
        </w:r>
        <w:r>
          <w:rPr>
            <w:noProof/>
            <w:webHidden/>
          </w:rPr>
        </w:r>
        <w:r>
          <w:rPr>
            <w:noProof/>
            <w:webHidden/>
          </w:rPr>
          <w:fldChar w:fldCharType="separate"/>
        </w:r>
        <w:r>
          <w:rPr>
            <w:noProof/>
            <w:webHidden/>
          </w:rPr>
          <w:t>52</w:t>
        </w:r>
        <w:r>
          <w:rPr>
            <w:noProof/>
            <w:webHidden/>
          </w:rPr>
          <w:fldChar w:fldCharType="end"/>
        </w:r>
      </w:hyperlink>
    </w:p>
    <w:p w14:paraId="127073CB" w14:textId="2DF2CB72" w:rsidR="003A0EF2" w:rsidRDefault="003A0EF2">
      <w:pPr>
        <w:pStyle w:val="TOC4"/>
        <w:tabs>
          <w:tab w:val="right" w:leader="dot" w:pos="9350"/>
        </w:tabs>
        <w:rPr>
          <w:rFonts w:eastAsiaTheme="minorEastAsia"/>
          <w:noProof/>
          <w:kern w:val="2"/>
          <w:sz w:val="24"/>
          <w:szCs w:val="24"/>
          <w:lang w:val="en-US"/>
          <w14:ligatures w14:val="standardContextual"/>
        </w:rPr>
      </w:pPr>
      <w:hyperlink w:anchor="_Toc228782645" w:history="1">
        <w:r w:rsidRPr="0043422E">
          <w:rPr>
            <w:rStyle w:val="Hyperlink"/>
            <w:noProof/>
          </w:rPr>
          <w:t>3.12.1.6. Slučaj korišćenja 6 – Odjavljivanje polaganja ispita</w:t>
        </w:r>
        <w:r>
          <w:rPr>
            <w:noProof/>
            <w:webHidden/>
          </w:rPr>
          <w:tab/>
        </w:r>
        <w:r>
          <w:rPr>
            <w:noProof/>
            <w:webHidden/>
          </w:rPr>
          <w:fldChar w:fldCharType="begin"/>
        </w:r>
        <w:r>
          <w:rPr>
            <w:noProof/>
            <w:webHidden/>
          </w:rPr>
          <w:instrText xml:space="preserve"> PAGEREF _Toc228782645 \h </w:instrText>
        </w:r>
        <w:r>
          <w:rPr>
            <w:noProof/>
            <w:webHidden/>
          </w:rPr>
        </w:r>
        <w:r>
          <w:rPr>
            <w:noProof/>
            <w:webHidden/>
          </w:rPr>
          <w:fldChar w:fldCharType="separate"/>
        </w:r>
        <w:r>
          <w:rPr>
            <w:noProof/>
            <w:webHidden/>
          </w:rPr>
          <w:t>54</w:t>
        </w:r>
        <w:r>
          <w:rPr>
            <w:noProof/>
            <w:webHidden/>
          </w:rPr>
          <w:fldChar w:fldCharType="end"/>
        </w:r>
      </w:hyperlink>
    </w:p>
    <w:p w14:paraId="7F16E2EC" w14:textId="2F5280E4" w:rsidR="003A0EF2" w:rsidRDefault="003A0EF2">
      <w:pPr>
        <w:pStyle w:val="TOC4"/>
        <w:tabs>
          <w:tab w:val="right" w:leader="dot" w:pos="9350"/>
        </w:tabs>
        <w:rPr>
          <w:rFonts w:eastAsiaTheme="minorEastAsia"/>
          <w:noProof/>
          <w:kern w:val="2"/>
          <w:sz w:val="24"/>
          <w:szCs w:val="24"/>
          <w:lang w:val="en-US"/>
          <w14:ligatures w14:val="standardContextual"/>
        </w:rPr>
      </w:pPr>
      <w:hyperlink w:anchor="_Toc228782646" w:history="1">
        <w:r w:rsidRPr="0043422E">
          <w:rPr>
            <w:rStyle w:val="Hyperlink"/>
            <w:noProof/>
          </w:rPr>
          <w:t>3.12.1.7 Slučaj korišćenja 7 – Ocenjivanje prijave studenata</w:t>
        </w:r>
        <w:r>
          <w:rPr>
            <w:noProof/>
            <w:webHidden/>
          </w:rPr>
          <w:tab/>
        </w:r>
        <w:r>
          <w:rPr>
            <w:noProof/>
            <w:webHidden/>
          </w:rPr>
          <w:fldChar w:fldCharType="begin"/>
        </w:r>
        <w:r>
          <w:rPr>
            <w:noProof/>
            <w:webHidden/>
          </w:rPr>
          <w:instrText xml:space="preserve"> PAGEREF _Toc228782646 \h </w:instrText>
        </w:r>
        <w:r>
          <w:rPr>
            <w:noProof/>
            <w:webHidden/>
          </w:rPr>
        </w:r>
        <w:r>
          <w:rPr>
            <w:noProof/>
            <w:webHidden/>
          </w:rPr>
          <w:fldChar w:fldCharType="separate"/>
        </w:r>
        <w:r>
          <w:rPr>
            <w:noProof/>
            <w:webHidden/>
          </w:rPr>
          <w:t>55</w:t>
        </w:r>
        <w:r>
          <w:rPr>
            <w:noProof/>
            <w:webHidden/>
          </w:rPr>
          <w:fldChar w:fldCharType="end"/>
        </w:r>
      </w:hyperlink>
    </w:p>
    <w:p w14:paraId="2C0C7012" w14:textId="024811C5" w:rsidR="003A0EF2" w:rsidRDefault="003A0EF2">
      <w:pPr>
        <w:pStyle w:val="TOC4"/>
        <w:tabs>
          <w:tab w:val="right" w:leader="dot" w:pos="9350"/>
        </w:tabs>
        <w:rPr>
          <w:rFonts w:eastAsiaTheme="minorEastAsia"/>
          <w:noProof/>
          <w:kern w:val="2"/>
          <w:sz w:val="24"/>
          <w:szCs w:val="24"/>
          <w:lang w:val="en-US"/>
          <w14:ligatures w14:val="standardContextual"/>
        </w:rPr>
      </w:pPr>
      <w:hyperlink w:anchor="_Toc228782647" w:history="1">
        <w:r w:rsidRPr="0043422E">
          <w:rPr>
            <w:rStyle w:val="Hyperlink"/>
            <w:noProof/>
          </w:rPr>
          <w:t>3.12.1.8. Slučaj korišćenja 8 – Odjavljivanje korisnika</w:t>
        </w:r>
        <w:r>
          <w:rPr>
            <w:noProof/>
            <w:webHidden/>
          </w:rPr>
          <w:tab/>
        </w:r>
        <w:r>
          <w:rPr>
            <w:noProof/>
            <w:webHidden/>
          </w:rPr>
          <w:fldChar w:fldCharType="begin"/>
        </w:r>
        <w:r>
          <w:rPr>
            <w:noProof/>
            <w:webHidden/>
          </w:rPr>
          <w:instrText xml:space="preserve"> PAGEREF _Toc228782647 \h </w:instrText>
        </w:r>
        <w:r>
          <w:rPr>
            <w:noProof/>
            <w:webHidden/>
          </w:rPr>
        </w:r>
        <w:r>
          <w:rPr>
            <w:noProof/>
            <w:webHidden/>
          </w:rPr>
          <w:fldChar w:fldCharType="separate"/>
        </w:r>
        <w:r>
          <w:rPr>
            <w:noProof/>
            <w:webHidden/>
          </w:rPr>
          <w:t>57</w:t>
        </w:r>
        <w:r>
          <w:rPr>
            <w:noProof/>
            <w:webHidden/>
          </w:rPr>
          <w:fldChar w:fldCharType="end"/>
        </w:r>
      </w:hyperlink>
    </w:p>
    <w:p w14:paraId="74343196" w14:textId="692EE600" w:rsidR="003A0EF2" w:rsidRDefault="003A0EF2">
      <w:pPr>
        <w:pStyle w:val="TOC4"/>
        <w:tabs>
          <w:tab w:val="right" w:leader="dot" w:pos="9350"/>
        </w:tabs>
        <w:rPr>
          <w:rFonts w:eastAsiaTheme="minorEastAsia"/>
          <w:noProof/>
          <w:kern w:val="2"/>
          <w:sz w:val="24"/>
          <w:szCs w:val="24"/>
          <w:lang w:val="en-US"/>
          <w14:ligatures w14:val="standardContextual"/>
        </w:rPr>
      </w:pPr>
      <w:hyperlink w:anchor="_Toc228782648" w:history="1">
        <w:r w:rsidRPr="0043422E">
          <w:rPr>
            <w:rStyle w:val="Hyperlink"/>
            <w:noProof/>
          </w:rPr>
          <w:t>3.12.1.9. Slučaj korišćenja 9 – Pregled izveštaja ispita</w:t>
        </w:r>
        <w:r>
          <w:rPr>
            <w:noProof/>
            <w:webHidden/>
          </w:rPr>
          <w:tab/>
        </w:r>
        <w:r>
          <w:rPr>
            <w:noProof/>
            <w:webHidden/>
          </w:rPr>
          <w:fldChar w:fldCharType="begin"/>
        </w:r>
        <w:r>
          <w:rPr>
            <w:noProof/>
            <w:webHidden/>
          </w:rPr>
          <w:instrText xml:space="preserve"> PAGEREF _Toc228782648 \h </w:instrText>
        </w:r>
        <w:r>
          <w:rPr>
            <w:noProof/>
            <w:webHidden/>
          </w:rPr>
        </w:r>
        <w:r>
          <w:rPr>
            <w:noProof/>
            <w:webHidden/>
          </w:rPr>
          <w:fldChar w:fldCharType="separate"/>
        </w:r>
        <w:r>
          <w:rPr>
            <w:noProof/>
            <w:webHidden/>
          </w:rPr>
          <w:t>57</w:t>
        </w:r>
        <w:r>
          <w:rPr>
            <w:noProof/>
            <w:webHidden/>
          </w:rPr>
          <w:fldChar w:fldCharType="end"/>
        </w:r>
      </w:hyperlink>
    </w:p>
    <w:p w14:paraId="115F3989" w14:textId="293AF76C" w:rsidR="003A0EF2" w:rsidRDefault="003A0EF2">
      <w:pPr>
        <w:pStyle w:val="TOC4"/>
        <w:tabs>
          <w:tab w:val="right" w:leader="dot" w:pos="9350"/>
        </w:tabs>
        <w:rPr>
          <w:rFonts w:eastAsiaTheme="minorEastAsia"/>
          <w:noProof/>
          <w:kern w:val="2"/>
          <w:sz w:val="24"/>
          <w:szCs w:val="24"/>
          <w:lang w:val="en-US"/>
          <w14:ligatures w14:val="standardContextual"/>
        </w:rPr>
      </w:pPr>
      <w:hyperlink w:anchor="_Toc228782649" w:history="1">
        <w:r w:rsidRPr="0043422E">
          <w:rPr>
            <w:rStyle w:val="Hyperlink"/>
            <w:noProof/>
          </w:rPr>
          <w:t xml:space="preserve">3.12.1.10. Slučaj korišćenja 10 – Pregled izveštaja predmeta u </w:t>
        </w:r>
        <w:r w:rsidRPr="0043422E">
          <w:rPr>
            <w:rStyle w:val="Hyperlink"/>
            <w:noProof/>
            <w:lang w:val="en-US"/>
          </w:rPr>
          <w:t>školskoj godini</w:t>
        </w:r>
        <w:r>
          <w:rPr>
            <w:noProof/>
            <w:webHidden/>
          </w:rPr>
          <w:tab/>
        </w:r>
        <w:r>
          <w:rPr>
            <w:noProof/>
            <w:webHidden/>
          </w:rPr>
          <w:fldChar w:fldCharType="begin"/>
        </w:r>
        <w:r>
          <w:rPr>
            <w:noProof/>
            <w:webHidden/>
          </w:rPr>
          <w:instrText xml:space="preserve"> PAGEREF _Toc228782649 \h </w:instrText>
        </w:r>
        <w:r>
          <w:rPr>
            <w:noProof/>
            <w:webHidden/>
          </w:rPr>
        </w:r>
        <w:r>
          <w:rPr>
            <w:noProof/>
            <w:webHidden/>
          </w:rPr>
          <w:fldChar w:fldCharType="separate"/>
        </w:r>
        <w:r>
          <w:rPr>
            <w:noProof/>
            <w:webHidden/>
          </w:rPr>
          <w:t>60</w:t>
        </w:r>
        <w:r>
          <w:rPr>
            <w:noProof/>
            <w:webHidden/>
          </w:rPr>
          <w:fldChar w:fldCharType="end"/>
        </w:r>
      </w:hyperlink>
    </w:p>
    <w:p w14:paraId="0D2F01EF" w14:textId="725158D3" w:rsidR="003A0EF2" w:rsidRDefault="003A0EF2">
      <w:pPr>
        <w:pStyle w:val="TOC1"/>
        <w:rPr>
          <w:rFonts w:eastAsiaTheme="minorEastAsia"/>
          <w:noProof/>
          <w:kern w:val="2"/>
          <w:sz w:val="24"/>
          <w:szCs w:val="24"/>
          <w:lang w:val="en-US"/>
          <w14:ligatures w14:val="standardContextual"/>
        </w:rPr>
      </w:pPr>
      <w:hyperlink w:anchor="_Toc228782650" w:history="1">
        <w:r w:rsidRPr="0043422E">
          <w:rPr>
            <w:rStyle w:val="Hyperlink"/>
            <w:rFonts w:eastAsia="Times New Roman"/>
            <w:noProof/>
          </w:rPr>
          <w:t>4. Studijski primer - prikaz realizovanog rešenja</w:t>
        </w:r>
        <w:r>
          <w:rPr>
            <w:noProof/>
            <w:webHidden/>
          </w:rPr>
          <w:tab/>
        </w:r>
        <w:r>
          <w:rPr>
            <w:noProof/>
            <w:webHidden/>
          </w:rPr>
          <w:fldChar w:fldCharType="begin"/>
        </w:r>
        <w:r>
          <w:rPr>
            <w:noProof/>
            <w:webHidden/>
          </w:rPr>
          <w:instrText xml:space="preserve"> PAGEREF _Toc228782650 \h </w:instrText>
        </w:r>
        <w:r>
          <w:rPr>
            <w:noProof/>
            <w:webHidden/>
          </w:rPr>
        </w:r>
        <w:r>
          <w:rPr>
            <w:noProof/>
            <w:webHidden/>
          </w:rPr>
          <w:fldChar w:fldCharType="separate"/>
        </w:r>
        <w:r>
          <w:rPr>
            <w:noProof/>
            <w:webHidden/>
          </w:rPr>
          <w:t>62</w:t>
        </w:r>
        <w:r>
          <w:rPr>
            <w:noProof/>
            <w:webHidden/>
          </w:rPr>
          <w:fldChar w:fldCharType="end"/>
        </w:r>
      </w:hyperlink>
    </w:p>
    <w:p w14:paraId="5F69D409" w14:textId="107F4EF6" w:rsidR="003A0EF2" w:rsidRDefault="003A0EF2">
      <w:pPr>
        <w:pStyle w:val="TOC2"/>
        <w:tabs>
          <w:tab w:val="right" w:leader="dot" w:pos="9350"/>
        </w:tabs>
        <w:rPr>
          <w:rFonts w:eastAsiaTheme="minorEastAsia"/>
          <w:noProof/>
          <w:kern w:val="2"/>
          <w:sz w:val="24"/>
          <w:szCs w:val="24"/>
          <w:lang w:val="en-US"/>
          <w14:ligatures w14:val="standardContextual"/>
        </w:rPr>
      </w:pPr>
      <w:hyperlink w:anchor="_Toc228782651" w:history="1">
        <w:r w:rsidRPr="0043422E">
          <w:rPr>
            <w:rStyle w:val="Hyperlink"/>
            <w:noProof/>
          </w:rPr>
          <w:t>4.1 Implementacija na klijentskoj strani</w:t>
        </w:r>
        <w:r>
          <w:rPr>
            <w:noProof/>
            <w:webHidden/>
          </w:rPr>
          <w:tab/>
        </w:r>
        <w:r>
          <w:rPr>
            <w:noProof/>
            <w:webHidden/>
          </w:rPr>
          <w:fldChar w:fldCharType="begin"/>
        </w:r>
        <w:r>
          <w:rPr>
            <w:noProof/>
            <w:webHidden/>
          </w:rPr>
          <w:instrText xml:space="preserve"> PAGEREF _Toc228782651 \h </w:instrText>
        </w:r>
        <w:r>
          <w:rPr>
            <w:noProof/>
            <w:webHidden/>
          </w:rPr>
        </w:r>
        <w:r>
          <w:rPr>
            <w:noProof/>
            <w:webHidden/>
          </w:rPr>
          <w:fldChar w:fldCharType="separate"/>
        </w:r>
        <w:r>
          <w:rPr>
            <w:noProof/>
            <w:webHidden/>
          </w:rPr>
          <w:t>62</w:t>
        </w:r>
        <w:r>
          <w:rPr>
            <w:noProof/>
            <w:webHidden/>
          </w:rPr>
          <w:fldChar w:fldCharType="end"/>
        </w:r>
      </w:hyperlink>
    </w:p>
    <w:p w14:paraId="79F84F88" w14:textId="7DB9345D" w:rsidR="003A0EF2" w:rsidRDefault="003A0EF2">
      <w:pPr>
        <w:pStyle w:val="TOC2"/>
        <w:tabs>
          <w:tab w:val="right" w:leader="dot" w:pos="9350"/>
        </w:tabs>
        <w:rPr>
          <w:rFonts w:eastAsiaTheme="minorEastAsia"/>
          <w:noProof/>
          <w:kern w:val="2"/>
          <w:sz w:val="24"/>
          <w:szCs w:val="24"/>
          <w:lang w:val="en-US"/>
          <w14:ligatures w14:val="standardContextual"/>
        </w:rPr>
      </w:pPr>
      <w:hyperlink w:anchor="_Toc228782652" w:history="1">
        <w:r w:rsidRPr="0043422E">
          <w:rPr>
            <w:rStyle w:val="Hyperlink"/>
            <w:noProof/>
          </w:rPr>
          <w:t>4.2 Implementacija na serverskoj strani</w:t>
        </w:r>
        <w:r>
          <w:rPr>
            <w:noProof/>
            <w:webHidden/>
          </w:rPr>
          <w:tab/>
        </w:r>
        <w:r>
          <w:rPr>
            <w:noProof/>
            <w:webHidden/>
          </w:rPr>
          <w:fldChar w:fldCharType="begin"/>
        </w:r>
        <w:r>
          <w:rPr>
            <w:noProof/>
            <w:webHidden/>
          </w:rPr>
          <w:instrText xml:space="preserve"> PAGEREF _Toc228782652 \h </w:instrText>
        </w:r>
        <w:r>
          <w:rPr>
            <w:noProof/>
            <w:webHidden/>
          </w:rPr>
        </w:r>
        <w:r>
          <w:rPr>
            <w:noProof/>
            <w:webHidden/>
          </w:rPr>
          <w:fldChar w:fldCharType="separate"/>
        </w:r>
        <w:r>
          <w:rPr>
            <w:noProof/>
            <w:webHidden/>
          </w:rPr>
          <w:t>69</w:t>
        </w:r>
        <w:r>
          <w:rPr>
            <w:noProof/>
            <w:webHidden/>
          </w:rPr>
          <w:fldChar w:fldCharType="end"/>
        </w:r>
      </w:hyperlink>
    </w:p>
    <w:p w14:paraId="461014AF" w14:textId="32F28F42" w:rsidR="003A0EF2" w:rsidRDefault="003A0EF2">
      <w:pPr>
        <w:pStyle w:val="TOC4"/>
        <w:tabs>
          <w:tab w:val="right" w:leader="dot" w:pos="9350"/>
        </w:tabs>
        <w:rPr>
          <w:rFonts w:eastAsiaTheme="minorEastAsia"/>
          <w:noProof/>
          <w:kern w:val="2"/>
          <w:sz w:val="24"/>
          <w:szCs w:val="24"/>
          <w:lang w:val="en-US"/>
          <w14:ligatures w14:val="standardContextual"/>
        </w:rPr>
      </w:pPr>
      <w:hyperlink w:anchor="_Toc228782653" w:history="1">
        <w:r w:rsidRPr="0043422E">
          <w:rPr>
            <w:rStyle w:val="Hyperlink"/>
            <w:noProof/>
          </w:rPr>
          <w:t>4.2.1 Konfiguracija na serverskoj strani: konekcije prema bazi i migracija dummy podataka</w:t>
        </w:r>
        <w:r>
          <w:rPr>
            <w:noProof/>
            <w:webHidden/>
          </w:rPr>
          <w:tab/>
        </w:r>
        <w:r>
          <w:rPr>
            <w:noProof/>
            <w:webHidden/>
          </w:rPr>
          <w:fldChar w:fldCharType="begin"/>
        </w:r>
        <w:r>
          <w:rPr>
            <w:noProof/>
            <w:webHidden/>
          </w:rPr>
          <w:instrText xml:space="preserve"> PAGEREF _Toc228782653 \h </w:instrText>
        </w:r>
        <w:r>
          <w:rPr>
            <w:noProof/>
            <w:webHidden/>
          </w:rPr>
        </w:r>
        <w:r>
          <w:rPr>
            <w:noProof/>
            <w:webHidden/>
          </w:rPr>
          <w:fldChar w:fldCharType="separate"/>
        </w:r>
        <w:r>
          <w:rPr>
            <w:noProof/>
            <w:webHidden/>
          </w:rPr>
          <w:t>71</w:t>
        </w:r>
        <w:r>
          <w:rPr>
            <w:noProof/>
            <w:webHidden/>
          </w:rPr>
          <w:fldChar w:fldCharType="end"/>
        </w:r>
      </w:hyperlink>
    </w:p>
    <w:p w14:paraId="71F65636" w14:textId="17D56FDA" w:rsidR="003A0EF2" w:rsidRDefault="003A0EF2">
      <w:pPr>
        <w:pStyle w:val="TOC2"/>
        <w:tabs>
          <w:tab w:val="right" w:leader="dot" w:pos="9350"/>
        </w:tabs>
        <w:rPr>
          <w:rFonts w:eastAsiaTheme="minorEastAsia"/>
          <w:noProof/>
          <w:kern w:val="2"/>
          <w:sz w:val="24"/>
          <w:szCs w:val="24"/>
          <w:lang w:val="en-US"/>
          <w14:ligatures w14:val="standardContextual"/>
        </w:rPr>
      </w:pPr>
      <w:hyperlink w:anchor="_Toc228782654" w:history="1">
        <w:r w:rsidRPr="0043422E">
          <w:rPr>
            <w:rStyle w:val="Hyperlink"/>
            <w:noProof/>
          </w:rPr>
          <w:t>4.3 Implementacija i korisničko uputsvo</w:t>
        </w:r>
        <w:r>
          <w:rPr>
            <w:noProof/>
            <w:webHidden/>
          </w:rPr>
          <w:tab/>
        </w:r>
        <w:r>
          <w:rPr>
            <w:noProof/>
            <w:webHidden/>
          </w:rPr>
          <w:fldChar w:fldCharType="begin"/>
        </w:r>
        <w:r>
          <w:rPr>
            <w:noProof/>
            <w:webHidden/>
          </w:rPr>
          <w:instrText xml:space="preserve"> PAGEREF _Toc228782654 \h </w:instrText>
        </w:r>
        <w:r>
          <w:rPr>
            <w:noProof/>
            <w:webHidden/>
          </w:rPr>
        </w:r>
        <w:r>
          <w:rPr>
            <w:noProof/>
            <w:webHidden/>
          </w:rPr>
          <w:fldChar w:fldCharType="separate"/>
        </w:r>
        <w:r>
          <w:rPr>
            <w:noProof/>
            <w:webHidden/>
          </w:rPr>
          <w:t>73</w:t>
        </w:r>
        <w:r>
          <w:rPr>
            <w:noProof/>
            <w:webHidden/>
          </w:rPr>
          <w:fldChar w:fldCharType="end"/>
        </w:r>
      </w:hyperlink>
    </w:p>
    <w:p w14:paraId="12565141" w14:textId="50620D90" w:rsidR="003A0EF2" w:rsidRDefault="003A0EF2">
      <w:pPr>
        <w:pStyle w:val="TOC3"/>
        <w:tabs>
          <w:tab w:val="right" w:leader="dot" w:pos="9350"/>
        </w:tabs>
        <w:rPr>
          <w:rFonts w:eastAsiaTheme="minorEastAsia"/>
          <w:noProof/>
          <w:kern w:val="2"/>
          <w:sz w:val="24"/>
          <w:szCs w:val="24"/>
          <w:lang w:val="en-US"/>
          <w14:ligatures w14:val="standardContextual"/>
        </w:rPr>
      </w:pPr>
      <w:hyperlink w:anchor="_Toc228782655" w:history="1">
        <w:r w:rsidRPr="0043422E">
          <w:rPr>
            <w:rStyle w:val="Hyperlink"/>
            <w:noProof/>
          </w:rPr>
          <w:t>4.3.1  Uputstvo SK1: Prijavljivanje korisnika</w:t>
        </w:r>
        <w:r>
          <w:rPr>
            <w:noProof/>
            <w:webHidden/>
          </w:rPr>
          <w:tab/>
        </w:r>
        <w:r>
          <w:rPr>
            <w:noProof/>
            <w:webHidden/>
          </w:rPr>
          <w:fldChar w:fldCharType="begin"/>
        </w:r>
        <w:r>
          <w:rPr>
            <w:noProof/>
            <w:webHidden/>
          </w:rPr>
          <w:instrText xml:space="preserve"> PAGEREF _Toc228782655 \h </w:instrText>
        </w:r>
        <w:r>
          <w:rPr>
            <w:noProof/>
            <w:webHidden/>
          </w:rPr>
        </w:r>
        <w:r>
          <w:rPr>
            <w:noProof/>
            <w:webHidden/>
          </w:rPr>
          <w:fldChar w:fldCharType="separate"/>
        </w:r>
        <w:r>
          <w:rPr>
            <w:noProof/>
            <w:webHidden/>
          </w:rPr>
          <w:t>73</w:t>
        </w:r>
        <w:r>
          <w:rPr>
            <w:noProof/>
            <w:webHidden/>
          </w:rPr>
          <w:fldChar w:fldCharType="end"/>
        </w:r>
      </w:hyperlink>
    </w:p>
    <w:p w14:paraId="1477D301" w14:textId="465596A6" w:rsidR="003A0EF2" w:rsidRDefault="003A0EF2">
      <w:pPr>
        <w:pStyle w:val="TOC3"/>
        <w:tabs>
          <w:tab w:val="right" w:leader="dot" w:pos="9350"/>
        </w:tabs>
        <w:rPr>
          <w:rFonts w:eastAsiaTheme="minorEastAsia"/>
          <w:noProof/>
          <w:kern w:val="2"/>
          <w:sz w:val="24"/>
          <w:szCs w:val="24"/>
          <w:lang w:val="en-US"/>
          <w14:ligatures w14:val="standardContextual"/>
        </w:rPr>
      </w:pPr>
      <w:hyperlink w:anchor="_Toc228782656" w:history="1">
        <w:r w:rsidRPr="0043422E">
          <w:rPr>
            <w:rStyle w:val="Hyperlink"/>
            <w:noProof/>
          </w:rPr>
          <w:t>4.2.2 Uputstvo SK2: Pregled svih ispita u aktuelnom ispitnom roku</w:t>
        </w:r>
        <w:r>
          <w:rPr>
            <w:noProof/>
            <w:webHidden/>
          </w:rPr>
          <w:tab/>
        </w:r>
        <w:r>
          <w:rPr>
            <w:noProof/>
            <w:webHidden/>
          </w:rPr>
          <w:fldChar w:fldCharType="begin"/>
        </w:r>
        <w:r>
          <w:rPr>
            <w:noProof/>
            <w:webHidden/>
          </w:rPr>
          <w:instrText xml:space="preserve"> PAGEREF _Toc228782656 \h </w:instrText>
        </w:r>
        <w:r>
          <w:rPr>
            <w:noProof/>
            <w:webHidden/>
          </w:rPr>
        </w:r>
        <w:r>
          <w:rPr>
            <w:noProof/>
            <w:webHidden/>
          </w:rPr>
          <w:fldChar w:fldCharType="separate"/>
        </w:r>
        <w:r>
          <w:rPr>
            <w:noProof/>
            <w:webHidden/>
          </w:rPr>
          <w:t>77</w:t>
        </w:r>
        <w:r>
          <w:rPr>
            <w:noProof/>
            <w:webHidden/>
          </w:rPr>
          <w:fldChar w:fldCharType="end"/>
        </w:r>
      </w:hyperlink>
    </w:p>
    <w:p w14:paraId="53E67D2B" w14:textId="67281485" w:rsidR="003A0EF2" w:rsidRDefault="003A0EF2">
      <w:pPr>
        <w:pStyle w:val="TOC3"/>
        <w:tabs>
          <w:tab w:val="right" w:leader="dot" w:pos="9350"/>
        </w:tabs>
        <w:rPr>
          <w:rFonts w:eastAsiaTheme="minorEastAsia"/>
          <w:noProof/>
          <w:kern w:val="2"/>
          <w:sz w:val="24"/>
          <w:szCs w:val="24"/>
          <w:lang w:val="en-US"/>
          <w14:ligatures w14:val="standardContextual"/>
        </w:rPr>
      </w:pPr>
      <w:hyperlink w:anchor="_Toc228782657" w:history="1">
        <w:r w:rsidRPr="0043422E">
          <w:rPr>
            <w:rStyle w:val="Hyperlink"/>
            <w:noProof/>
          </w:rPr>
          <w:t>4.2.3 Uputstvo SK3: Pregled studentovih ispita u aktuelnom ispitnom roku</w:t>
        </w:r>
        <w:r>
          <w:rPr>
            <w:noProof/>
            <w:webHidden/>
          </w:rPr>
          <w:tab/>
        </w:r>
        <w:r>
          <w:rPr>
            <w:noProof/>
            <w:webHidden/>
          </w:rPr>
          <w:fldChar w:fldCharType="begin"/>
        </w:r>
        <w:r>
          <w:rPr>
            <w:noProof/>
            <w:webHidden/>
          </w:rPr>
          <w:instrText xml:space="preserve"> PAGEREF _Toc228782657 \h </w:instrText>
        </w:r>
        <w:r>
          <w:rPr>
            <w:noProof/>
            <w:webHidden/>
          </w:rPr>
        </w:r>
        <w:r>
          <w:rPr>
            <w:noProof/>
            <w:webHidden/>
          </w:rPr>
          <w:fldChar w:fldCharType="separate"/>
        </w:r>
        <w:r>
          <w:rPr>
            <w:noProof/>
            <w:webHidden/>
          </w:rPr>
          <w:t>79</w:t>
        </w:r>
        <w:r>
          <w:rPr>
            <w:noProof/>
            <w:webHidden/>
          </w:rPr>
          <w:fldChar w:fldCharType="end"/>
        </w:r>
      </w:hyperlink>
    </w:p>
    <w:p w14:paraId="4C5CB01D" w14:textId="5A2E2F6B" w:rsidR="003A0EF2" w:rsidRDefault="003A0EF2">
      <w:pPr>
        <w:pStyle w:val="TOC3"/>
        <w:tabs>
          <w:tab w:val="right" w:leader="dot" w:pos="9350"/>
        </w:tabs>
        <w:rPr>
          <w:rFonts w:eastAsiaTheme="minorEastAsia"/>
          <w:noProof/>
          <w:kern w:val="2"/>
          <w:sz w:val="24"/>
          <w:szCs w:val="24"/>
          <w:lang w:val="en-US"/>
          <w14:ligatures w14:val="standardContextual"/>
        </w:rPr>
      </w:pPr>
      <w:hyperlink w:anchor="_Toc228782658" w:history="1">
        <w:r w:rsidRPr="0043422E">
          <w:rPr>
            <w:rStyle w:val="Hyperlink"/>
            <w:noProof/>
          </w:rPr>
          <w:t>4.2.4 Uputstvo SK4: Pregled uspešnih polaganja ispita</w:t>
        </w:r>
        <w:r>
          <w:rPr>
            <w:noProof/>
            <w:webHidden/>
          </w:rPr>
          <w:tab/>
        </w:r>
        <w:r>
          <w:rPr>
            <w:noProof/>
            <w:webHidden/>
          </w:rPr>
          <w:fldChar w:fldCharType="begin"/>
        </w:r>
        <w:r>
          <w:rPr>
            <w:noProof/>
            <w:webHidden/>
          </w:rPr>
          <w:instrText xml:space="preserve"> PAGEREF _Toc228782658 \h </w:instrText>
        </w:r>
        <w:r>
          <w:rPr>
            <w:noProof/>
            <w:webHidden/>
          </w:rPr>
        </w:r>
        <w:r>
          <w:rPr>
            <w:noProof/>
            <w:webHidden/>
          </w:rPr>
          <w:fldChar w:fldCharType="separate"/>
        </w:r>
        <w:r>
          <w:rPr>
            <w:noProof/>
            <w:webHidden/>
          </w:rPr>
          <w:t>81</w:t>
        </w:r>
        <w:r>
          <w:rPr>
            <w:noProof/>
            <w:webHidden/>
          </w:rPr>
          <w:fldChar w:fldCharType="end"/>
        </w:r>
      </w:hyperlink>
    </w:p>
    <w:p w14:paraId="1ADD2C0B" w14:textId="3907F7AF" w:rsidR="003A0EF2" w:rsidRDefault="003A0EF2">
      <w:pPr>
        <w:pStyle w:val="TOC3"/>
        <w:tabs>
          <w:tab w:val="right" w:leader="dot" w:pos="9350"/>
        </w:tabs>
        <w:rPr>
          <w:rFonts w:eastAsiaTheme="minorEastAsia"/>
          <w:noProof/>
          <w:kern w:val="2"/>
          <w:sz w:val="24"/>
          <w:szCs w:val="24"/>
          <w:lang w:val="en-US"/>
          <w14:ligatures w14:val="standardContextual"/>
        </w:rPr>
      </w:pPr>
      <w:hyperlink w:anchor="_Toc228782659" w:history="1">
        <w:r w:rsidRPr="0043422E">
          <w:rPr>
            <w:rStyle w:val="Hyperlink"/>
            <w:noProof/>
          </w:rPr>
          <w:t>4.2.5 Uputstvo SK5: Prijavljivanje polaganja ispita</w:t>
        </w:r>
        <w:r>
          <w:rPr>
            <w:noProof/>
            <w:webHidden/>
          </w:rPr>
          <w:tab/>
        </w:r>
        <w:r>
          <w:rPr>
            <w:noProof/>
            <w:webHidden/>
          </w:rPr>
          <w:fldChar w:fldCharType="begin"/>
        </w:r>
        <w:r>
          <w:rPr>
            <w:noProof/>
            <w:webHidden/>
          </w:rPr>
          <w:instrText xml:space="preserve"> PAGEREF _Toc228782659 \h </w:instrText>
        </w:r>
        <w:r>
          <w:rPr>
            <w:noProof/>
            <w:webHidden/>
          </w:rPr>
        </w:r>
        <w:r>
          <w:rPr>
            <w:noProof/>
            <w:webHidden/>
          </w:rPr>
          <w:fldChar w:fldCharType="separate"/>
        </w:r>
        <w:r>
          <w:rPr>
            <w:noProof/>
            <w:webHidden/>
          </w:rPr>
          <w:t>86</w:t>
        </w:r>
        <w:r>
          <w:rPr>
            <w:noProof/>
            <w:webHidden/>
          </w:rPr>
          <w:fldChar w:fldCharType="end"/>
        </w:r>
      </w:hyperlink>
    </w:p>
    <w:p w14:paraId="31EF5DDD" w14:textId="33CB6C10" w:rsidR="003A0EF2" w:rsidRDefault="003A0EF2">
      <w:pPr>
        <w:pStyle w:val="TOC3"/>
        <w:tabs>
          <w:tab w:val="right" w:leader="dot" w:pos="9350"/>
        </w:tabs>
        <w:rPr>
          <w:rFonts w:eastAsiaTheme="minorEastAsia"/>
          <w:noProof/>
          <w:kern w:val="2"/>
          <w:sz w:val="24"/>
          <w:szCs w:val="24"/>
          <w:lang w:val="en-US"/>
          <w14:ligatures w14:val="standardContextual"/>
        </w:rPr>
      </w:pPr>
      <w:hyperlink w:anchor="_Toc228782660" w:history="1">
        <w:r w:rsidRPr="0043422E">
          <w:rPr>
            <w:rStyle w:val="Hyperlink"/>
            <w:noProof/>
          </w:rPr>
          <w:t>4.2.6 Uputstvo SK6: Odjavljivanje polaganja ispita</w:t>
        </w:r>
        <w:r>
          <w:rPr>
            <w:noProof/>
            <w:webHidden/>
          </w:rPr>
          <w:tab/>
        </w:r>
        <w:r>
          <w:rPr>
            <w:noProof/>
            <w:webHidden/>
          </w:rPr>
          <w:fldChar w:fldCharType="begin"/>
        </w:r>
        <w:r>
          <w:rPr>
            <w:noProof/>
            <w:webHidden/>
          </w:rPr>
          <w:instrText xml:space="preserve"> PAGEREF _Toc228782660 \h </w:instrText>
        </w:r>
        <w:r>
          <w:rPr>
            <w:noProof/>
            <w:webHidden/>
          </w:rPr>
        </w:r>
        <w:r>
          <w:rPr>
            <w:noProof/>
            <w:webHidden/>
          </w:rPr>
          <w:fldChar w:fldCharType="separate"/>
        </w:r>
        <w:r>
          <w:rPr>
            <w:noProof/>
            <w:webHidden/>
          </w:rPr>
          <w:t>88</w:t>
        </w:r>
        <w:r>
          <w:rPr>
            <w:noProof/>
            <w:webHidden/>
          </w:rPr>
          <w:fldChar w:fldCharType="end"/>
        </w:r>
      </w:hyperlink>
    </w:p>
    <w:p w14:paraId="46F0C625" w14:textId="2141158D" w:rsidR="003A0EF2" w:rsidRDefault="003A0EF2">
      <w:pPr>
        <w:pStyle w:val="TOC3"/>
        <w:tabs>
          <w:tab w:val="right" w:leader="dot" w:pos="9350"/>
        </w:tabs>
        <w:rPr>
          <w:rFonts w:eastAsiaTheme="minorEastAsia"/>
          <w:noProof/>
          <w:kern w:val="2"/>
          <w:sz w:val="24"/>
          <w:szCs w:val="24"/>
          <w:lang w:val="en-US"/>
          <w14:ligatures w14:val="standardContextual"/>
        </w:rPr>
      </w:pPr>
      <w:hyperlink w:anchor="_Toc228782661" w:history="1">
        <w:r w:rsidRPr="0043422E">
          <w:rPr>
            <w:rStyle w:val="Hyperlink"/>
            <w:noProof/>
          </w:rPr>
          <w:t>4.2.7 Uputstvo SK7: Ocenjivanje prijave studenta</w:t>
        </w:r>
        <w:r>
          <w:rPr>
            <w:noProof/>
            <w:webHidden/>
          </w:rPr>
          <w:tab/>
        </w:r>
        <w:r>
          <w:rPr>
            <w:noProof/>
            <w:webHidden/>
          </w:rPr>
          <w:fldChar w:fldCharType="begin"/>
        </w:r>
        <w:r>
          <w:rPr>
            <w:noProof/>
            <w:webHidden/>
          </w:rPr>
          <w:instrText xml:space="preserve"> PAGEREF _Toc228782661 \h </w:instrText>
        </w:r>
        <w:r>
          <w:rPr>
            <w:noProof/>
            <w:webHidden/>
          </w:rPr>
        </w:r>
        <w:r>
          <w:rPr>
            <w:noProof/>
            <w:webHidden/>
          </w:rPr>
          <w:fldChar w:fldCharType="separate"/>
        </w:r>
        <w:r>
          <w:rPr>
            <w:noProof/>
            <w:webHidden/>
          </w:rPr>
          <w:t>89</w:t>
        </w:r>
        <w:r>
          <w:rPr>
            <w:noProof/>
            <w:webHidden/>
          </w:rPr>
          <w:fldChar w:fldCharType="end"/>
        </w:r>
      </w:hyperlink>
    </w:p>
    <w:p w14:paraId="1DEE51A2" w14:textId="52166815" w:rsidR="003A0EF2" w:rsidRDefault="003A0EF2">
      <w:pPr>
        <w:pStyle w:val="TOC3"/>
        <w:tabs>
          <w:tab w:val="right" w:leader="dot" w:pos="9350"/>
        </w:tabs>
        <w:rPr>
          <w:rFonts w:eastAsiaTheme="minorEastAsia"/>
          <w:noProof/>
          <w:kern w:val="2"/>
          <w:sz w:val="24"/>
          <w:szCs w:val="24"/>
          <w:lang w:val="en-US"/>
          <w14:ligatures w14:val="standardContextual"/>
        </w:rPr>
      </w:pPr>
      <w:hyperlink w:anchor="_Toc228782662" w:history="1">
        <w:r w:rsidRPr="0043422E">
          <w:rPr>
            <w:rStyle w:val="Hyperlink"/>
            <w:noProof/>
          </w:rPr>
          <w:t>4.2.8 Uputstvo SK8: Odjavljivanje korisnika</w:t>
        </w:r>
        <w:r>
          <w:rPr>
            <w:noProof/>
            <w:webHidden/>
          </w:rPr>
          <w:tab/>
        </w:r>
        <w:r>
          <w:rPr>
            <w:noProof/>
            <w:webHidden/>
          </w:rPr>
          <w:fldChar w:fldCharType="begin"/>
        </w:r>
        <w:r>
          <w:rPr>
            <w:noProof/>
            <w:webHidden/>
          </w:rPr>
          <w:instrText xml:space="preserve"> PAGEREF _Toc228782662 \h </w:instrText>
        </w:r>
        <w:r>
          <w:rPr>
            <w:noProof/>
            <w:webHidden/>
          </w:rPr>
        </w:r>
        <w:r>
          <w:rPr>
            <w:noProof/>
            <w:webHidden/>
          </w:rPr>
          <w:fldChar w:fldCharType="separate"/>
        </w:r>
        <w:r>
          <w:rPr>
            <w:noProof/>
            <w:webHidden/>
          </w:rPr>
          <w:t>92</w:t>
        </w:r>
        <w:r>
          <w:rPr>
            <w:noProof/>
            <w:webHidden/>
          </w:rPr>
          <w:fldChar w:fldCharType="end"/>
        </w:r>
      </w:hyperlink>
    </w:p>
    <w:p w14:paraId="5ABE85AC" w14:textId="68641E87" w:rsidR="003A0EF2" w:rsidRDefault="003A0EF2">
      <w:pPr>
        <w:pStyle w:val="TOC3"/>
        <w:tabs>
          <w:tab w:val="right" w:leader="dot" w:pos="9350"/>
        </w:tabs>
        <w:rPr>
          <w:rFonts w:eastAsiaTheme="minorEastAsia"/>
          <w:noProof/>
          <w:kern w:val="2"/>
          <w:sz w:val="24"/>
          <w:szCs w:val="24"/>
          <w:lang w:val="en-US"/>
          <w14:ligatures w14:val="standardContextual"/>
        </w:rPr>
      </w:pPr>
      <w:hyperlink w:anchor="_Toc228782663" w:history="1">
        <w:r w:rsidRPr="0043422E">
          <w:rPr>
            <w:rStyle w:val="Hyperlink"/>
            <w:noProof/>
          </w:rPr>
          <w:t>4.2.9 Uputstvo SK9: Pregled izve</w:t>
        </w:r>
        <w:r w:rsidRPr="0043422E">
          <w:rPr>
            <w:rStyle w:val="Hyperlink"/>
            <w:noProof/>
            <w:lang w:val="en-US"/>
          </w:rPr>
          <w:t>štaja polaganja predmeta u ispitnom roku</w:t>
        </w:r>
        <w:r>
          <w:rPr>
            <w:noProof/>
            <w:webHidden/>
          </w:rPr>
          <w:tab/>
        </w:r>
        <w:r>
          <w:rPr>
            <w:noProof/>
            <w:webHidden/>
          </w:rPr>
          <w:fldChar w:fldCharType="begin"/>
        </w:r>
        <w:r>
          <w:rPr>
            <w:noProof/>
            <w:webHidden/>
          </w:rPr>
          <w:instrText xml:space="preserve"> PAGEREF _Toc228782663 \h </w:instrText>
        </w:r>
        <w:r>
          <w:rPr>
            <w:noProof/>
            <w:webHidden/>
          </w:rPr>
        </w:r>
        <w:r>
          <w:rPr>
            <w:noProof/>
            <w:webHidden/>
          </w:rPr>
          <w:fldChar w:fldCharType="separate"/>
        </w:r>
        <w:r>
          <w:rPr>
            <w:noProof/>
            <w:webHidden/>
          </w:rPr>
          <w:t>93</w:t>
        </w:r>
        <w:r>
          <w:rPr>
            <w:noProof/>
            <w:webHidden/>
          </w:rPr>
          <w:fldChar w:fldCharType="end"/>
        </w:r>
      </w:hyperlink>
    </w:p>
    <w:p w14:paraId="5A1AFECF" w14:textId="2570394C" w:rsidR="003A0EF2" w:rsidRDefault="003A0EF2">
      <w:pPr>
        <w:pStyle w:val="TOC3"/>
        <w:tabs>
          <w:tab w:val="right" w:leader="dot" w:pos="9350"/>
        </w:tabs>
        <w:rPr>
          <w:rFonts w:eastAsiaTheme="minorEastAsia"/>
          <w:noProof/>
          <w:kern w:val="2"/>
          <w:sz w:val="24"/>
          <w:szCs w:val="24"/>
          <w:lang w:val="en-US"/>
          <w14:ligatures w14:val="standardContextual"/>
        </w:rPr>
      </w:pPr>
      <w:hyperlink w:anchor="_Toc228782664" w:history="1">
        <w:r w:rsidRPr="0043422E">
          <w:rPr>
            <w:rStyle w:val="Hyperlink"/>
            <w:noProof/>
          </w:rPr>
          <w:t>4.2.10 Uputstvo SK10: Predgled izveštaja predmeta u školskoj godini</w:t>
        </w:r>
        <w:r>
          <w:rPr>
            <w:noProof/>
            <w:webHidden/>
          </w:rPr>
          <w:tab/>
        </w:r>
        <w:r>
          <w:rPr>
            <w:noProof/>
            <w:webHidden/>
          </w:rPr>
          <w:fldChar w:fldCharType="begin"/>
        </w:r>
        <w:r>
          <w:rPr>
            <w:noProof/>
            <w:webHidden/>
          </w:rPr>
          <w:instrText xml:space="preserve"> PAGEREF _Toc228782664 \h </w:instrText>
        </w:r>
        <w:r>
          <w:rPr>
            <w:noProof/>
            <w:webHidden/>
          </w:rPr>
        </w:r>
        <w:r>
          <w:rPr>
            <w:noProof/>
            <w:webHidden/>
          </w:rPr>
          <w:fldChar w:fldCharType="separate"/>
        </w:r>
        <w:r>
          <w:rPr>
            <w:noProof/>
            <w:webHidden/>
          </w:rPr>
          <w:t>97</w:t>
        </w:r>
        <w:r>
          <w:rPr>
            <w:noProof/>
            <w:webHidden/>
          </w:rPr>
          <w:fldChar w:fldCharType="end"/>
        </w:r>
      </w:hyperlink>
    </w:p>
    <w:p w14:paraId="58AE378B" w14:textId="4E85C17B" w:rsidR="003A0EF2" w:rsidRDefault="003A0EF2">
      <w:pPr>
        <w:pStyle w:val="TOC2"/>
        <w:tabs>
          <w:tab w:val="right" w:leader="dot" w:pos="9350"/>
        </w:tabs>
        <w:rPr>
          <w:rFonts w:eastAsiaTheme="minorEastAsia"/>
          <w:noProof/>
          <w:kern w:val="2"/>
          <w:sz w:val="24"/>
          <w:szCs w:val="24"/>
          <w:lang w:val="en-US"/>
          <w14:ligatures w14:val="standardContextual"/>
        </w:rPr>
      </w:pPr>
      <w:hyperlink w:anchor="_Toc228782665" w:history="1">
        <w:r w:rsidRPr="0043422E">
          <w:rPr>
            <w:rStyle w:val="Hyperlink"/>
            <w:noProof/>
          </w:rPr>
          <w:t>4.3. API</w:t>
        </w:r>
        <w:r>
          <w:rPr>
            <w:noProof/>
            <w:webHidden/>
          </w:rPr>
          <w:tab/>
        </w:r>
        <w:r>
          <w:rPr>
            <w:noProof/>
            <w:webHidden/>
          </w:rPr>
          <w:fldChar w:fldCharType="begin"/>
        </w:r>
        <w:r>
          <w:rPr>
            <w:noProof/>
            <w:webHidden/>
          </w:rPr>
          <w:instrText xml:space="preserve"> PAGEREF _Toc228782665 \h </w:instrText>
        </w:r>
        <w:r>
          <w:rPr>
            <w:noProof/>
            <w:webHidden/>
          </w:rPr>
        </w:r>
        <w:r>
          <w:rPr>
            <w:noProof/>
            <w:webHidden/>
          </w:rPr>
          <w:fldChar w:fldCharType="separate"/>
        </w:r>
        <w:r>
          <w:rPr>
            <w:noProof/>
            <w:webHidden/>
          </w:rPr>
          <w:t>102</w:t>
        </w:r>
        <w:r>
          <w:rPr>
            <w:noProof/>
            <w:webHidden/>
          </w:rPr>
          <w:fldChar w:fldCharType="end"/>
        </w:r>
      </w:hyperlink>
    </w:p>
    <w:p w14:paraId="2E95C25D" w14:textId="7F1CFDF2" w:rsidR="003A0EF2" w:rsidRDefault="003A0EF2">
      <w:pPr>
        <w:pStyle w:val="TOC1"/>
        <w:tabs>
          <w:tab w:val="left" w:pos="440"/>
        </w:tabs>
        <w:rPr>
          <w:rFonts w:eastAsiaTheme="minorEastAsia"/>
          <w:noProof/>
          <w:kern w:val="2"/>
          <w:sz w:val="24"/>
          <w:szCs w:val="24"/>
          <w:lang w:val="en-US"/>
          <w14:ligatures w14:val="standardContextual"/>
        </w:rPr>
      </w:pPr>
      <w:hyperlink w:anchor="_Toc228782666" w:history="1">
        <w:r w:rsidRPr="0043422E">
          <w:rPr>
            <w:rStyle w:val="Hyperlink"/>
            <w:noProof/>
          </w:rPr>
          <w:t>5.</w:t>
        </w:r>
        <w:r>
          <w:rPr>
            <w:rFonts w:eastAsiaTheme="minorEastAsia"/>
            <w:noProof/>
            <w:kern w:val="2"/>
            <w:sz w:val="24"/>
            <w:szCs w:val="24"/>
            <w:lang w:val="en-US"/>
            <w14:ligatures w14:val="standardContextual"/>
          </w:rPr>
          <w:tab/>
        </w:r>
        <w:r w:rsidRPr="0043422E">
          <w:rPr>
            <w:rStyle w:val="Hyperlink"/>
            <w:noProof/>
          </w:rPr>
          <w:t>Zaključak</w:t>
        </w:r>
        <w:r>
          <w:rPr>
            <w:noProof/>
            <w:webHidden/>
          </w:rPr>
          <w:tab/>
        </w:r>
        <w:r>
          <w:rPr>
            <w:noProof/>
            <w:webHidden/>
          </w:rPr>
          <w:fldChar w:fldCharType="begin"/>
        </w:r>
        <w:r>
          <w:rPr>
            <w:noProof/>
            <w:webHidden/>
          </w:rPr>
          <w:instrText xml:space="preserve"> PAGEREF _Toc228782666 \h </w:instrText>
        </w:r>
        <w:r>
          <w:rPr>
            <w:noProof/>
            <w:webHidden/>
          </w:rPr>
        </w:r>
        <w:r>
          <w:rPr>
            <w:noProof/>
            <w:webHidden/>
          </w:rPr>
          <w:fldChar w:fldCharType="separate"/>
        </w:r>
        <w:r>
          <w:rPr>
            <w:noProof/>
            <w:webHidden/>
          </w:rPr>
          <w:t>104</w:t>
        </w:r>
        <w:r>
          <w:rPr>
            <w:noProof/>
            <w:webHidden/>
          </w:rPr>
          <w:fldChar w:fldCharType="end"/>
        </w:r>
      </w:hyperlink>
    </w:p>
    <w:p w14:paraId="424E2EB8" w14:textId="408CCCD2" w:rsidR="003A0EF2" w:rsidRDefault="003A0EF2">
      <w:pPr>
        <w:pStyle w:val="TOC1"/>
        <w:rPr>
          <w:rFonts w:eastAsiaTheme="minorEastAsia"/>
          <w:noProof/>
          <w:kern w:val="2"/>
          <w:sz w:val="24"/>
          <w:szCs w:val="24"/>
          <w:lang w:val="en-US"/>
          <w14:ligatures w14:val="standardContextual"/>
        </w:rPr>
      </w:pPr>
      <w:hyperlink w:anchor="_Toc228782667" w:history="1">
        <w:r w:rsidRPr="0043422E">
          <w:rPr>
            <w:rStyle w:val="Hyperlink"/>
            <w:noProof/>
          </w:rPr>
          <w:t>6. Reference</w:t>
        </w:r>
        <w:r>
          <w:rPr>
            <w:noProof/>
            <w:webHidden/>
          </w:rPr>
          <w:tab/>
        </w:r>
        <w:r>
          <w:rPr>
            <w:noProof/>
            <w:webHidden/>
          </w:rPr>
          <w:fldChar w:fldCharType="begin"/>
        </w:r>
        <w:r>
          <w:rPr>
            <w:noProof/>
            <w:webHidden/>
          </w:rPr>
          <w:instrText xml:space="preserve"> PAGEREF _Toc228782667 \h </w:instrText>
        </w:r>
        <w:r>
          <w:rPr>
            <w:noProof/>
            <w:webHidden/>
          </w:rPr>
        </w:r>
        <w:r>
          <w:rPr>
            <w:noProof/>
            <w:webHidden/>
          </w:rPr>
          <w:fldChar w:fldCharType="separate"/>
        </w:r>
        <w:r>
          <w:rPr>
            <w:noProof/>
            <w:webHidden/>
          </w:rPr>
          <w:t>105</w:t>
        </w:r>
        <w:r>
          <w:rPr>
            <w:noProof/>
            <w:webHidden/>
          </w:rPr>
          <w:fldChar w:fldCharType="end"/>
        </w:r>
      </w:hyperlink>
    </w:p>
    <w:p w14:paraId="4C6326E1" w14:textId="65BBBFEC" w:rsidR="003A0EF2" w:rsidRDefault="003A0EF2">
      <w:pPr>
        <w:pStyle w:val="TOC2"/>
        <w:tabs>
          <w:tab w:val="right" w:leader="dot" w:pos="9350"/>
        </w:tabs>
        <w:rPr>
          <w:rFonts w:eastAsiaTheme="minorEastAsia"/>
          <w:noProof/>
          <w:kern w:val="2"/>
          <w:sz w:val="24"/>
          <w:szCs w:val="24"/>
          <w:lang w:val="en-US"/>
          <w14:ligatures w14:val="standardContextual"/>
        </w:rPr>
      </w:pPr>
      <w:hyperlink w:anchor="_Toc228782668" w:history="1">
        <w:r w:rsidRPr="0043422E">
          <w:rPr>
            <w:rStyle w:val="Hyperlink"/>
            <w:noProof/>
          </w:rPr>
          <w:t>6.1. Linkovi ka Github repozitorijumima projekta</w:t>
        </w:r>
        <w:r>
          <w:rPr>
            <w:noProof/>
            <w:webHidden/>
          </w:rPr>
          <w:tab/>
        </w:r>
        <w:r>
          <w:rPr>
            <w:noProof/>
            <w:webHidden/>
          </w:rPr>
          <w:fldChar w:fldCharType="begin"/>
        </w:r>
        <w:r>
          <w:rPr>
            <w:noProof/>
            <w:webHidden/>
          </w:rPr>
          <w:instrText xml:space="preserve"> PAGEREF _Toc228782668 \h </w:instrText>
        </w:r>
        <w:r>
          <w:rPr>
            <w:noProof/>
            <w:webHidden/>
          </w:rPr>
        </w:r>
        <w:r>
          <w:rPr>
            <w:noProof/>
            <w:webHidden/>
          </w:rPr>
          <w:fldChar w:fldCharType="separate"/>
        </w:r>
        <w:r>
          <w:rPr>
            <w:noProof/>
            <w:webHidden/>
          </w:rPr>
          <w:t>105</w:t>
        </w:r>
        <w:r>
          <w:rPr>
            <w:noProof/>
            <w:webHidden/>
          </w:rPr>
          <w:fldChar w:fldCharType="end"/>
        </w:r>
      </w:hyperlink>
    </w:p>
    <w:p w14:paraId="12D75E02" w14:textId="24C36278" w:rsidR="003A0EF2" w:rsidRDefault="003A0EF2">
      <w:pPr>
        <w:pStyle w:val="TOC2"/>
        <w:tabs>
          <w:tab w:val="right" w:leader="dot" w:pos="9350"/>
        </w:tabs>
        <w:rPr>
          <w:rFonts w:eastAsiaTheme="minorEastAsia"/>
          <w:noProof/>
          <w:kern w:val="2"/>
          <w:sz w:val="24"/>
          <w:szCs w:val="24"/>
          <w:lang w:val="en-US"/>
          <w14:ligatures w14:val="standardContextual"/>
        </w:rPr>
      </w:pPr>
      <w:hyperlink w:anchor="_Toc228782669" w:history="1">
        <w:r w:rsidRPr="0043422E">
          <w:rPr>
            <w:rStyle w:val="Hyperlink"/>
            <w:noProof/>
          </w:rPr>
          <w:t>6.2 Korišćena Literatura</w:t>
        </w:r>
        <w:r>
          <w:rPr>
            <w:noProof/>
            <w:webHidden/>
          </w:rPr>
          <w:tab/>
        </w:r>
        <w:r>
          <w:rPr>
            <w:noProof/>
            <w:webHidden/>
          </w:rPr>
          <w:fldChar w:fldCharType="begin"/>
        </w:r>
        <w:r>
          <w:rPr>
            <w:noProof/>
            <w:webHidden/>
          </w:rPr>
          <w:instrText xml:space="preserve"> PAGEREF _Toc228782669 \h </w:instrText>
        </w:r>
        <w:r>
          <w:rPr>
            <w:noProof/>
            <w:webHidden/>
          </w:rPr>
        </w:r>
        <w:r>
          <w:rPr>
            <w:noProof/>
            <w:webHidden/>
          </w:rPr>
          <w:fldChar w:fldCharType="separate"/>
        </w:r>
        <w:r>
          <w:rPr>
            <w:noProof/>
            <w:webHidden/>
          </w:rPr>
          <w:t>105</w:t>
        </w:r>
        <w:r>
          <w:rPr>
            <w:noProof/>
            <w:webHidden/>
          </w:rPr>
          <w:fldChar w:fldCharType="end"/>
        </w:r>
      </w:hyperlink>
    </w:p>
    <w:p w14:paraId="10921D2A" w14:textId="6B3E2527" w:rsidR="00196E64" w:rsidRDefault="00196E64" w:rsidP="00196E64">
      <w:pPr>
        <w:pStyle w:val="TOC2"/>
        <w:tabs>
          <w:tab w:val="right" w:leader="dot" w:pos="9345"/>
        </w:tabs>
        <w:rPr>
          <w:rFonts w:eastAsiaTheme="minorEastAsia"/>
          <w:noProof/>
          <w:kern w:val="2"/>
          <w:sz w:val="24"/>
          <w:szCs w:val="24"/>
          <w:lang w:val="en-US"/>
          <w14:ligatures w14:val="standardContextual"/>
        </w:rPr>
      </w:pPr>
      <w:r>
        <w:fldChar w:fldCharType="end"/>
      </w:r>
    </w:p>
    <w:p w14:paraId="7DA18BB3" w14:textId="3E7A1ABE" w:rsidR="00196E64" w:rsidRPr="00C5512A" w:rsidRDefault="00196E64" w:rsidP="00A2355C">
      <w:pPr>
        <w:pStyle w:val="TOCHeading"/>
        <w:tabs>
          <w:tab w:val="right" w:pos="9360"/>
        </w:tabs>
        <w:rPr>
          <w:rStyle w:val="Hyperlink"/>
          <w:noProof/>
          <w:color w:val="2F5496" w:themeColor="accent1" w:themeShade="BF"/>
          <w:u w:val="none"/>
          <w:lang w:val="sr-Latn-RS"/>
        </w:rPr>
      </w:pPr>
      <w:r w:rsidRPr="00902E10">
        <w:rPr>
          <w:noProof/>
          <w:lang w:val="sr-Latn-RS"/>
        </w:rPr>
        <w:t>S</w:t>
      </w:r>
      <w:r>
        <w:rPr>
          <w:noProof/>
          <w:lang w:val="sr-Latn-RS"/>
        </w:rPr>
        <w:t>like</w:t>
      </w:r>
      <w:r w:rsidR="00A2355C">
        <w:rPr>
          <w:noProof/>
          <w:lang w:val="sr-Latn-RS"/>
        </w:rPr>
        <w:tab/>
      </w:r>
    </w:p>
    <w:p w14:paraId="28D01437" w14:textId="170B47D6" w:rsidR="003A0EF2" w:rsidRDefault="00196E64">
      <w:pPr>
        <w:pStyle w:val="TableofFigures"/>
        <w:tabs>
          <w:tab w:val="right" w:leader="dot" w:pos="9350"/>
        </w:tabs>
        <w:rPr>
          <w:rFonts w:eastAsiaTheme="minorEastAsia"/>
          <w:noProof/>
          <w:kern w:val="2"/>
          <w:sz w:val="24"/>
          <w:szCs w:val="24"/>
          <w:lang w:val="en-US"/>
          <w14:ligatures w14:val="standardContextual"/>
        </w:rPr>
      </w:pPr>
      <w:r w:rsidRPr="7FBE7F9C">
        <w:rPr>
          <w:sz w:val="30"/>
          <w:szCs w:val="30"/>
        </w:rPr>
        <w:fldChar w:fldCharType="begin"/>
      </w:r>
      <w:r w:rsidRPr="24FDD45A">
        <w:rPr>
          <w:sz w:val="30"/>
          <w:szCs w:val="30"/>
        </w:rPr>
        <w:instrText xml:space="preserve"> TOC \h \z \c "Slika" </w:instrText>
      </w:r>
      <w:r w:rsidRPr="7FBE7F9C">
        <w:rPr>
          <w:sz w:val="30"/>
          <w:szCs w:val="30"/>
        </w:rPr>
        <w:fldChar w:fldCharType="separate"/>
      </w:r>
      <w:hyperlink w:anchor="_Toc228782670" w:history="1">
        <w:r w:rsidR="003A0EF2" w:rsidRPr="00E15D66">
          <w:rPr>
            <w:rStyle w:val="Hyperlink"/>
            <w:noProof/>
          </w:rPr>
          <w:t xml:space="preserve">Slika 1: Primer SSA analize na 2 nivoa dekompozicije </w:t>
        </w:r>
        <w:r w:rsidR="003A0EF2" w:rsidRPr="00E15D66">
          <w:rPr>
            <w:rStyle w:val="Hyperlink"/>
            <w:noProof/>
            <w:vertAlign w:val="superscript"/>
          </w:rPr>
          <w:t>[6]</w:t>
        </w:r>
        <w:r w:rsidR="003A0EF2">
          <w:rPr>
            <w:noProof/>
            <w:webHidden/>
          </w:rPr>
          <w:tab/>
        </w:r>
        <w:r w:rsidR="003A0EF2">
          <w:rPr>
            <w:noProof/>
            <w:webHidden/>
          </w:rPr>
          <w:fldChar w:fldCharType="begin"/>
        </w:r>
        <w:r w:rsidR="003A0EF2">
          <w:rPr>
            <w:noProof/>
            <w:webHidden/>
          </w:rPr>
          <w:instrText xml:space="preserve"> PAGEREF _Toc228782670 \h </w:instrText>
        </w:r>
        <w:r w:rsidR="003A0EF2">
          <w:rPr>
            <w:noProof/>
            <w:webHidden/>
          </w:rPr>
        </w:r>
        <w:r w:rsidR="003A0EF2">
          <w:rPr>
            <w:noProof/>
            <w:webHidden/>
          </w:rPr>
          <w:fldChar w:fldCharType="separate"/>
        </w:r>
        <w:r w:rsidR="003A0EF2">
          <w:rPr>
            <w:noProof/>
            <w:webHidden/>
          </w:rPr>
          <w:t>12</w:t>
        </w:r>
        <w:r w:rsidR="003A0EF2">
          <w:rPr>
            <w:noProof/>
            <w:webHidden/>
          </w:rPr>
          <w:fldChar w:fldCharType="end"/>
        </w:r>
      </w:hyperlink>
    </w:p>
    <w:p w14:paraId="51A43920" w14:textId="0349EC9E"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671" w:history="1">
        <w:r w:rsidRPr="00E15D66">
          <w:rPr>
            <w:rStyle w:val="Hyperlink"/>
            <w:noProof/>
          </w:rPr>
          <w:t xml:space="preserve">Slika 2: Primer UML Use Case dijagrama crtana po uzoru na </w:t>
        </w:r>
        <w:r w:rsidRPr="00E15D66">
          <w:rPr>
            <w:rStyle w:val="Hyperlink"/>
            <w:noProof/>
            <w:vertAlign w:val="superscript"/>
          </w:rPr>
          <w:t>[5]</w:t>
        </w:r>
        <w:r>
          <w:rPr>
            <w:noProof/>
            <w:webHidden/>
          </w:rPr>
          <w:tab/>
        </w:r>
        <w:r>
          <w:rPr>
            <w:noProof/>
            <w:webHidden/>
          </w:rPr>
          <w:fldChar w:fldCharType="begin"/>
        </w:r>
        <w:r>
          <w:rPr>
            <w:noProof/>
            <w:webHidden/>
          </w:rPr>
          <w:instrText xml:space="preserve"> PAGEREF _Toc228782671 \h </w:instrText>
        </w:r>
        <w:r>
          <w:rPr>
            <w:noProof/>
            <w:webHidden/>
          </w:rPr>
        </w:r>
        <w:r>
          <w:rPr>
            <w:noProof/>
            <w:webHidden/>
          </w:rPr>
          <w:fldChar w:fldCharType="separate"/>
        </w:r>
        <w:r>
          <w:rPr>
            <w:noProof/>
            <w:webHidden/>
          </w:rPr>
          <w:t>13</w:t>
        </w:r>
        <w:r>
          <w:rPr>
            <w:noProof/>
            <w:webHidden/>
          </w:rPr>
          <w:fldChar w:fldCharType="end"/>
        </w:r>
      </w:hyperlink>
    </w:p>
    <w:p w14:paraId="243074D7" w14:textId="16DAD25C"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672" w:history="1">
        <w:r w:rsidRPr="00E15D66">
          <w:rPr>
            <w:rStyle w:val="Hyperlink"/>
            <w:noProof/>
          </w:rPr>
          <w:t>Slika 3: Primer definisanja UserStorija kroz alat za kolaboraciju Jira</w:t>
        </w:r>
        <w:r>
          <w:rPr>
            <w:noProof/>
            <w:webHidden/>
          </w:rPr>
          <w:tab/>
        </w:r>
        <w:r>
          <w:rPr>
            <w:noProof/>
            <w:webHidden/>
          </w:rPr>
          <w:fldChar w:fldCharType="begin"/>
        </w:r>
        <w:r>
          <w:rPr>
            <w:noProof/>
            <w:webHidden/>
          </w:rPr>
          <w:instrText xml:space="preserve"> PAGEREF _Toc228782672 \h </w:instrText>
        </w:r>
        <w:r>
          <w:rPr>
            <w:noProof/>
            <w:webHidden/>
          </w:rPr>
        </w:r>
        <w:r>
          <w:rPr>
            <w:noProof/>
            <w:webHidden/>
          </w:rPr>
          <w:fldChar w:fldCharType="separate"/>
        </w:r>
        <w:r>
          <w:rPr>
            <w:noProof/>
            <w:webHidden/>
          </w:rPr>
          <w:t>14</w:t>
        </w:r>
        <w:r>
          <w:rPr>
            <w:noProof/>
            <w:webHidden/>
          </w:rPr>
          <w:fldChar w:fldCharType="end"/>
        </w:r>
      </w:hyperlink>
    </w:p>
    <w:p w14:paraId="71FF2B60" w14:textId="0E90BCEC"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673" w:history="1">
        <w:r w:rsidRPr="00E15D66">
          <w:rPr>
            <w:rStyle w:val="Hyperlink"/>
            <w:noProof/>
          </w:rPr>
          <w:t xml:space="preserve">Slika 4: 8 ključnih sistemskih atributa, kao fokus 8 različitih uticajnih grupa, crtana po uzoru na </w:t>
        </w:r>
        <w:r w:rsidRPr="00E15D66">
          <w:rPr>
            <w:rStyle w:val="Hyperlink"/>
            <w:noProof/>
            <w:vertAlign w:val="superscript"/>
          </w:rPr>
          <w:t>[14]</w:t>
        </w:r>
        <w:r>
          <w:rPr>
            <w:noProof/>
            <w:webHidden/>
          </w:rPr>
          <w:tab/>
        </w:r>
        <w:r>
          <w:rPr>
            <w:noProof/>
            <w:webHidden/>
          </w:rPr>
          <w:fldChar w:fldCharType="begin"/>
        </w:r>
        <w:r>
          <w:rPr>
            <w:noProof/>
            <w:webHidden/>
          </w:rPr>
          <w:instrText xml:space="preserve"> PAGEREF _Toc228782673 \h </w:instrText>
        </w:r>
        <w:r>
          <w:rPr>
            <w:noProof/>
            <w:webHidden/>
          </w:rPr>
        </w:r>
        <w:r>
          <w:rPr>
            <w:noProof/>
            <w:webHidden/>
          </w:rPr>
          <w:fldChar w:fldCharType="separate"/>
        </w:r>
        <w:r>
          <w:rPr>
            <w:noProof/>
            <w:webHidden/>
          </w:rPr>
          <w:t>16</w:t>
        </w:r>
        <w:r>
          <w:rPr>
            <w:noProof/>
            <w:webHidden/>
          </w:rPr>
          <w:fldChar w:fldCharType="end"/>
        </w:r>
      </w:hyperlink>
    </w:p>
    <w:p w14:paraId="653008D2" w14:textId="2ADD052C"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674" w:history="1">
        <w:r w:rsidRPr="00E15D66">
          <w:rPr>
            <w:rStyle w:val="Hyperlink"/>
            <w:noProof/>
          </w:rPr>
          <w:t xml:space="preserve">Slika 5: Paterni arhitekture aplikacionih programskih interfejsa, preuzeto sa </w:t>
        </w:r>
        <w:r w:rsidRPr="00E15D66">
          <w:rPr>
            <w:rStyle w:val="Hyperlink"/>
            <w:noProof/>
            <w:vertAlign w:val="superscript"/>
          </w:rPr>
          <w:t>[10]</w:t>
        </w:r>
        <w:r>
          <w:rPr>
            <w:noProof/>
            <w:webHidden/>
          </w:rPr>
          <w:tab/>
        </w:r>
        <w:r>
          <w:rPr>
            <w:noProof/>
            <w:webHidden/>
          </w:rPr>
          <w:fldChar w:fldCharType="begin"/>
        </w:r>
        <w:r>
          <w:rPr>
            <w:noProof/>
            <w:webHidden/>
          </w:rPr>
          <w:instrText xml:space="preserve"> PAGEREF _Toc228782674 \h </w:instrText>
        </w:r>
        <w:r>
          <w:rPr>
            <w:noProof/>
            <w:webHidden/>
          </w:rPr>
        </w:r>
        <w:r>
          <w:rPr>
            <w:noProof/>
            <w:webHidden/>
          </w:rPr>
          <w:fldChar w:fldCharType="separate"/>
        </w:r>
        <w:r>
          <w:rPr>
            <w:noProof/>
            <w:webHidden/>
          </w:rPr>
          <w:t>18</w:t>
        </w:r>
        <w:r>
          <w:rPr>
            <w:noProof/>
            <w:webHidden/>
          </w:rPr>
          <w:fldChar w:fldCharType="end"/>
        </w:r>
      </w:hyperlink>
    </w:p>
    <w:p w14:paraId="7ECF3F5F" w14:textId="6159800D"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675" w:history="1">
        <w:r w:rsidRPr="00E15D66">
          <w:rPr>
            <w:rStyle w:val="Hyperlink"/>
            <w:noProof/>
          </w:rPr>
          <w:t xml:space="preserve">Slika 6: Primer Biznis Kontekst Diagrama – Uređaj proveru validonost HTML linkova (HTML Sanity Check), preuzeto sa </w:t>
        </w:r>
        <w:r w:rsidRPr="00E15D66">
          <w:rPr>
            <w:rStyle w:val="Hyperlink"/>
            <w:noProof/>
            <w:vertAlign w:val="superscript"/>
          </w:rPr>
          <w:t>[23]</w:t>
        </w:r>
        <w:r>
          <w:rPr>
            <w:noProof/>
            <w:webHidden/>
          </w:rPr>
          <w:tab/>
        </w:r>
        <w:r>
          <w:rPr>
            <w:noProof/>
            <w:webHidden/>
          </w:rPr>
          <w:fldChar w:fldCharType="begin"/>
        </w:r>
        <w:r>
          <w:rPr>
            <w:noProof/>
            <w:webHidden/>
          </w:rPr>
          <w:instrText xml:space="preserve"> PAGEREF _Toc228782675 \h </w:instrText>
        </w:r>
        <w:r>
          <w:rPr>
            <w:noProof/>
            <w:webHidden/>
          </w:rPr>
        </w:r>
        <w:r>
          <w:rPr>
            <w:noProof/>
            <w:webHidden/>
          </w:rPr>
          <w:fldChar w:fldCharType="separate"/>
        </w:r>
        <w:r>
          <w:rPr>
            <w:noProof/>
            <w:webHidden/>
          </w:rPr>
          <w:t>22</w:t>
        </w:r>
        <w:r>
          <w:rPr>
            <w:noProof/>
            <w:webHidden/>
          </w:rPr>
          <w:fldChar w:fldCharType="end"/>
        </w:r>
      </w:hyperlink>
    </w:p>
    <w:p w14:paraId="6FBF0C9B" w14:textId="24C97F66"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676" w:history="1">
        <w:r w:rsidRPr="00E15D66">
          <w:rPr>
            <w:rStyle w:val="Hyperlink"/>
            <w:noProof/>
          </w:rPr>
          <w:t xml:space="preserve">Slika 8: Nekoliko izvršnih okruženja ugnježdenih na istom serverskom uređaju, preuzeto sa </w:t>
        </w:r>
        <w:r w:rsidRPr="00E15D66">
          <w:rPr>
            <w:rStyle w:val="Hyperlink"/>
            <w:noProof/>
            <w:vertAlign w:val="superscript"/>
          </w:rPr>
          <w:t>[16]</w:t>
        </w:r>
        <w:r>
          <w:rPr>
            <w:noProof/>
            <w:webHidden/>
          </w:rPr>
          <w:tab/>
        </w:r>
        <w:r>
          <w:rPr>
            <w:noProof/>
            <w:webHidden/>
          </w:rPr>
          <w:fldChar w:fldCharType="begin"/>
        </w:r>
        <w:r>
          <w:rPr>
            <w:noProof/>
            <w:webHidden/>
          </w:rPr>
          <w:instrText xml:space="preserve"> PAGEREF _Toc228782676 \h </w:instrText>
        </w:r>
        <w:r>
          <w:rPr>
            <w:noProof/>
            <w:webHidden/>
          </w:rPr>
        </w:r>
        <w:r>
          <w:rPr>
            <w:noProof/>
            <w:webHidden/>
          </w:rPr>
          <w:fldChar w:fldCharType="separate"/>
        </w:r>
        <w:r>
          <w:rPr>
            <w:noProof/>
            <w:webHidden/>
          </w:rPr>
          <w:t>23</w:t>
        </w:r>
        <w:r>
          <w:rPr>
            <w:noProof/>
            <w:webHidden/>
          </w:rPr>
          <w:fldChar w:fldCharType="end"/>
        </w:r>
      </w:hyperlink>
    </w:p>
    <w:p w14:paraId="0F538222" w14:textId="067F7E79"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677" w:history="1">
        <w:r w:rsidRPr="00E15D66">
          <w:rPr>
            <w:rStyle w:val="Hyperlink"/>
            <w:noProof/>
          </w:rPr>
          <w:t xml:space="preserve">Slika 9: Primer specifikacije deployment artifakta, preuzeto sa </w:t>
        </w:r>
        <w:r w:rsidRPr="00E15D66">
          <w:rPr>
            <w:rStyle w:val="Hyperlink"/>
            <w:noProof/>
            <w:vertAlign w:val="superscript"/>
          </w:rPr>
          <w:t>[16]</w:t>
        </w:r>
        <w:r>
          <w:rPr>
            <w:noProof/>
            <w:webHidden/>
          </w:rPr>
          <w:tab/>
        </w:r>
        <w:r>
          <w:rPr>
            <w:noProof/>
            <w:webHidden/>
          </w:rPr>
          <w:fldChar w:fldCharType="begin"/>
        </w:r>
        <w:r>
          <w:rPr>
            <w:noProof/>
            <w:webHidden/>
          </w:rPr>
          <w:instrText xml:space="preserve"> PAGEREF _Toc228782677 \h </w:instrText>
        </w:r>
        <w:r>
          <w:rPr>
            <w:noProof/>
            <w:webHidden/>
          </w:rPr>
        </w:r>
        <w:r>
          <w:rPr>
            <w:noProof/>
            <w:webHidden/>
          </w:rPr>
          <w:fldChar w:fldCharType="separate"/>
        </w:r>
        <w:r>
          <w:rPr>
            <w:noProof/>
            <w:webHidden/>
          </w:rPr>
          <w:t>23</w:t>
        </w:r>
        <w:r>
          <w:rPr>
            <w:noProof/>
            <w:webHidden/>
          </w:rPr>
          <w:fldChar w:fldCharType="end"/>
        </w:r>
      </w:hyperlink>
    </w:p>
    <w:p w14:paraId="11B41484" w14:textId="43E3D072"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678" w:history="1">
        <w:r w:rsidRPr="00E15D66">
          <w:rPr>
            <w:rStyle w:val="Hyperlink"/>
            <w:noProof/>
          </w:rPr>
          <w:t>Slika 10: Pro</w:t>
        </w:r>
        <w:r w:rsidRPr="00E15D66">
          <w:rPr>
            <w:rStyle w:val="Hyperlink"/>
            <w:noProof/>
            <w:lang w:val="en-US"/>
          </w:rPr>
          <w:t>žimajući</w:t>
        </w:r>
        <w:r w:rsidRPr="00E15D66">
          <w:rPr>
            <w:rStyle w:val="Hyperlink"/>
            <w:noProof/>
          </w:rPr>
          <w:t xml:space="preserve"> koncepti kroz komponente, po uzoru na </w:t>
        </w:r>
        <w:r w:rsidRPr="00E15D66">
          <w:rPr>
            <w:rStyle w:val="Hyperlink"/>
            <w:noProof/>
            <w:vertAlign w:val="superscript"/>
          </w:rPr>
          <w:t>[25]</w:t>
        </w:r>
        <w:r>
          <w:rPr>
            <w:noProof/>
            <w:webHidden/>
          </w:rPr>
          <w:tab/>
        </w:r>
        <w:r>
          <w:rPr>
            <w:noProof/>
            <w:webHidden/>
          </w:rPr>
          <w:fldChar w:fldCharType="begin"/>
        </w:r>
        <w:r>
          <w:rPr>
            <w:noProof/>
            <w:webHidden/>
          </w:rPr>
          <w:instrText xml:space="preserve"> PAGEREF _Toc228782678 \h </w:instrText>
        </w:r>
        <w:r>
          <w:rPr>
            <w:noProof/>
            <w:webHidden/>
          </w:rPr>
        </w:r>
        <w:r>
          <w:rPr>
            <w:noProof/>
            <w:webHidden/>
          </w:rPr>
          <w:fldChar w:fldCharType="separate"/>
        </w:r>
        <w:r>
          <w:rPr>
            <w:noProof/>
            <w:webHidden/>
          </w:rPr>
          <w:t>24</w:t>
        </w:r>
        <w:r>
          <w:rPr>
            <w:noProof/>
            <w:webHidden/>
          </w:rPr>
          <w:fldChar w:fldCharType="end"/>
        </w:r>
      </w:hyperlink>
    </w:p>
    <w:p w14:paraId="4483CE57" w14:textId="15CA67AF"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679" w:history="1">
        <w:r w:rsidRPr="00E15D66">
          <w:rPr>
            <w:rStyle w:val="Hyperlink"/>
            <w:noProof/>
          </w:rPr>
          <w:t xml:space="preserve">Slika 11: Koncepti koji se mogu pojaviti u poglavlju prožimajućih koncepata, slika radjena po uzoru na </w:t>
        </w:r>
        <w:r w:rsidRPr="00E15D66">
          <w:rPr>
            <w:rStyle w:val="Hyperlink"/>
            <w:noProof/>
            <w:vertAlign w:val="superscript"/>
            <w:lang w:val="en-US"/>
          </w:rPr>
          <w:t>[</w:t>
        </w:r>
        <w:r w:rsidRPr="00E15D66">
          <w:rPr>
            <w:rStyle w:val="Hyperlink"/>
            <w:noProof/>
            <w:vertAlign w:val="superscript"/>
          </w:rPr>
          <w:t>24</w:t>
        </w:r>
        <w:r w:rsidRPr="00E15D66">
          <w:rPr>
            <w:rStyle w:val="Hyperlink"/>
            <w:noProof/>
            <w:vertAlign w:val="superscript"/>
            <w:lang w:val="en-US"/>
          </w:rPr>
          <w:t>]</w:t>
        </w:r>
        <w:r>
          <w:rPr>
            <w:noProof/>
            <w:webHidden/>
          </w:rPr>
          <w:tab/>
        </w:r>
        <w:r>
          <w:rPr>
            <w:noProof/>
            <w:webHidden/>
          </w:rPr>
          <w:fldChar w:fldCharType="begin"/>
        </w:r>
        <w:r>
          <w:rPr>
            <w:noProof/>
            <w:webHidden/>
          </w:rPr>
          <w:instrText xml:space="preserve"> PAGEREF _Toc228782679 \h </w:instrText>
        </w:r>
        <w:r>
          <w:rPr>
            <w:noProof/>
            <w:webHidden/>
          </w:rPr>
        </w:r>
        <w:r>
          <w:rPr>
            <w:noProof/>
            <w:webHidden/>
          </w:rPr>
          <w:fldChar w:fldCharType="separate"/>
        </w:r>
        <w:r>
          <w:rPr>
            <w:noProof/>
            <w:webHidden/>
          </w:rPr>
          <w:t>24</w:t>
        </w:r>
        <w:r>
          <w:rPr>
            <w:noProof/>
            <w:webHidden/>
          </w:rPr>
          <w:fldChar w:fldCharType="end"/>
        </w:r>
      </w:hyperlink>
    </w:p>
    <w:p w14:paraId="0F8FB6E6" w14:textId="235F3080"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680" w:history="1">
        <w:r w:rsidRPr="00E15D66">
          <w:rPr>
            <w:rStyle w:val="Hyperlink"/>
            <w:noProof/>
          </w:rPr>
          <w:t xml:space="preserve">Slika 12: 4+1 View Model, crtana po uzoru na </w:t>
        </w:r>
        <w:r w:rsidRPr="00E15D66">
          <w:rPr>
            <w:rStyle w:val="Hyperlink"/>
            <w:noProof/>
            <w:vertAlign w:val="superscript"/>
          </w:rPr>
          <w:t>[17]</w:t>
        </w:r>
        <w:r>
          <w:rPr>
            <w:noProof/>
            <w:webHidden/>
          </w:rPr>
          <w:tab/>
        </w:r>
        <w:r>
          <w:rPr>
            <w:noProof/>
            <w:webHidden/>
          </w:rPr>
          <w:fldChar w:fldCharType="begin"/>
        </w:r>
        <w:r>
          <w:rPr>
            <w:noProof/>
            <w:webHidden/>
          </w:rPr>
          <w:instrText xml:space="preserve"> PAGEREF _Toc228782680 \h </w:instrText>
        </w:r>
        <w:r>
          <w:rPr>
            <w:noProof/>
            <w:webHidden/>
          </w:rPr>
        </w:r>
        <w:r>
          <w:rPr>
            <w:noProof/>
            <w:webHidden/>
          </w:rPr>
          <w:fldChar w:fldCharType="separate"/>
        </w:r>
        <w:r>
          <w:rPr>
            <w:noProof/>
            <w:webHidden/>
          </w:rPr>
          <w:t>26</w:t>
        </w:r>
        <w:r>
          <w:rPr>
            <w:noProof/>
            <w:webHidden/>
          </w:rPr>
          <w:fldChar w:fldCharType="end"/>
        </w:r>
      </w:hyperlink>
    </w:p>
    <w:p w14:paraId="1768607C" w14:textId="0DF4EE83"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681" w:history="1">
        <w:r w:rsidRPr="00E15D66">
          <w:rPr>
            <w:rStyle w:val="Hyperlink"/>
            <w:noProof/>
          </w:rPr>
          <w:t xml:space="preserve">Slika 13: Kanvas softverske arhitekture, slika prevedena od </w:t>
        </w:r>
        <w:r w:rsidRPr="00E15D66">
          <w:rPr>
            <w:rStyle w:val="Hyperlink"/>
            <w:noProof/>
            <w:vertAlign w:val="superscript"/>
          </w:rPr>
          <w:t>[18]</w:t>
        </w:r>
        <w:r>
          <w:rPr>
            <w:noProof/>
            <w:webHidden/>
          </w:rPr>
          <w:tab/>
        </w:r>
        <w:r>
          <w:rPr>
            <w:noProof/>
            <w:webHidden/>
          </w:rPr>
          <w:fldChar w:fldCharType="begin"/>
        </w:r>
        <w:r>
          <w:rPr>
            <w:noProof/>
            <w:webHidden/>
          </w:rPr>
          <w:instrText xml:space="preserve"> PAGEREF _Toc228782681 \h </w:instrText>
        </w:r>
        <w:r>
          <w:rPr>
            <w:noProof/>
            <w:webHidden/>
          </w:rPr>
        </w:r>
        <w:r>
          <w:rPr>
            <w:noProof/>
            <w:webHidden/>
          </w:rPr>
          <w:fldChar w:fldCharType="separate"/>
        </w:r>
        <w:r>
          <w:rPr>
            <w:noProof/>
            <w:webHidden/>
          </w:rPr>
          <w:t>27</w:t>
        </w:r>
        <w:r>
          <w:rPr>
            <w:noProof/>
            <w:webHidden/>
          </w:rPr>
          <w:fldChar w:fldCharType="end"/>
        </w:r>
      </w:hyperlink>
    </w:p>
    <w:p w14:paraId="1A4A411A" w14:textId="1E85106F"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682" w:history="1">
        <w:r w:rsidRPr="00E15D66">
          <w:rPr>
            <w:rStyle w:val="Hyperlink"/>
            <w:noProof/>
          </w:rPr>
          <w:t>Slika 14: Architecture Inception Canvas za projekat Studentska služba</w:t>
        </w:r>
        <w:r>
          <w:rPr>
            <w:noProof/>
            <w:webHidden/>
          </w:rPr>
          <w:tab/>
        </w:r>
        <w:r>
          <w:rPr>
            <w:noProof/>
            <w:webHidden/>
          </w:rPr>
          <w:fldChar w:fldCharType="begin"/>
        </w:r>
        <w:r>
          <w:rPr>
            <w:noProof/>
            <w:webHidden/>
          </w:rPr>
          <w:instrText xml:space="preserve"> PAGEREF _Toc228782682 \h </w:instrText>
        </w:r>
        <w:r>
          <w:rPr>
            <w:noProof/>
            <w:webHidden/>
          </w:rPr>
        </w:r>
        <w:r>
          <w:rPr>
            <w:noProof/>
            <w:webHidden/>
          </w:rPr>
          <w:fldChar w:fldCharType="separate"/>
        </w:r>
        <w:r>
          <w:rPr>
            <w:noProof/>
            <w:webHidden/>
          </w:rPr>
          <w:t>30</w:t>
        </w:r>
        <w:r>
          <w:rPr>
            <w:noProof/>
            <w:webHidden/>
          </w:rPr>
          <w:fldChar w:fldCharType="end"/>
        </w:r>
      </w:hyperlink>
    </w:p>
    <w:p w14:paraId="2DB043EF" w14:textId="769D8E65"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683" w:history="1">
        <w:r w:rsidRPr="00E15D66">
          <w:rPr>
            <w:rStyle w:val="Hyperlink"/>
            <w:noProof/>
          </w:rPr>
          <w:t>Slika 15: Business Context Studentske službe</w:t>
        </w:r>
        <w:r>
          <w:rPr>
            <w:noProof/>
            <w:webHidden/>
          </w:rPr>
          <w:tab/>
        </w:r>
        <w:r>
          <w:rPr>
            <w:noProof/>
            <w:webHidden/>
          </w:rPr>
          <w:fldChar w:fldCharType="begin"/>
        </w:r>
        <w:r>
          <w:rPr>
            <w:noProof/>
            <w:webHidden/>
          </w:rPr>
          <w:instrText xml:space="preserve"> PAGEREF _Toc228782683 \h </w:instrText>
        </w:r>
        <w:r>
          <w:rPr>
            <w:noProof/>
            <w:webHidden/>
          </w:rPr>
        </w:r>
        <w:r>
          <w:rPr>
            <w:noProof/>
            <w:webHidden/>
          </w:rPr>
          <w:fldChar w:fldCharType="separate"/>
        </w:r>
        <w:r>
          <w:rPr>
            <w:noProof/>
            <w:webHidden/>
          </w:rPr>
          <w:t>33</w:t>
        </w:r>
        <w:r>
          <w:rPr>
            <w:noProof/>
            <w:webHidden/>
          </w:rPr>
          <w:fldChar w:fldCharType="end"/>
        </w:r>
      </w:hyperlink>
    </w:p>
    <w:p w14:paraId="5E2AF839" w14:textId="05F586D7"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684" w:history="1">
        <w:r w:rsidRPr="00E15D66">
          <w:rPr>
            <w:rStyle w:val="Hyperlink"/>
            <w:noProof/>
          </w:rPr>
          <w:t>Slika 16: Deployment Context</w:t>
        </w:r>
        <w:r>
          <w:rPr>
            <w:noProof/>
            <w:webHidden/>
          </w:rPr>
          <w:tab/>
        </w:r>
        <w:r>
          <w:rPr>
            <w:noProof/>
            <w:webHidden/>
          </w:rPr>
          <w:fldChar w:fldCharType="begin"/>
        </w:r>
        <w:r>
          <w:rPr>
            <w:noProof/>
            <w:webHidden/>
          </w:rPr>
          <w:instrText xml:space="preserve"> PAGEREF _Toc228782684 \h </w:instrText>
        </w:r>
        <w:r>
          <w:rPr>
            <w:noProof/>
            <w:webHidden/>
          </w:rPr>
        </w:r>
        <w:r>
          <w:rPr>
            <w:noProof/>
            <w:webHidden/>
          </w:rPr>
          <w:fldChar w:fldCharType="separate"/>
        </w:r>
        <w:r>
          <w:rPr>
            <w:noProof/>
            <w:webHidden/>
          </w:rPr>
          <w:t>34</w:t>
        </w:r>
        <w:r>
          <w:rPr>
            <w:noProof/>
            <w:webHidden/>
          </w:rPr>
          <w:fldChar w:fldCharType="end"/>
        </w:r>
      </w:hyperlink>
    </w:p>
    <w:p w14:paraId="318178BA" w14:textId="11585750"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685" w:history="1">
        <w:r w:rsidRPr="00E15D66">
          <w:rPr>
            <w:rStyle w:val="Hyperlink"/>
            <w:noProof/>
          </w:rPr>
          <w:t>Slika 17: Arhitektura na najvišem nivou apstrakcije</w:t>
        </w:r>
        <w:r>
          <w:rPr>
            <w:noProof/>
            <w:webHidden/>
          </w:rPr>
          <w:tab/>
        </w:r>
        <w:r>
          <w:rPr>
            <w:noProof/>
            <w:webHidden/>
          </w:rPr>
          <w:fldChar w:fldCharType="begin"/>
        </w:r>
        <w:r>
          <w:rPr>
            <w:noProof/>
            <w:webHidden/>
          </w:rPr>
          <w:instrText xml:space="preserve"> PAGEREF _Toc228782685 \h </w:instrText>
        </w:r>
        <w:r>
          <w:rPr>
            <w:noProof/>
            <w:webHidden/>
          </w:rPr>
        </w:r>
        <w:r>
          <w:rPr>
            <w:noProof/>
            <w:webHidden/>
          </w:rPr>
          <w:fldChar w:fldCharType="separate"/>
        </w:r>
        <w:r>
          <w:rPr>
            <w:noProof/>
            <w:webHidden/>
          </w:rPr>
          <w:t>35</w:t>
        </w:r>
        <w:r>
          <w:rPr>
            <w:noProof/>
            <w:webHidden/>
          </w:rPr>
          <w:fldChar w:fldCharType="end"/>
        </w:r>
      </w:hyperlink>
    </w:p>
    <w:p w14:paraId="4F013F20" w14:textId="5D5218FC"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686" w:history="1">
        <w:r w:rsidRPr="00E15D66">
          <w:rPr>
            <w:rStyle w:val="Hyperlink"/>
            <w:noProof/>
          </w:rPr>
          <w:t>Slika 18</w:t>
        </w:r>
        <w:r w:rsidRPr="00E15D66">
          <w:rPr>
            <w:rStyle w:val="Hyperlink"/>
            <w:noProof/>
            <w:lang w:val="en-US"/>
          </w:rPr>
          <w:t>: Konceptualni model (ER Diagram – Crow’s Foot Notacija)</w:t>
        </w:r>
        <w:r>
          <w:rPr>
            <w:noProof/>
            <w:webHidden/>
          </w:rPr>
          <w:tab/>
        </w:r>
        <w:r>
          <w:rPr>
            <w:noProof/>
            <w:webHidden/>
          </w:rPr>
          <w:fldChar w:fldCharType="begin"/>
        </w:r>
        <w:r>
          <w:rPr>
            <w:noProof/>
            <w:webHidden/>
          </w:rPr>
          <w:instrText xml:space="preserve"> PAGEREF _Toc228782686 \h </w:instrText>
        </w:r>
        <w:r>
          <w:rPr>
            <w:noProof/>
            <w:webHidden/>
          </w:rPr>
        </w:r>
        <w:r>
          <w:rPr>
            <w:noProof/>
            <w:webHidden/>
          </w:rPr>
          <w:fldChar w:fldCharType="separate"/>
        </w:r>
        <w:r>
          <w:rPr>
            <w:noProof/>
            <w:webHidden/>
          </w:rPr>
          <w:t>36</w:t>
        </w:r>
        <w:r>
          <w:rPr>
            <w:noProof/>
            <w:webHidden/>
          </w:rPr>
          <w:fldChar w:fldCharType="end"/>
        </w:r>
      </w:hyperlink>
    </w:p>
    <w:p w14:paraId="7DDF9A5E" w14:textId="49DC9E6B"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687" w:history="1">
        <w:r w:rsidRPr="00E15D66">
          <w:rPr>
            <w:rStyle w:val="Hyperlink"/>
            <w:noProof/>
          </w:rPr>
          <w:t>Slika 19: Struktura sistema studentska služba sa klijentske strane</w:t>
        </w:r>
        <w:r>
          <w:rPr>
            <w:noProof/>
            <w:webHidden/>
          </w:rPr>
          <w:tab/>
        </w:r>
        <w:r>
          <w:rPr>
            <w:noProof/>
            <w:webHidden/>
          </w:rPr>
          <w:fldChar w:fldCharType="begin"/>
        </w:r>
        <w:r>
          <w:rPr>
            <w:noProof/>
            <w:webHidden/>
          </w:rPr>
          <w:instrText xml:space="preserve"> PAGEREF _Toc228782687 \h </w:instrText>
        </w:r>
        <w:r>
          <w:rPr>
            <w:noProof/>
            <w:webHidden/>
          </w:rPr>
        </w:r>
        <w:r>
          <w:rPr>
            <w:noProof/>
            <w:webHidden/>
          </w:rPr>
          <w:fldChar w:fldCharType="separate"/>
        </w:r>
        <w:r>
          <w:rPr>
            <w:noProof/>
            <w:webHidden/>
          </w:rPr>
          <w:t>37</w:t>
        </w:r>
        <w:r>
          <w:rPr>
            <w:noProof/>
            <w:webHidden/>
          </w:rPr>
          <w:fldChar w:fldCharType="end"/>
        </w:r>
      </w:hyperlink>
    </w:p>
    <w:p w14:paraId="06320FFF" w14:textId="01F2FE8E"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688" w:history="1">
        <w:r w:rsidRPr="00E15D66">
          <w:rPr>
            <w:rStyle w:val="Hyperlink"/>
            <w:noProof/>
          </w:rPr>
          <w:t>Slika 20: Struktura sistema studentska služba na serverskoj strani</w:t>
        </w:r>
        <w:r>
          <w:rPr>
            <w:noProof/>
            <w:webHidden/>
          </w:rPr>
          <w:tab/>
        </w:r>
        <w:r>
          <w:rPr>
            <w:noProof/>
            <w:webHidden/>
          </w:rPr>
          <w:fldChar w:fldCharType="begin"/>
        </w:r>
        <w:r>
          <w:rPr>
            <w:noProof/>
            <w:webHidden/>
          </w:rPr>
          <w:instrText xml:space="preserve"> PAGEREF _Toc228782688 \h </w:instrText>
        </w:r>
        <w:r>
          <w:rPr>
            <w:noProof/>
            <w:webHidden/>
          </w:rPr>
        </w:r>
        <w:r>
          <w:rPr>
            <w:noProof/>
            <w:webHidden/>
          </w:rPr>
          <w:fldChar w:fldCharType="separate"/>
        </w:r>
        <w:r>
          <w:rPr>
            <w:noProof/>
            <w:webHidden/>
          </w:rPr>
          <w:t>38</w:t>
        </w:r>
        <w:r>
          <w:rPr>
            <w:noProof/>
            <w:webHidden/>
          </w:rPr>
          <w:fldChar w:fldCharType="end"/>
        </w:r>
      </w:hyperlink>
    </w:p>
    <w:p w14:paraId="499C6940" w14:textId="73295B44"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689" w:history="1">
        <w:r w:rsidRPr="00E15D66">
          <w:rPr>
            <w:rStyle w:val="Hyperlink"/>
            <w:noProof/>
          </w:rPr>
          <w:t>Slika 21: Detaljni dijagram sekvenci kao primer interakcije komponenti prilikom slu</w:t>
        </w:r>
        <w:r w:rsidRPr="00E15D66">
          <w:rPr>
            <w:rStyle w:val="Hyperlink"/>
            <w:noProof/>
            <w:lang w:val="en-US"/>
          </w:rPr>
          <w:t>čaja korišćenja prijave ispita</w:t>
        </w:r>
        <w:r>
          <w:rPr>
            <w:noProof/>
            <w:webHidden/>
          </w:rPr>
          <w:tab/>
        </w:r>
        <w:r>
          <w:rPr>
            <w:noProof/>
            <w:webHidden/>
          </w:rPr>
          <w:fldChar w:fldCharType="begin"/>
        </w:r>
        <w:r>
          <w:rPr>
            <w:noProof/>
            <w:webHidden/>
          </w:rPr>
          <w:instrText xml:space="preserve"> PAGEREF _Toc228782689 \h </w:instrText>
        </w:r>
        <w:r>
          <w:rPr>
            <w:noProof/>
            <w:webHidden/>
          </w:rPr>
        </w:r>
        <w:r>
          <w:rPr>
            <w:noProof/>
            <w:webHidden/>
          </w:rPr>
          <w:fldChar w:fldCharType="separate"/>
        </w:r>
        <w:r>
          <w:rPr>
            <w:noProof/>
            <w:webHidden/>
          </w:rPr>
          <w:t>40</w:t>
        </w:r>
        <w:r>
          <w:rPr>
            <w:noProof/>
            <w:webHidden/>
          </w:rPr>
          <w:fldChar w:fldCharType="end"/>
        </w:r>
      </w:hyperlink>
    </w:p>
    <w:p w14:paraId="107E9E42" w14:textId="3A5290D3"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690" w:history="1">
        <w:r w:rsidRPr="00E15D66">
          <w:rPr>
            <w:rStyle w:val="Hyperlink"/>
            <w:noProof/>
          </w:rPr>
          <w:t>Slika 22: Deployment Diagram</w:t>
        </w:r>
        <w:r>
          <w:rPr>
            <w:noProof/>
            <w:webHidden/>
          </w:rPr>
          <w:tab/>
        </w:r>
        <w:r>
          <w:rPr>
            <w:noProof/>
            <w:webHidden/>
          </w:rPr>
          <w:fldChar w:fldCharType="begin"/>
        </w:r>
        <w:r>
          <w:rPr>
            <w:noProof/>
            <w:webHidden/>
          </w:rPr>
          <w:instrText xml:space="preserve"> PAGEREF _Toc228782690 \h </w:instrText>
        </w:r>
        <w:r>
          <w:rPr>
            <w:noProof/>
            <w:webHidden/>
          </w:rPr>
        </w:r>
        <w:r>
          <w:rPr>
            <w:noProof/>
            <w:webHidden/>
          </w:rPr>
          <w:fldChar w:fldCharType="separate"/>
        </w:r>
        <w:r>
          <w:rPr>
            <w:noProof/>
            <w:webHidden/>
          </w:rPr>
          <w:t>41</w:t>
        </w:r>
        <w:r>
          <w:rPr>
            <w:noProof/>
            <w:webHidden/>
          </w:rPr>
          <w:fldChar w:fldCharType="end"/>
        </w:r>
      </w:hyperlink>
    </w:p>
    <w:p w14:paraId="648A13EE" w14:textId="42DB7FB7"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691" w:history="1">
        <w:r w:rsidRPr="00E15D66">
          <w:rPr>
            <w:rStyle w:val="Hyperlink"/>
            <w:noProof/>
          </w:rPr>
          <w:t>Slika 23: Omogućavanje opcije logovanja grešaka</w:t>
        </w:r>
        <w:r>
          <w:rPr>
            <w:noProof/>
            <w:webHidden/>
          </w:rPr>
          <w:tab/>
        </w:r>
        <w:r>
          <w:rPr>
            <w:noProof/>
            <w:webHidden/>
          </w:rPr>
          <w:fldChar w:fldCharType="begin"/>
        </w:r>
        <w:r>
          <w:rPr>
            <w:noProof/>
            <w:webHidden/>
          </w:rPr>
          <w:instrText xml:space="preserve"> PAGEREF _Toc228782691 \h </w:instrText>
        </w:r>
        <w:r>
          <w:rPr>
            <w:noProof/>
            <w:webHidden/>
          </w:rPr>
        </w:r>
        <w:r>
          <w:rPr>
            <w:noProof/>
            <w:webHidden/>
          </w:rPr>
          <w:fldChar w:fldCharType="separate"/>
        </w:r>
        <w:r>
          <w:rPr>
            <w:noProof/>
            <w:webHidden/>
          </w:rPr>
          <w:t>42</w:t>
        </w:r>
        <w:r>
          <w:rPr>
            <w:noProof/>
            <w:webHidden/>
          </w:rPr>
          <w:fldChar w:fldCharType="end"/>
        </w:r>
      </w:hyperlink>
    </w:p>
    <w:p w14:paraId="202B7604" w14:textId="3C893F5F"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692" w:history="1">
        <w:r w:rsidRPr="00E15D66">
          <w:rPr>
            <w:rStyle w:val="Hyperlink"/>
            <w:noProof/>
          </w:rPr>
          <w:t>Slika 24: Primer postavljanje greške prilikom pokušaja registracije korisnika sa indexom koji već postoji</w:t>
        </w:r>
        <w:r>
          <w:rPr>
            <w:noProof/>
            <w:webHidden/>
          </w:rPr>
          <w:tab/>
        </w:r>
        <w:r>
          <w:rPr>
            <w:noProof/>
            <w:webHidden/>
          </w:rPr>
          <w:fldChar w:fldCharType="begin"/>
        </w:r>
        <w:r>
          <w:rPr>
            <w:noProof/>
            <w:webHidden/>
          </w:rPr>
          <w:instrText xml:space="preserve"> PAGEREF _Toc228782692 \h </w:instrText>
        </w:r>
        <w:r>
          <w:rPr>
            <w:noProof/>
            <w:webHidden/>
          </w:rPr>
        </w:r>
        <w:r>
          <w:rPr>
            <w:noProof/>
            <w:webHidden/>
          </w:rPr>
          <w:fldChar w:fldCharType="separate"/>
        </w:r>
        <w:r>
          <w:rPr>
            <w:noProof/>
            <w:webHidden/>
          </w:rPr>
          <w:t>42</w:t>
        </w:r>
        <w:r>
          <w:rPr>
            <w:noProof/>
            <w:webHidden/>
          </w:rPr>
          <w:fldChar w:fldCharType="end"/>
        </w:r>
      </w:hyperlink>
    </w:p>
    <w:p w14:paraId="3E5B4827" w14:textId="538C599C"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693" w:history="1">
        <w:r w:rsidRPr="00E15D66">
          <w:rPr>
            <w:rStyle w:val="Hyperlink"/>
            <w:noProof/>
          </w:rPr>
          <w:t>Slika 25</w:t>
        </w:r>
        <w:r w:rsidRPr="00E15D66">
          <w:rPr>
            <w:rStyle w:val="Hyperlink"/>
            <w:noProof/>
            <w:lang w:val="en-US"/>
          </w:rPr>
          <w:t>: Implementacija Custom Exception klase RegistrationAlreadyExistsException</w:t>
        </w:r>
        <w:r>
          <w:rPr>
            <w:noProof/>
            <w:webHidden/>
          </w:rPr>
          <w:tab/>
        </w:r>
        <w:r>
          <w:rPr>
            <w:noProof/>
            <w:webHidden/>
          </w:rPr>
          <w:fldChar w:fldCharType="begin"/>
        </w:r>
        <w:r>
          <w:rPr>
            <w:noProof/>
            <w:webHidden/>
          </w:rPr>
          <w:instrText xml:space="preserve"> PAGEREF _Toc228782693 \h </w:instrText>
        </w:r>
        <w:r>
          <w:rPr>
            <w:noProof/>
            <w:webHidden/>
          </w:rPr>
        </w:r>
        <w:r>
          <w:rPr>
            <w:noProof/>
            <w:webHidden/>
          </w:rPr>
          <w:fldChar w:fldCharType="separate"/>
        </w:r>
        <w:r>
          <w:rPr>
            <w:noProof/>
            <w:webHidden/>
          </w:rPr>
          <w:t>43</w:t>
        </w:r>
        <w:r>
          <w:rPr>
            <w:noProof/>
            <w:webHidden/>
          </w:rPr>
          <w:fldChar w:fldCharType="end"/>
        </w:r>
      </w:hyperlink>
    </w:p>
    <w:p w14:paraId="4EEBCBB2" w14:textId="787E4738"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694" w:history="1">
        <w:r w:rsidRPr="00E15D66">
          <w:rPr>
            <w:rStyle w:val="Hyperlink"/>
            <w:noProof/>
          </w:rPr>
          <w:t>Slika 26: Primer prikaza greške prilikom poku</w:t>
        </w:r>
        <w:r w:rsidRPr="00E15D66">
          <w:rPr>
            <w:rStyle w:val="Hyperlink"/>
            <w:noProof/>
            <w:lang w:val="en-US"/>
          </w:rPr>
          <w:t>šaja</w:t>
        </w:r>
        <w:r w:rsidRPr="00E15D66">
          <w:rPr>
            <w:rStyle w:val="Hyperlink"/>
            <w:noProof/>
          </w:rPr>
          <w:t xml:space="preserve"> registracije na ispit na koji je student već registrovan</w:t>
        </w:r>
        <w:r>
          <w:rPr>
            <w:noProof/>
            <w:webHidden/>
          </w:rPr>
          <w:tab/>
        </w:r>
        <w:r>
          <w:rPr>
            <w:noProof/>
            <w:webHidden/>
          </w:rPr>
          <w:fldChar w:fldCharType="begin"/>
        </w:r>
        <w:r>
          <w:rPr>
            <w:noProof/>
            <w:webHidden/>
          </w:rPr>
          <w:instrText xml:space="preserve"> PAGEREF _Toc228782694 \h </w:instrText>
        </w:r>
        <w:r>
          <w:rPr>
            <w:noProof/>
            <w:webHidden/>
          </w:rPr>
        </w:r>
        <w:r>
          <w:rPr>
            <w:noProof/>
            <w:webHidden/>
          </w:rPr>
          <w:fldChar w:fldCharType="separate"/>
        </w:r>
        <w:r>
          <w:rPr>
            <w:noProof/>
            <w:webHidden/>
          </w:rPr>
          <w:t>43</w:t>
        </w:r>
        <w:r>
          <w:rPr>
            <w:noProof/>
            <w:webHidden/>
          </w:rPr>
          <w:fldChar w:fldCharType="end"/>
        </w:r>
      </w:hyperlink>
    </w:p>
    <w:p w14:paraId="46F24919" w14:textId="6E8091E5"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695" w:history="1">
        <w:r w:rsidRPr="00E15D66">
          <w:rPr>
            <w:rStyle w:val="Hyperlink"/>
            <w:noProof/>
          </w:rPr>
          <w:t>Slika 27: Colorlib.com tema Sidebar #07 korišćena za dizajn GUI-a</w:t>
        </w:r>
        <w:r>
          <w:rPr>
            <w:noProof/>
            <w:webHidden/>
          </w:rPr>
          <w:tab/>
        </w:r>
        <w:r>
          <w:rPr>
            <w:noProof/>
            <w:webHidden/>
          </w:rPr>
          <w:fldChar w:fldCharType="begin"/>
        </w:r>
        <w:r>
          <w:rPr>
            <w:noProof/>
            <w:webHidden/>
          </w:rPr>
          <w:instrText xml:space="preserve"> PAGEREF _Toc228782695 \h </w:instrText>
        </w:r>
        <w:r>
          <w:rPr>
            <w:noProof/>
            <w:webHidden/>
          </w:rPr>
        </w:r>
        <w:r>
          <w:rPr>
            <w:noProof/>
            <w:webHidden/>
          </w:rPr>
          <w:fldChar w:fldCharType="separate"/>
        </w:r>
        <w:r>
          <w:rPr>
            <w:noProof/>
            <w:webHidden/>
          </w:rPr>
          <w:t>44</w:t>
        </w:r>
        <w:r>
          <w:rPr>
            <w:noProof/>
            <w:webHidden/>
          </w:rPr>
          <w:fldChar w:fldCharType="end"/>
        </w:r>
      </w:hyperlink>
    </w:p>
    <w:p w14:paraId="57EB3154" w14:textId="5D1228B8"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696" w:history="1">
        <w:r w:rsidRPr="00E15D66">
          <w:rPr>
            <w:rStyle w:val="Hyperlink"/>
            <w:noProof/>
          </w:rPr>
          <w:t>Slika 28: Finalni izgled website-a sa primenjenom temom</w:t>
        </w:r>
        <w:r>
          <w:rPr>
            <w:noProof/>
            <w:webHidden/>
          </w:rPr>
          <w:tab/>
        </w:r>
        <w:r>
          <w:rPr>
            <w:noProof/>
            <w:webHidden/>
          </w:rPr>
          <w:fldChar w:fldCharType="begin"/>
        </w:r>
        <w:r>
          <w:rPr>
            <w:noProof/>
            <w:webHidden/>
          </w:rPr>
          <w:instrText xml:space="preserve"> PAGEREF _Toc228782696 \h </w:instrText>
        </w:r>
        <w:r>
          <w:rPr>
            <w:noProof/>
            <w:webHidden/>
          </w:rPr>
        </w:r>
        <w:r>
          <w:rPr>
            <w:noProof/>
            <w:webHidden/>
          </w:rPr>
          <w:fldChar w:fldCharType="separate"/>
        </w:r>
        <w:r>
          <w:rPr>
            <w:noProof/>
            <w:webHidden/>
          </w:rPr>
          <w:t>44</w:t>
        </w:r>
        <w:r>
          <w:rPr>
            <w:noProof/>
            <w:webHidden/>
          </w:rPr>
          <w:fldChar w:fldCharType="end"/>
        </w:r>
      </w:hyperlink>
    </w:p>
    <w:p w14:paraId="74D036E8" w14:textId="4B265511"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697" w:history="1">
        <w:r w:rsidRPr="00E15D66">
          <w:rPr>
            <w:rStyle w:val="Hyperlink"/>
            <w:noProof/>
          </w:rPr>
          <w:t xml:space="preserve">Slika 29: Zahtevi kvaliteta, slika radjena po uzoru na sliku iz istoimenog poglavlja u DokChess dokumentaciji </w:t>
        </w:r>
        <w:r w:rsidRPr="00E15D66">
          <w:rPr>
            <w:rStyle w:val="Hyperlink"/>
            <w:noProof/>
            <w:vertAlign w:val="superscript"/>
          </w:rPr>
          <w:t>[15</w:t>
        </w:r>
        <w:r w:rsidRPr="00E15D66">
          <w:rPr>
            <w:rStyle w:val="Hyperlink"/>
            <w:noProof/>
            <w:vertAlign w:val="superscript"/>
            <w:lang w:val="en-US"/>
          </w:rPr>
          <w:t>]</w:t>
        </w:r>
        <w:r>
          <w:rPr>
            <w:noProof/>
            <w:webHidden/>
          </w:rPr>
          <w:tab/>
        </w:r>
        <w:r>
          <w:rPr>
            <w:noProof/>
            <w:webHidden/>
          </w:rPr>
          <w:fldChar w:fldCharType="begin"/>
        </w:r>
        <w:r>
          <w:rPr>
            <w:noProof/>
            <w:webHidden/>
          </w:rPr>
          <w:instrText xml:space="preserve"> PAGEREF _Toc228782697 \h </w:instrText>
        </w:r>
        <w:r>
          <w:rPr>
            <w:noProof/>
            <w:webHidden/>
          </w:rPr>
        </w:r>
        <w:r>
          <w:rPr>
            <w:noProof/>
            <w:webHidden/>
          </w:rPr>
          <w:fldChar w:fldCharType="separate"/>
        </w:r>
        <w:r>
          <w:rPr>
            <w:noProof/>
            <w:webHidden/>
          </w:rPr>
          <w:t>45</w:t>
        </w:r>
        <w:r>
          <w:rPr>
            <w:noProof/>
            <w:webHidden/>
          </w:rPr>
          <w:fldChar w:fldCharType="end"/>
        </w:r>
      </w:hyperlink>
    </w:p>
    <w:p w14:paraId="72D768DA" w14:textId="709DA1E4"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698" w:history="1">
        <w:r w:rsidRPr="00E15D66">
          <w:rPr>
            <w:rStyle w:val="Hyperlink"/>
            <w:noProof/>
          </w:rPr>
          <w:t>Slika 30: Dijagram slučajeva korišćenja</w:t>
        </w:r>
        <w:r>
          <w:rPr>
            <w:noProof/>
            <w:webHidden/>
          </w:rPr>
          <w:tab/>
        </w:r>
        <w:r>
          <w:rPr>
            <w:noProof/>
            <w:webHidden/>
          </w:rPr>
          <w:fldChar w:fldCharType="begin"/>
        </w:r>
        <w:r>
          <w:rPr>
            <w:noProof/>
            <w:webHidden/>
          </w:rPr>
          <w:instrText xml:space="preserve"> PAGEREF _Toc228782698 \h </w:instrText>
        </w:r>
        <w:r>
          <w:rPr>
            <w:noProof/>
            <w:webHidden/>
          </w:rPr>
        </w:r>
        <w:r>
          <w:rPr>
            <w:noProof/>
            <w:webHidden/>
          </w:rPr>
          <w:fldChar w:fldCharType="separate"/>
        </w:r>
        <w:r>
          <w:rPr>
            <w:noProof/>
            <w:webHidden/>
          </w:rPr>
          <w:t>47</w:t>
        </w:r>
        <w:r>
          <w:rPr>
            <w:noProof/>
            <w:webHidden/>
          </w:rPr>
          <w:fldChar w:fldCharType="end"/>
        </w:r>
      </w:hyperlink>
    </w:p>
    <w:p w14:paraId="4CDE55BA" w14:textId="64D73C60"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699" w:history="1">
        <w:r w:rsidRPr="00E15D66">
          <w:rPr>
            <w:rStyle w:val="Hyperlink"/>
            <w:noProof/>
          </w:rPr>
          <w:t>Slika 31: Dijagram sekvenci SK1, osnovni scenario</w:t>
        </w:r>
        <w:r>
          <w:rPr>
            <w:noProof/>
            <w:webHidden/>
          </w:rPr>
          <w:tab/>
        </w:r>
        <w:r>
          <w:rPr>
            <w:noProof/>
            <w:webHidden/>
          </w:rPr>
          <w:fldChar w:fldCharType="begin"/>
        </w:r>
        <w:r>
          <w:rPr>
            <w:noProof/>
            <w:webHidden/>
          </w:rPr>
          <w:instrText xml:space="preserve"> PAGEREF _Toc228782699 \h </w:instrText>
        </w:r>
        <w:r>
          <w:rPr>
            <w:noProof/>
            <w:webHidden/>
          </w:rPr>
        </w:r>
        <w:r>
          <w:rPr>
            <w:noProof/>
            <w:webHidden/>
          </w:rPr>
          <w:fldChar w:fldCharType="separate"/>
        </w:r>
        <w:r>
          <w:rPr>
            <w:noProof/>
            <w:webHidden/>
          </w:rPr>
          <w:t>48</w:t>
        </w:r>
        <w:r>
          <w:rPr>
            <w:noProof/>
            <w:webHidden/>
          </w:rPr>
          <w:fldChar w:fldCharType="end"/>
        </w:r>
      </w:hyperlink>
    </w:p>
    <w:p w14:paraId="088B9505" w14:textId="5941AF00"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00" w:history="1">
        <w:r w:rsidRPr="00E15D66">
          <w:rPr>
            <w:rStyle w:val="Hyperlink"/>
            <w:noProof/>
          </w:rPr>
          <w:t>Slika 32: Dijagram sekvenci SK2, osnovni scenario</w:t>
        </w:r>
        <w:r>
          <w:rPr>
            <w:noProof/>
            <w:webHidden/>
          </w:rPr>
          <w:tab/>
        </w:r>
        <w:r>
          <w:rPr>
            <w:noProof/>
            <w:webHidden/>
          </w:rPr>
          <w:fldChar w:fldCharType="begin"/>
        </w:r>
        <w:r>
          <w:rPr>
            <w:noProof/>
            <w:webHidden/>
          </w:rPr>
          <w:instrText xml:space="preserve"> PAGEREF _Toc228782700 \h </w:instrText>
        </w:r>
        <w:r>
          <w:rPr>
            <w:noProof/>
            <w:webHidden/>
          </w:rPr>
        </w:r>
        <w:r>
          <w:rPr>
            <w:noProof/>
            <w:webHidden/>
          </w:rPr>
          <w:fldChar w:fldCharType="separate"/>
        </w:r>
        <w:r>
          <w:rPr>
            <w:noProof/>
            <w:webHidden/>
          </w:rPr>
          <w:t>49</w:t>
        </w:r>
        <w:r>
          <w:rPr>
            <w:noProof/>
            <w:webHidden/>
          </w:rPr>
          <w:fldChar w:fldCharType="end"/>
        </w:r>
      </w:hyperlink>
    </w:p>
    <w:p w14:paraId="6DE08920" w14:textId="7F317377"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01" w:history="1">
        <w:r w:rsidRPr="00E15D66">
          <w:rPr>
            <w:rStyle w:val="Hyperlink"/>
            <w:noProof/>
          </w:rPr>
          <w:t>Slika 33: Dijagram sekvenci SK3, osnovni scenario</w:t>
        </w:r>
        <w:r>
          <w:rPr>
            <w:noProof/>
            <w:webHidden/>
          </w:rPr>
          <w:tab/>
        </w:r>
        <w:r>
          <w:rPr>
            <w:noProof/>
            <w:webHidden/>
          </w:rPr>
          <w:fldChar w:fldCharType="begin"/>
        </w:r>
        <w:r>
          <w:rPr>
            <w:noProof/>
            <w:webHidden/>
          </w:rPr>
          <w:instrText xml:space="preserve"> PAGEREF _Toc228782701 \h </w:instrText>
        </w:r>
        <w:r>
          <w:rPr>
            <w:noProof/>
            <w:webHidden/>
          </w:rPr>
        </w:r>
        <w:r>
          <w:rPr>
            <w:noProof/>
            <w:webHidden/>
          </w:rPr>
          <w:fldChar w:fldCharType="separate"/>
        </w:r>
        <w:r>
          <w:rPr>
            <w:noProof/>
            <w:webHidden/>
          </w:rPr>
          <w:t>50</w:t>
        </w:r>
        <w:r>
          <w:rPr>
            <w:noProof/>
            <w:webHidden/>
          </w:rPr>
          <w:fldChar w:fldCharType="end"/>
        </w:r>
      </w:hyperlink>
    </w:p>
    <w:p w14:paraId="59F98630" w14:textId="36D132D4"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02" w:history="1">
        <w:r w:rsidRPr="00E15D66">
          <w:rPr>
            <w:rStyle w:val="Hyperlink"/>
            <w:noProof/>
          </w:rPr>
          <w:t>Slika 34: Dijagram sekvenci SK4, osnovni scenario</w:t>
        </w:r>
        <w:r>
          <w:rPr>
            <w:noProof/>
            <w:webHidden/>
          </w:rPr>
          <w:tab/>
        </w:r>
        <w:r>
          <w:rPr>
            <w:noProof/>
            <w:webHidden/>
          </w:rPr>
          <w:fldChar w:fldCharType="begin"/>
        </w:r>
        <w:r>
          <w:rPr>
            <w:noProof/>
            <w:webHidden/>
          </w:rPr>
          <w:instrText xml:space="preserve"> PAGEREF _Toc228782702 \h </w:instrText>
        </w:r>
        <w:r>
          <w:rPr>
            <w:noProof/>
            <w:webHidden/>
          </w:rPr>
        </w:r>
        <w:r>
          <w:rPr>
            <w:noProof/>
            <w:webHidden/>
          </w:rPr>
          <w:fldChar w:fldCharType="separate"/>
        </w:r>
        <w:r>
          <w:rPr>
            <w:noProof/>
            <w:webHidden/>
          </w:rPr>
          <w:t>51</w:t>
        </w:r>
        <w:r>
          <w:rPr>
            <w:noProof/>
            <w:webHidden/>
          </w:rPr>
          <w:fldChar w:fldCharType="end"/>
        </w:r>
      </w:hyperlink>
    </w:p>
    <w:p w14:paraId="549DB920" w14:textId="5FE81A6F"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03" w:history="1">
        <w:r w:rsidRPr="00E15D66">
          <w:rPr>
            <w:rStyle w:val="Hyperlink"/>
            <w:noProof/>
          </w:rPr>
          <w:t>Slika 35: Detaljan dijagram sekvenci SK5, osnovni scenario</w:t>
        </w:r>
        <w:r>
          <w:rPr>
            <w:noProof/>
            <w:webHidden/>
          </w:rPr>
          <w:tab/>
        </w:r>
        <w:r>
          <w:rPr>
            <w:noProof/>
            <w:webHidden/>
          </w:rPr>
          <w:fldChar w:fldCharType="begin"/>
        </w:r>
        <w:r>
          <w:rPr>
            <w:noProof/>
            <w:webHidden/>
          </w:rPr>
          <w:instrText xml:space="preserve"> PAGEREF _Toc228782703 \h </w:instrText>
        </w:r>
        <w:r>
          <w:rPr>
            <w:noProof/>
            <w:webHidden/>
          </w:rPr>
        </w:r>
        <w:r>
          <w:rPr>
            <w:noProof/>
            <w:webHidden/>
          </w:rPr>
          <w:fldChar w:fldCharType="separate"/>
        </w:r>
        <w:r>
          <w:rPr>
            <w:noProof/>
            <w:webHidden/>
          </w:rPr>
          <w:t>53</w:t>
        </w:r>
        <w:r>
          <w:rPr>
            <w:noProof/>
            <w:webHidden/>
          </w:rPr>
          <w:fldChar w:fldCharType="end"/>
        </w:r>
      </w:hyperlink>
    </w:p>
    <w:p w14:paraId="41D3EAB9" w14:textId="64C1E5DE"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04" w:history="1">
        <w:r w:rsidRPr="00E15D66">
          <w:rPr>
            <w:rStyle w:val="Hyperlink"/>
            <w:noProof/>
          </w:rPr>
          <w:t>Slika 36: Dijagram sekvenci SK6, osnovni scenario</w:t>
        </w:r>
        <w:r>
          <w:rPr>
            <w:noProof/>
            <w:webHidden/>
          </w:rPr>
          <w:tab/>
        </w:r>
        <w:r>
          <w:rPr>
            <w:noProof/>
            <w:webHidden/>
          </w:rPr>
          <w:fldChar w:fldCharType="begin"/>
        </w:r>
        <w:r>
          <w:rPr>
            <w:noProof/>
            <w:webHidden/>
          </w:rPr>
          <w:instrText xml:space="preserve"> PAGEREF _Toc228782704 \h </w:instrText>
        </w:r>
        <w:r>
          <w:rPr>
            <w:noProof/>
            <w:webHidden/>
          </w:rPr>
        </w:r>
        <w:r>
          <w:rPr>
            <w:noProof/>
            <w:webHidden/>
          </w:rPr>
          <w:fldChar w:fldCharType="separate"/>
        </w:r>
        <w:r>
          <w:rPr>
            <w:noProof/>
            <w:webHidden/>
          </w:rPr>
          <w:t>54</w:t>
        </w:r>
        <w:r>
          <w:rPr>
            <w:noProof/>
            <w:webHidden/>
          </w:rPr>
          <w:fldChar w:fldCharType="end"/>
        </w:r>
      </w:hyperlink>
    </w:p>
    <w:p w14:paraId="79E09CD6" w14:textId="716E56E6"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05" w:history="1">
        <w:r w:rsidRPr="00E15D66">
          <w:rPr>
            <w:rStyle w:val="Hyperlink"/>
            <w:noProof/>
          </w:rPr>
          <w:t>Slika 37: Dijagram sekvenci SK7, osnovni scenario</w:t>
        </w:r>
        <w:r>
          <w:rPr>
            <w:noProof/>
            <w:webHidden/>
          </w:rPr>
          <w:tab/>
        </w:r>
        <w:r>
          <w:rPr>
            <w:noProof/>
            <w:webHidden/>
          </w:rPr>
          <w:fldChar w:fldCharType="begin"/>
        </w:r>
        <w:r>
          <w:rPr>
            <w:noProof/>
            <w:webHidden/>
          </w:rPr>
          <w:instrText xml:space="preserve"> PAGEREF _Toc228782705 \h </w:instrText>
        </w:r>
        <w:r>
          <w:rPr>
            <w:noProof/>
            <w:webHidden/>
          </w:rPr>
        </w:r>
        <w:r>
          <w:rPr>
            <w:noProof/>
            <w:webHidden/>
          </w:rPr>
          <w:fldChar w:fldCharType="separate"/>
        </w:r>
        <w:r>
          <w:rPr>
            <w:noProof/>
            <w:webHidden/>
          </w:rPr>
          <w:t>56</w:t>
        </w:r>
        <w:r>
          <w:rPr>
            <w:noProof/>
            <w:webHidden/>
          </w:rPr>
          <w:fldChar w:fldCharType="end"/>
        </w:r>
      </w:hyperlink>
    </w:p>
    <w:p w14:paraId="38EDB195" w14:textId="32888F62"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06" w:history="1">
        <w:r w:rsidRPr="00E15D66">
          <w:rPr>
            <w:rStyle w:val="Hyperlink"/>
            <w:noProof/>
          </w:rPr>
          <w:t>Slika 38: Dijagram sekvenci SK8, osnovni scenario</w:t>
        </w:r>
        <w:r>
          <w:rPr>
            <w:noProof/>
            <w:webHidden/>
          </w:rPr>
          <w:tab/>
        </w:r>
        <w:r>
          <w:rPr>
            <w:noProof/>
            <w:webHidden/>
          </w:rPr>
          <w:fldChar w:fldCharType="begin"/>
        </w:r>
        <w:r>
          <w:rPr>
            <w:noProof/>
            <w:webHidden/>
          </w:rPr>
          <w:instrText xml:space="preserve"> PAGEREF _Toc228782706 \h </w:instrText>
        </w:r>
        <w:r>
          <w:rPr>
            <w:noProof/>
            <w:webHidden/>
          </w:rPr>
        </w:r>
        <w:r>
          <w:rPr>
            <w:noProof/>
            <w:webHidden/>
          </w:rPr>
          <w:fldChar w:fldCharType="separate"/>
        </w:r>
        <w:r>
          <w:rPr>
            <w:noProof/>
            <w:webHidden/>
          </w:rPr>
          <w:t>57</w:t>
        </w:r>
        <w:r>
          <w:rPr>
            <w:noProof/>
            <w:webHidden/>
          </w:rPr>
          <w:fldChar w:fldCharType="end"/>
        </w:r>
      </w:hyperlink>
    </w:p>
    <w:p w14:paraId="11C27414" w14:textId="3B56A02E"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07" w:history="1">
        <w:r w:rsidRPr="00E15D66">
          <w:rPr>
            <w:rStyle w:val="Hyperlink"/>
            <w:noProof/>
          </w:rPr>
          <w:t>Slika 39: Dijagram sekvenci SK9, osnovni scenario</w:t>
        </w:r>
        <w:r>
          <w:rPr>
            <w:noProof/>
            <w:webHidden/>
          </w:rPr>
          <w:tab/>
        </w:r>
        <w:r>
          <w:rPr>
            <w:noProof/>
            <w:webHidden/>
          </w:rPr>
          <w:fldChar w:fldCharType="begin"/>
        </w:r>
        <w:r>
          <w:rPr>
            <w:noProof/>
            <w:webHidden/>
          </w:rPr>
          <w:instrText xml:space="preserve"> PAGEREF _Toc228782707 \h </w:instrText>
        </w:r>
        <w:r>
          <w:rPr>
            <w:noProof/>
            <w:webHidden/>
          </w:rPr>
        </w:r>
        <w:r>
          <w:rPr>
            <w:noProof/>
            <w:webHidden/>
          </w:rPr>
          <w:fldChar w:fldCharType="separate"/>
        </w:r>
        <w:r>
          <w:rPr>
            <w:noProof/>
            <w:webHidden/>
          </w:rPr>
          <w:t>59</w:t>
        </w:r>
        <w:r>
          <w:rPr>
            <w:noProof/>
            <w:webHidden/>
          </w:rPr>
          <w:fldChar w:fldCharType="end"/>
        </w:r>
      </w:hyperlink>
    </w:p>
    <w:p w14:paraId="6BEBD9A9" w14:textId="482A557A"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08" w:history="1">
        <w:r w:rsidRPr="00E15D66">
          <w:rPr>
            <w:rStyle w:val="Hyperlink"/>
            <w:noProof/>
          </w:rPr>
          <w:t>Slika 40: Dijagram sekvenci SK10, osnovni scenario</w:t>
        </w:r>
        <w:r>
          <w:rPr>
            <w:noProof/>
            <w:webHidden/>
          </w:rPr>
          <w:tab/>
        </w:r>
        <w:r>
          <w:rPr>
            <w:noProof/>
            <w:webHidden/>
          </w:rPr>
          <w:fldChar w:fldCharType="begin"/>
        </w:r>
        <w:r>
          <w:rPr>
            <w:noProof/>
            <w:webHidden/>
          </w:rPr>
          <w:instrText xml:space="preserve"> PAGEREF _Toc228782708 \h </w:instrText>
        </w:r>
        <w:r>
          <w:rPr>
            <w:noProof/>
            <w:webHidden/>
          </w:rPr>
        </w:r>
        <w:r>
          <w:rPr>
            <w:noProof/>
            <w:webHidden/>
          </w:rPr>
          <w:fldChar w:fldCharType="separate"/>
        </w:r>
        <w:r>
          <w:rPr>
            <w:noProof/>
            <w:webHidden/>
          </w:rPr>
          <w:t>60</w:t>
        </w:r>
        <w:r>
          <w:rPr>
            <w:noProof/>
            <w:webHidden/>
          </w:rPr>
          <w:fldChar w:fldCharType="end"/>
        </w:r>
      </w:hyperlink>
    </w:p>
    <w:p w14:paraId="520A23A7" w14:textId="67DC7F8A"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09" w:history="1">
        <w:r w:rsidRPr="00E15D66">
          <w:rPr>
            <w:rStyle w:val="Hyperlink"/>
            <w:noProof/>
          </w:rPr>
          <w:t>Slika 41: Konceptualni model softverskog sistema</w:t>
        </w:r>
        <w:r>
          <w:rPr>
            <w:noProof/>
            <w:webHidden/>
          </w:rPr>
          <w:tab/>
        </w:r>
        <w:r>
          <w:rPr>
            <w:noProof/>
            <w:webHidden/>
          </w:rPr>
          <w:fldChar w:fldCharType="begin"/>
        </w:r>
        <w:r>
          <w:rPr>
            <w:noProof/>
            <w:webHidden/>
          </w:rPr>
          <w:instrText xml:space="preserve"> PAGEREF _Toc228782709 \h </w:instrText>
        </w:r>
        <w:r>
          <w:rPr>
            <w:noProof/>
            <w:webHidden/>
          </w:rPr>
        </w:r>
        <w:r>
          <w:rPr>
            <w:noProof/>
            <w:webHidden/>
          </w:rPr>
          <w:fldChar w:fldCharType="separate"/>
        </w:r>
        <w:r>
          <w:rPr>
            <w:noProof/>
            <w:webHidden/>
          </w:rPr>
          <w:t>62</w:t>
        </w:r>
        <w:r>
          <w:rPr>
            <w:noProof/>
            <w:webHidden/>
          </w:rPr>
          <w:fldChar w:fldCharType="end"/>
        </w:r>
      </w:hyperlink>
    </w:p>
    <w:p w14:paraId="6A068FDD" w14:textId="0C96C738"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10" w:history="1">
        <w:r w:rsidRPr="00E15D66">
          <w:rPr>
            <w:rStyle w:val="Hyperlink"/>
            <w:noProof/>
          </w:rPr>
          <w:t>Slika 42</w:t>
        </w:r>
        <w:r w:rsidRPr="00E15D66">
          <w:rPr>
            <w:rStyle w:val="Hyperlink"/>
            <w:noProof/>
            <w:lang w:val="en-US"/>
          </w:rPr>
          <w:t xml:space="preserve">: </w:t>
        </w:r>
        <w:r w:rsidRPr="00E15D66">
          <w:rPr>
            <w:rStyle w:val="Hyperlink"/>
            <w:noProof/>
          </w:rPr>
          <w:t>App.js, UserProvider,AlertServiceProvider</w:t>
        </w:r>
        <w:r>
          <w:rPr>
            <w:noProof/>
            <w:webHidden/>
          </w:rPr>
          <w:tab/>
        </w:r>
        <w:r>
          <w:rPr>
            <w:noProof/>
            <w:webHidden/>
          </w:rPr>
          <w:fldChar w:fldCharType="begin"/>
        </w:r>
        <w:r>
          <w:rPr>
            <w:noProof/>
            <w:webHidden/>
          </w:rPr>
          <w:instrText xml:space="preserve"> PAGEREF _Toc228782710 \h </w:instrText>
        </w:r>
        <w:r>
          <w:rPr>
            <w:noProof/>
            <w:webHidden/>
          </w:rPr>
        </w:r>
        <w:r>
          <w:rPr>
            <w:noProof/>
            <w:webHidden/>
          </w:rPr>
          <w:fldChar w:fldCharType="separate"/>
        </w:r>
        <w:r>
          <w:rPr>
            <w:noProof/>
            <w:webHidden/>
          </w:rPr>
          <w:t>64</w:t>
        </w:r>
        <w:r>
          <w:rPr>
            <w:noProof/>
            <w:webHidden/>
          </w:rPr>
          <w:fldChar w:fldCharType="end"/>
        </w:r>
      </w:hyperlink>
    </w:p>
    <w:p w14:paraId="18C9F518" w14:textId="41CEA9F7"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11" w:history="1">
        <w:r w:rsidRPr="00E15D66">
          <w:rPr>
            <w:rStyle w:val="Hyperlink"/>
            <w:noProof/>
          </w:rPr>
          <w:t>Slika 43: AppLayout</w:t>
        </w:r>
        <w:r>
          <w:rPr>
            <w:noProof/>
            <w:webHidden/>
          </w:rPr>
          <w:tab/>
        </w:r>
        <w:r>
          <w:rPr>
            <w:noProof/>
            <w:webHidden/>
          </w:rPr>
          <w:fldChar w:fldCharType="begin"/>
        </w:r>
        <w:r>
          <w:rPr>
            <w:noProof/>
            <w:webHidden/>
          </w:rPr>
          <w:instrText xml:space="preserve"> PAGEREF _Toc228782711 \h </w:instrText>
        </w:r>
        <w:r>
          <w:rPr>
            <w:noProof/>
            <w:webHidden/>
          </w:rPr>
        </w:r>
        <w:r>
          <w:rPr>
            <w:noProof/>
            <w:webHidden/>
          </w:rPr>
          <w:fldChar w:fldCharType="separate"/>
        </w:r>
        <w:r>
          <w:rPr>
            <w:noProof/>
            <w:webHidden/>
          </w:rPr>
          <w:t>65</w:t>
        </w:r>
        <w:r>
          <w:rPr>
            <w:noProof/>
            <w:webHidden/>
          </w:rPr>
          <w:fldChar w:fldCharType="end"/>
        </w:r>
      </w:hyperlink>
    </w:p>
    <w:p w14:paraId="16CC4B19" w14:textId="3A5D3275"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12" w:history="1">
        <w:r w:rsidRPr="00E15D66">
          <w:rPr>
            <w:rStyle w:val="Hyperlink"/>
            <w:noProof/>
          </w:rPr>
          <w:t>Slika 44: pages folder</w:t>
        </w:r>
        <w:r>
          <w:rPr>
            <w:noProof/>
            <w:webHidden/>
          </w:rPr>
          <w:tab/>
        </w:r>
        <w:r>
          <w:rPr>
            <w:noProof/>
            <w:webHidden/>
          </w:rPr>
          <w:fldChar w:fldCharType="begin"/>
        </w:r>
        <w:r>
          <w:rPr>
            <w:noProof/>
            <w:webHidden/>
          </w:rPr>
          <w:instrText xml:space="preserve"> PAGEREF _Toc228782712 \h </w:instrText>
        </w:r>
        <w:r>
          <w:rPr>
            <w:noProof/>
            <w:webHidden/>
          </w:rPr>
        </w:r>
        <w:r>
          <w:rPr>
            <w:noProof/>
            <w:webHidden/>
          </w:rPr>
          <w:fldChar w:fldCharType="separate"/>
        </w:r>
        <w:r>
          <w:rPr>
            <w:noProof/>
            <w:webHidden/>
          </w:rPr>
          <w:t>66</w:t>
        </w:r>
        <w:r>
          <w:rPr>
            <w:noProof/>
            <w:webHidden/>
          </w:rPr>
          <w:fldChar w:fldCharType="end"/>
        </w:r>
      </w:hyperlink>
    </w:p>
    <w:p w14:paraId="3669CC75" w14:textId="67D1319C"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13" w:history="1">
        <w:r w:rsidRPr="00E15D66">
          <w:rPr>
            <w:rStyle w:val="Hyperlink"/>
            <w:noProof/>
          </w:rPr>
          <w:t>Slika 45: mapiranje ruta na page komponente</w:t>
        </w:r>
        <w:r>
          <w:rPr>
            <w:noProof/>
            <w:webHidden/>
          </w:rPr>
          <w:tab/>
        </w:r>
        <w:r>
          <w:rPr>
            <w:noProof/>
            <w:webHidden/>
          </w:rPr>
          <w:fldChar w:fldCharType="begin"/>
        </w:r>
        <w:r>
          <w:rPr>
            <w:noProof/>
            <w:webHidden/>
          </w:rPr>
          <w:instrText xml:space="preserve"> PAGEREF _Toc228782713 \h </w:instrText>
        </w:r>
        <w:r>
          <w:rPr>
            <w:noProof/>
            <w:webHidden/>
          </w:rPr>
        </w:r>
        <w:r>
          <w:rPr>
            <w:noProof/>
            <w:webHidden/>
          </w:rPr>
          <w:fldChar w:fldCharType="separate"/>
        </w:r>
        <w:r>
          <w:rPr>
            <w:noProof/>
            <w:webHidden/>
          </w:rPr>
          <w:t>66</w:t>
        </w:r>
        <w:r>
          <w:rPr>
            <w:noProof/>
            <w:webHidden/>
          </w:rPr>
          <w:fldChar w:fldCharType="end"/>
        </w:r>
      </w:hyperlink>
    </w:p>
    <w:p w14:paraId="13D57E32" w14:textId="610EDC2D"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14" w:history="1">
        <w:r w:rsidRPr="00E15D66">
          <w:rPr>
            <w:rStyle w:val="Hyperlink"/>
            <w:noProof/>
          </w:rPr>
          <w:t>Slika 46: Pregled preostalih ispita studenta- ExamPeriodPage</w:t>
        </w:r>
        <w:r>
          <w:rPr>
            <w:noProof/>
            <w:webHidden/>
          </w:rPr>
          <w:tab/>
        </w:r>
        <w:r>
          <w:rPr>
            <w:noProof/>
            <w:webHidden/>
          </w:rPr>
          <w:fldChar w:fldCharType="begin"/>
        </w:r>
        <w:r>
          <w:rPr>
            <w:noProof/>
            <w:webHidden/>
          </w:rPr>
          <w:instrText xml:space="preserve"> PAGEREF _Toc228782714 \h </w:instrText>
        </w:r>
        <w:r>
          <w:rPr>
            <w:noProof/>
            <w:webHidden/>
          </w:rPr>
        </w:r>
        <w:r>
          <w:rPr>
            <w:noProof/>
            <w:webHidden/>
          </w:rPr>
          <w:fldChar w:fldCharType="separate"/>
        </w:r>
        <w:r>
          <w:rPr>
            <w:noProof/>
            <w:webHidden/>
          </w:rPr>
          <w:t>67</w:t>
        </w:r>
        <w:r>
          <w:rPr>
            <w:noProof/>
            <w:webHidden/>
          </w:rPr>
          <w:fldChar w:fldCharType="end"/>
        </w:r>
      </w:hyperlink>
    </w:p>
    <w:p w14:paraId="005707E7" w14:textId="2B65D0C6"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15" w:history="1">
        <w:r w:rsidRPr="00E15D66">
          <w:rPr>
            <w:rStyle w:val="Hyperlink"/>
            <w:noProof/>
          </w:rPr>
          <w:t>Slika 47: Pregled preostalih ispita studenta – servis courseExam.ts</w:t>
        </w:r>
        <w:r>
          <w:rPr>
            <w:noProof/>
            <w:webHidden/>
          </w:rPr>
          <w:tab/>
        </w:r>
        <w:r>
          <w:rPr>
            <w:noProof/>
            <w:webHidden/>
          </w:rPr>
          <w:fldChar w:fldCharType="begin"/>
        </w:r>
        <w:r>
          <w:rPr>
            <w:noProof/>
            <w:webHidden/>
          </w:rPr>
          <w:instrText xml:space="preserve"> PAGEREF _Toc228782715 \h </w:instrText>
        </w:r>
        <w:r>
          <w:rPr>
            <w:noProof/>
            <w:webHidden/>
          </w:rPr>
        </w:r>
        <w:r>
          <w:rPr>
            <w:noProof/>
            <w:webHidden/>
          </w:rPr>
          <w:fldChar w:fldCharType="separate"/>
        </w:r>
        <w:r>
          <w:rPr>
            <w:noProof/>
            <w:webHidden/>
          </w:rPr>
          <w:t>68</w:t>
        </w:r>
        <w:r>
          <w:rPr>
            <w:noProof/>
            <w:webHidden/>
          </w:rPr>
          <w:fldChar w:fldCharType="end"/>
        </w:r>
      </w:hyperlink>
    </w:p>
    <w:p w14:paraId="25D6E430" w14:textId="3545AA79"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16" w:history="1">
        <w:r w:rsidRPr="00E15D66">
          <w:rPr>
            <w:rStyle w:val="Hyperlink"/>
            <w:noProof/>
          </w:rPr>
          <w:t>Slika 48: Implementacija GET funkcije korišćenjem axios biblioteke za HTTP pozive</w:t>
        </w:r>
        <w:r>
          <w:rPr>
            <w:noProof/>
            <w:webHidden/>
          </w:rPr>
          <w:tab/>
        </w:r>
        <w:r>
          <w:rPr>
            <w:noProof/>
            <w:webHidden/>
          </w:rPr>
          <w:fldChar w:fldCharType="begin"/>
        </w:r>
        <w:r>
          <w:rPr>
            <w:noProof/>
            <w:webHidden/>
          </w:rPr>
          <w:instrText xml:space="preserve"> PAGEREF _Toc228782716 \h </w:instrText>
        </w:r>
        <w:r>
          <w:rPr>
            <w:noProof/>
            <w:webHidden/>
          </w:rPr>
        </w:r>
        <w:r>
          <w:rPr>
            <w:noProof/>
            <w:webHidden/>
          </w:rPr>
          <w:fldChar w:fldCharType="separate"/>
        </w:r>
        <w:r>
          <w:rPr>
            <w:noProof/>
            <w:webHidden/>
          </w:rPr>
          <w:t>69</w:t>
        </w:r>
        <w:r>
          <w:rPr>
            <w:noProof/>
            <w:webHidden/>
          </w:rPr>
          <w:fldChar w:fldCharType="end"/>
        </w:r>
      </w:hyperlink>
    </w:p>
    <w:p w14:paraId="3FFCD2EA" w14:textId="27AC43BB"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17" w:history="1">
        <w:r w:rsidRPr="00E15D66">
          <w:rPr>
            <w:rStyle w:val="Hyperlink"/>
            <w:noProof/>
          </w:rPr>
          <w:t>Slika 49: Organizacija koda prema Hexagon arhitekturi</w:t>
        </w:r>
        <w:r>
          <w:rPr>
            <w:noProof/>
            <w:webHidden/>
          </w:rPr>
          <w:tab/>
        </w:r>
        <w:r>
          <w:rPr>
            <w:noProof/>
            <w:webHidden/>
          </w:rPr>
          <w:fldChar w:fldCharType="begin"/>
        </w:r>
        <w:r>
          <w:rPr>
            <w:noProof/>
            <w:webHidden/>
          </w:rPr>
          <w:instrText xml:space="preserve"> PAGEREF _Toc228782717 \h </w:instrText>
        </w:r>
        <w:r>
          <w:rPr>
            <w:noProof/>
            <w:webHidden/>
          </w:rPr>
        </w:r>
        <w:r>
          <w:rPr>
            <w:noProof/>
            <w:webHidden/>
          </w:rPr>
          <w:fldChar w:fldCharType="separate"/>
        </w:r>
        <w:r>
          <w:rPr>
            <w:noProof/>
            <w:webHidden/>
          </w:rPr>
          <w:t>70</w:t>
        </w:r>
        <w:r>
          <w:rPr>
            <w:noProof/>
            <w:webHidden/>
          </w:rPr>
          <w:fldChar w:fldCharType="end"/>
        </w:r>
      </w:hyperlink>
    </w:p>
    <w:p w14:paraId="61343C30" w14:textId="57C73EC7"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18" w:history="1">
        <w:r w:rsidRPr="00E15D66">
          <w:rPr>
            <w:rStyle w:val="Hyperlink"/>
            <w:noProof/>
          </w:rPr>
          <w:t>Slika 50: Spisak ruta na serverskoj strani</w:t>
        </w:r>
        <w:r>
          <w:rPr>
            <w:noProof/>
            <w:webHidden/>
          </w:rPr>
          <w:tab/>
        </w:r>
        <w:r>
          <w:rPr>
            <w:noProof/>
            <w:webHidden/>
          </w:rPr>
          <w:fldChar w:fldCharType="begin"/>
        </w:r>
        <w:r>
          <w:rPr>
            <w:noProof/>
            <w:webHidden/>
          </w:rPr>
          <w:instrText xml:space="preserve"> PAGEREF _Toc228782718 \h </w:instrText>
        </w:r>
        <w:r>
          <w:rPr>
            <w:noProof/>
            <w:webHidden/>
          </w:rPr>
        </w:r>
        <w:r>
          <w:rPr>
            <w:noProof/>
            <w:webHidden/>
          </w:rPr>
          <w:fldChar w:fldCharType="separate"/>
        </w:r>
        <w:r>
          <w:rPr>
            <w:noProof/>
            <w:webHidden/>
          </w:rPr>
          <w:t>71</w:t>
        </w:r>
        <w:r>
          <w:rPr>
            <w:noProof/>
            <w:webHidden/>
          </w:rPr>
          <w:fldChar w:fldCharType="end"/>
        </w:r>
      </w:hyperlink>
    </w:p>
    <w:p w14:paraId="2BF5EDD5" w14:textId="1680C651"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19" w:history="1">
        <w:r w:rsidRPr="00E15D66">
          <w:rPr>
            <w:rStyle w:val="Hyperlink"/>
            <w:noProof/>
          </w:rPr>
          <w:t>Slika 51: php/ext folder i php.ini</w:t>
        </w:r>
        <w:r>
          <w:rPr>
            <w:noProof/>
            <w:webHidden/>
          </w:rPr>
          <w:tab/>
        </w:r>
        <w:r>
          <w:rPr>
            <w:noProof/>
            <w:webHidden/>
          </w:rPr>
          <w:fldChar w:fldCharType="begin"/>
        </w:r>
        <w:r>
          <w:rPr>
            <w:noProof/>
            <w:webHidden/>
          </w:rPr>
          <w:instrText xml:space="preserve"> PAGEREF _Toc228782719 \h </w:instrText>
        </w:r>
        <w:r>
          <w:rPr>
            <w:noProof/>
            <w:webHidden/>
          </w:rPr>
        </w:r>
        <w:r>
          <w:rPr>
            <w:noProof/>
            <w:webHidden/>
          </w:rPr>
          <w:fldChar w:fldCharType="separate"/>
        </w:r>
        <w:r>
          <w:rPr>
            <w:noProof/>
            <w:webHidden/>
          </w:rPr>
          <w:t>72</w:t>
        </w:r>
        <w:r>
          <w:rPr>
            <w:noProof/>
            <w:webHidden/>
          </w:rPr>
          <w:fldChar w:fldCharType="end"/>
        </w:r>
      </w:hyperlink>
    </w:p>
    <w:p w14:paraId="14B1C98A" w14:textId="1DB7FBC3"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20" w:history="1">
        <w:r w:rsidRPr="00E15D66">
          <w:rPr>
            <w:rStyle w:val="Hyperlink"/>
            <w:noProof/>
          </w:rPr>
          <w:t>Slika 52: Konfiguracija Laravel - SQL Server konekcije</w:t>
        </w:r>
        <w:r>
          <w:rPr>
            <w:noProof/>
            <w:webHidden/>
          </w:rPr>
          <w:tab/>
        </w:r>
        <w:r>
          <w:rPr>
            <w:noProof/>
            <w:webHidden/>
          </w:rPr>
          <w:fldChar w:fldCharType="begin"/>
        </w:r>
        <w:r>
          <w:rPr>
            <w:noProof/>
            <w:webHidden/>
          </w:rPr>
          <w:instrText xml:space="preserve"> PAGEREF _Toc228782720 \h </w:instrText>
        </w:r>
        <w:r>
          <w:rPr>
            <w:noProof/>
            <w:webHidden/>
          </w:rPr>
        </w:r>
        <w:r>
          <w:rPr>
            <w:noProof/>
            <w:webHidden/>
          </w:rPr>
          <w:fldChar w:fldCharType="separate"/>
        </w:r>
        <w:r>
          <w:rPr>
            <w:noProof/>
            <w:webHidden/>
          </w:rPr>
          <w:t>72</w:t>
        </w:r>
        <w:r>
          <w:rPr>
            <w:noProof/>
            <w:webHidden/>
          </w:rPr>
          <w:fldChar w:fldCharType="end"/>
        </w:r>
      </w:hyperlink>
    </w:p>
    <w:p w14:paraId="038D7FB7" w14:textId="208F0A91"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21" w:history="1">
        <w:r w:rsidRPr="00E15D66">
          <w:rPr>
            <w:rStyle w:val="Hyperlink"/>
            <w:noProof/>
          </w:rPr>
          <w:t>Slika 53: SK1:Izgled login forme</w:t>
        </w:r>
        <w:r>
          <w:rPr>
            <w:noProof/>
            <w:webHidden/>
          </w:rPr>
          <w:tab/>
        </w:r>
        <w:r>
          <w:rPr>
            <w:noProof/>
            <w:webHidden/>
          </w:rPr>
          <w:fldChar w:fldCharType="begin"/>
        </w:r>
        <w:r>
          <w:rPr>
            <w:noProof/>
            <w:webHidden/>
          </w:rPr>
          <w:instrText xml:space="preserve"> PAGEREF _Toc228782721 \h </w:instrText>
        </w:r>
        <w:r>
          <w:rPr>
            <w:noProof/>
            <w:webHidden/>
          </w:rPr>
        </w:r>
        <w:r>
          <w:rPr>
            <w:noProof/>
            <w:webHidden/>
          </w:rPr>
          <w:fldChar w:fldCharType="separate"/>
        </w:r>
        <w:r>
          <w:rPr>
            <w:noProof/>
            <w:webHidden/>
          </w:rPr>
          <w:t>73</w:t>
        </w:r>
        <w:r>
          <w:rPr>
            <w:noProof/>
            <w:webHidden/>
          </w:rPr>
          <w:fldChar w:fldCharType="end"/>
        </w:r>
      </w:hyperlink>
    </w:p>
    <w:p w14:paraId="66693504" w14:textId="35AA620B"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22" w:history="1">
        <w:r w:rsidRPr="00E15D66">
          <w:rPr>
            <w:rStyle w:val="Hyperlink"/>
            <w:noProof/>
          </w:rPr>
          <w:t>Slika 54: SK1: Uspešno logovanje</w:t>
        </w:r>
        <w:r>
          <w:rPr>
            <w:noProof/>
            <w:webHidden/>
          </w:rPr>
          <w:tab/>
        </w:r>
        <w:r>
          <w:rPr>
            <w:noProof/>
            <w:webHidden/>
          </w:rPr>
          <w:fldChar w:fldCharType="begin"/>
        </w:r>
        <w:r>
          <w:rPr>
            <w:noProof/>
            <w:webHidden/>
          </w:rPr>
          <w:instrText xml:space="preserve"> PAGEREF _Toc228782722 \h </w:instrText>
        </w:r>
        <w:r>
          <w:rPr>
            <w:noProof/>
            <w:webHidden/>
          </w:rPr>
        </w:r>
        <w:r>
          <w:rPr>
            <w:noProof/>
            <w:webHidden/>
          </w:rPr>
          <w:fldChar w:fldCharType="separate"/>
        </w:r>
        <w:r>
          <w:rPr>
            <w:noProof/>
            <w:webHidden/>
          </w:rPr>
          <w:t>74</w:t>
        </w:r>
        <w:r>
          <w:rPr>
            <w:noProof/>
            <w:webHidden/>
          </w:rPr>
          <w:fldChar w:fldCharType="end"/>
        </w:r>
      </w:hyperlink>
    </w:p>
    <w:p w14:paraId="6D23DABA" w14:textId="22B3A9AC"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23" w:history="1">
        <w:r w:rsidRPr="00E15D66">
          <w:rPr>
            <w:rStyle w:val="Hyperlink"/>
            <w:noProof/>
          </w:rPr>
          <w:t>Slika 55: SK1, poruka: Došlo je do greške pri prijavljivanju</w:t>
        </w:r>
        <w:r>
          <w:rPr>
            <w:noProof/>
            <w:webHidden/>
          </w:rPr>
          <w:tab/>
        </w:r>
        <w:r>
          <w:rPr>
            <w:noProof/>
            <w:webHidden/>
          </w:rPr>
          <w:fldChar w:fldCharType="begin"/>
        </w:r>
        <w:r>
          <w:rPr>
            <w:noProof/>
            <w:webHidden/>
          </w:rPr>
          <w:instrText xml:space="preserve"> PAGEREF _Toc228782723 \h </w:instrText>
        </w:r>
        <w:r>
          <w:rPr>
            <w:noProof/>
            <w:webHidden/>
          </w:rPr>
        </w:r>
        <w:r>
          <w:rPr>
            <w:noProof/>
            <w:webHidden/>
          </w:rPr>
          <w:fldChar w:fldCharType="separate"/>
        </w:r>
        <w:r>
          <w:rPr>
            <w:noProof/>
            <w:webHidden/>
          </w:rPr>
          <w:t>74</w:t>
        </w:r>
        <w:r>
          <w:rPr>
            <w:noProof/>
            <w:webHidden/>
          </w:rPr>
          <w:fldChar w:fldCharType="end"/>
        </w:r>
      </w:hyperlink>
    </w:p>
    <w:p w14:paraId="138B1094" w14:textId="2C3AA3E6"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24" w:history="1">
        <w:r w:rsidRPr="00E15D66">
          <w:rPr>
            <w:rStyle w:val="Hyperlink"/>
            <w:noProof/>
          </w:rPr>
          <w:t>Slika 56: SK1, poruka: Pogre</w:t>
        </w:r>
        <w:r w:rsidRPr="00E15D66">
          <w:rPr>
            <w:rStyle w:val="Hyperlink"/>
            <w:noProof/>
            <w:lang w:val="en-US"/>
          </w:rPr>
          <w:t>šan broj indeksa ili password</w:t>
        </w:r>
        <w:r>
          <w:rPr>
            <w:noProof/>
            <w:webHidden/>
          </w:rPr>
          <w:tab/>
        </w:r>
        <w:r>
          <w:rPr>
            <w:noProof/>
            <w:webHidden/>
          </w:rPr>
          <w:fldChar w:fldCharType="begin"/>
        </w:r>
        <w:r>
          <w:rPr>
            <w:noProof/>
            <w:webHidden/>
          </w:rPr>
          <w:instrText xml:space="preserve"> PAGEREF _Toc228782724 \h </w:instrText>
        </w:r>
        <w:r>
          <w:rPr>
            <w:noProof/>
            <w:webHidden/>
          </w:rPr>
        </w:r>
        <w:r>
          <w:rPr>
            <w:noProof/>
            <w:webHidden/>
          </w:rPr>
          <w:fldChar w:fldCharType="separate"/>
        </w:r>
        <w:r>
          <w:rPr>
            <w:noProof/>
            <w:webHidden/>
          </w:rPr>
          <w:t>75</w:t>
        </w:r>
        <w:r>
          <w:rPr>
            <w:noProof/>
            <w:webHidden/>
          </w:rPr>
          <w:fldChar w:fldCharType="end"/>
        </w:r>
      </w:hyperlink>
    </w:p>
    <w:p w14:paraId="5907ACBF" w14:textId="1DEAD375"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25" w:history="1">
        <w:r w:rsidRPr="00E15D66">
          <w:rPr>
            <w:rStyle w:val="Hyperlink"/>
            <w:noProof/>
          </w:rPr>
          <w:t>Slika 57: SK1, Implementacija login metode</w:t>
        </w:r>
        <w:r>
          <w:rPr>
            <w:noProof/>
            <w:webHidden/>
          </w:rPr>
          <w:tab/>
        </w:r>
        <w:r>
          <w:rPr>
            <w:noProof/>
            <w:webHidden/>
          </w:rPr>
          <w:fldChar w:fldCharType="begin"/>
        </w:r>
        <w:r>
          <w:rPr>
            <w:noProof/>
            <w:webHidden/>
          </w:rPr>
          <w:instrText xml:space="preserve"> PAGEREF _Toc228782725 \h </w:instrText>
        </w:r>
        <w:r>
          <w:rPr>
            <w:noProof/>
            <w:webHidden/>
          </w:rPr>
        </w:r>
        <w:r>
          <w:rPr>
            <w:noProof/>
            <w:webHidden/>
          </w:rPr>
          <w:fldChar w:fldCharType="separate"/>
        </w:r>
        <w:r>
          <w:rPr>
            <w:noProof/>
            <w:webHidden/>
          </w:rPr>
          <w:t>76</w:t>
        </w:r>
        <w:r>
          <w:rPr>
            <w:noProof/>
            <w:webHidden/>
          </w:rPr>
          <w:fldChar w:fldCharType="end"/>
        </w:r>
      </w:hyperlink>
    </w:p>
    <w:p w14:paraId="167AF0F5" w14:textId="3E665732"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26" w:history="1">
        <w:r w:rsidRPr="00E15D66">
          <w:rPr>
            <w:rStyle w:val="Hyperlink"/>
            <w:noProof/>
          </w:rPr>
          <w:t>Slika 58: SK2, Uspešno učitani svi ispiti u aktulenom ispitnom roku</w:t>
        </w:r>
        <w:r>
          <w:rPr>
            <w:noProof/>
            <w:webHidden/>
          </w:rPr>
          <w:tab/>
        </w:r>
        <w:r>
          <w:rPr>
            <w:noProof/>
            <w:webHidden/>
          </w:rPr>
          <w:fldChar w:fldCharType="begin"/>
        </w:r>
        <w:r>
          <w:rPr>
            <w:noProof/>
            <w:webHidden/>
          </w:rPr>
          <w:instrText xml:space="preserve"> PAGEREF _Toc228782726 \h </w:instrText>
        </w:r>
        <w:r>
          <w:rPr>
            <w:noProof/>
            <w:webHidden/>
          </w:rPr>
        </w:r>
        <w:r>
          <w:rPr>
            <w:noProof/>
            <w:webHidden/>
          </w:rPr>
          <w:fldChar w:fldCharType="separate"/>
        </w:r>
        <w:r>
          <w:rPr>
            <w:noProof/>
            <w:webHidden/>
          </w:rPr>
          <w:t>77</w:t>
        </w:r>
        <w:r>
          <w:rPr>
            <w:noProof/>
            <w:webHidden/>
          </w:rPr>
          <w:fldChar w:fldCharType="end"/>
        </w:r>
      </w:hyperlink>
    </w:p>
    <w:p w14:paraId="057AAB1E" w14:textId="6A95105D"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27" w:history="1">
        <w:r w:rsidRPr="00E15D66">
          <w:rPr>
            <w:rStyle w:val="Hyperlink"/>
            <w:noProof/>
          </w:rPr>
          <w:t>Slika 59: SK2, Controller metoda getExamPeriodsWithFilters</w:t>
        </w:r>
        <w:r>
          <w:rPr>
            <w:noProof/>
            <w:webHidden/>
          </w:rPr>
          <w:tab/>
        </w:r>
        <w:r>
          <w:rPr>
            <w:noProof/>
            <w:webHidden/>
          </w:rPr>
          <w:fldChar w:fldCharType="begin"/>
        </w:r>
        <w:r>
          <w:rPr>
            <w:noProof/>
            <w:webHidden/>
          </w:rPr>
          <w:instrText xml:space="preserve"> PAGEREF _Toc228782727 \h </w:instrText>
        </w:r>
        <w:r>
          <w:rPr>
            <w:noProof/>
            <w:webHidden/>
          </w:rPr>
        </w:r>
        <w:r>
          <w:rPr>
            <w:noProof/>
            <w:webHidden/>
          </w:rPr>
          <w:fldChar w:fldCharType="separate"/>
        </w:r>
        <w:r>
          <w:rPr>
            <w:noProof/>
            <w:webHidden/>
          </w:rPr>
          <w:t>78</w:t>
        </w:r>
        <w:r>
          <w:rPr>
            <w:noProof/>
            <w:webHidden/>
          </w:rPr>
          <w:fldChar w:fldCharType="end"/>
        </w:r>
      </w:hyperlink>
    </w:p>
    <w:p w14:paraId="4E0355A5" w14:textId="1BC2C774"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28" w:history="1">
        <w:r w:rsidRPr="00E15D66">
          <w:rPr>
            <w:rStyle w:val="Hyperlink"/>
            <w:noProof/>
          </w:rPr>
          <w:t>Slika 60: SK2, Vraćanje aktivnih rokova, metoda active()</w:t>
        </w:r>
        <w:r>
          <w:rPr>
            <w:noProof/>
            <w:webHidden/>
          </w:rPr>
          <w:tab/>
        </w:r>
        <w:r>
          <w:rPr>
            <w:noProof/>
            <w:webHidden/>
          </w:rPr>
          <w:fldChar w:fldCharType="begin"/>
        </w:r>
        <w:r>
          <w:rPr>
            <w:noProof/>
            <w:webHidden/>
          </w:rPr>
          <w:instrText xml:space="preserve"> PAGEREF _Toc228782728 \h </w:instrText>
        </w:r>
        <w:r>
          <w:rPr>
            <w:noProof/>
            <w:webHidden/>
          </w:rPr>
        </w:r>
        <w:r>
          <w:rPr>
            <w:noProof/>
            <w:webHidden/>
          </w:rPr>
          <w:fldChar w:fldCharType="separate"/>
        </w:r>
        <w:r>
          <w:rPr>
            <w:noProof/>
            <w:webHidden/>
          </w:rPr>
          <w:t>79</w:t>
        </w:r>
        <w:r>
          <w:rPr>
            <w:noProof/>
            <w:webHidden/>
          </w:rPr>
          <w:fldChar w:fldCharType="end"/>
        </w:r>
      </w:hyperlink>
    </w:p>
    <w:p w14:paraId="70F97A2C" w14:textId="7DAD6335"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29" w:history="1">
        <w:r w:rsidRPr="00E15D66">
          <w:rPr>
            <w:rStyle w:val="Hyperlink"/>
            <w:noProof/>
          </w:rPr>
          <w:t>Slika 61: SK3, Uspešno učitani samo studentovi ispiti u aktulenom ispitnom roku</w:t>
        </w:r>
        <w:r>
          <w:rPr>
            <w:noProof/>
            <w:webHidden/>
          </w:rPr>
          <w:tab/>
        </w:r>
        <w:r>
          <w:rPr>
            <w:noProof/>
            <w:webHidden/>
          </w:rPr>
          <w:fldChar w:fldCharType="begin"/>
        </w:r>
        <w:r>
          <w:rPr>
            <w:noProof/>
            <w:webHidden/>
          </w:rPr>
          <w:instrText xml:space="preserve"> PAGEREF _Toc228782729 \h </w:instrText>
        </w:r>
        <w:r>
          <w:rPr>
            <w:noProof/>
            <w:webHidden/>
          </w:rPr>
        </w:r>
        <w:r>
          <w:rPr>
            <w:noProof/>
            <w:webHidden/>
          </w:rPr>
          <w:fldChar w:fldCharType="separate"/>
        </w:r>
        <w:r>
          <w:rPr>
            <w:noProof/>
            <w:webHidden/>
          </w:rPr>
          <w:t>80</w:t>
        </w:r>
        <w:r>
          <w:rPr>
            <w:noProof/>
            <w:webHidden/>
          </w:rPr>
          <w:fldChar w:fldCharType="end"/>
        </w:r>
      </w:hyperlink>
    </w:p>
    <w:p w14:paraId="2DD0E505" w14:textId="166C8846"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30" w:history="1">
        <w:r w:rsidRPr="00E15D66">
          <w:rPr>
            <w:rStyle w:val="Hyperlink"/>
            <w:noProof/>
          </w:rPr>
          <w:t>Slika 62: SK3, Metoda getRemainingCourseExams</w:t>
        </w:r>
        <w:r>
          <w:rPr>
            <w:noProof/>
            <w:webHidden/>
          </w:rPr>
          <w:tab/>
        </w:r>
        <w:r>
          <w:rPr>
            <w:noProof/>
            <w:webHidden/>
          </w:rPr>
          <w:fldChar w:fldCharType="begin"/>
        </w:r>
        <w:r>
          <w:rPr>
            <w:noProof/>
            <w:webHidden/>
          </w:rPr>
          <w:instrText xml:space="preserve"> PAGEREF _Toc228782730 \h </w:instrText>
        </w:r>
        <w:r>
          <w:rPr>
            <w:noProof/>
            <w:webHidden/>
          </w:rPr>
        </w:r>
        <w:r>
          <w:rPr>
            <w:noProof/>
            <w:webHidden/>
          </w:rPr>
          <w:fldChar w:fldCharType="separate"/>
        </w:r>
        <w:r>
          <w:rPr>
            <w:noProof/>
            <w:webHidden/>
          </w:rPr>
          <w:t>80</w:t>
        </w:r>
        <w:r>
          <w:rPr>
            <w:noProof/>
            <w:webHidden/>
          </w:rPr>
          <w:fldChar w:fldCharType="end"/>
        </w:r>
      </w:hyperlink>
    </w:p>
    <w:p w14:paraId="41EEAE2F" w14:textId="1BB05C09"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31" w:history="1">
        <w:r w:rsidRPr="00E15D66">
          <w:rPr>
            <w:rStyle w:val="Hyperlink"/>
            <w:noProof/>
          </w:rPr>
          <w:t>Slika 63: SK4, Navigacioni meni - student</w:t>
        </w:r>
        <w:r>
          <w:rPr>
            <w:noProof/>
            <w:webHidden/>
          </w:rPr>
          <w:tab/>
        </w:r>
        <w:r>
          <w:rPr>
            <w:noProof/>
            <w:webHidden/>
          </w:rPr>
          <w:fldChar w:fldCharType="begin"/>
        </w:r>
        <w:r>
          <w:rPr>
            <w:noProof/>
            <w:webHidden/>
          </w:rPr>
          <w:instrText xml:space="preserve"> PAGEREF _Toc228782731 \h </w:instrText>
        </w:r>
        <w:r>
          <w:rPr>
            <w:noProof/>
            <w:webHidden/>
          </w:rPr>
        </w:r>
        <w:r>
          <w:rPr>
            <w:noProof/>
            <w:webHidden/>
          </w:rPr>
          <w:fldChar w:fldCharType="separate"/>
        </w:r>
        <w:r>
          <w:rPr>
            <w:noProof/>
            <w:webHidden/>
          </w:rPr>
          <w:t>81</w:t>
        </w:r>
        <w:r>
          <w:rPr>
            <w:noProof/>
            <w:webHidden/>
          </w:rPr>
          <w:fldChar w:fldCharType="end"/>
        </w:r>
      </w:hyperlink>
    </w:p>
    <w:p w14:paraId="7C9D11D8" w14:textId="1D726667"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32" w:history="1">
        <w:r w:rsidRPr="00E15D66">
          <w:rPr>
            <w:rStyle w:val="Hyperlink"/>
            <w:noProof/>
          </w:rPr>
          <w:t>Slika 64: SK4, Položeni ispiti studenta</w:t>
        </w:r>
        <w:r>
          <w:rPr>
            <w:noProof/>
            <w:webHidden/>
          </w:rPr>
          <w:tab/>
        </w:r>
        <w:r>
          <w:rPr>
            <w:noProof/>
            <w:webHidden/>
          </w:rPr>
          <w:fldChar w:fldCharType="begin"/>
        </w:r>
        <w:r>
          <w:rPr>
            <w:noProof/>
            <w:webHidden/>
          </w:rPr>
          <w:instrText xml:space="preserve"> PAGEREF _Toc228782732 \h </w:instrText>
        </w:r>
        <w:r>
          <w:rPr>
            <w:noProof/>
            <w:webHidden/>
          </w:rPr>
        </w:r>
        <w:r>
          <w:rPr>
            <w:noProof/>
            <w:webHidden/>
          </w:rPr>
          <w:fldChar w:fldCharType="separate"/>
        </w:r>
        <w:r>
          <w:rPr>
            <w:noProof/>
            <w:webHidden/>
          </w:rPr>
          <w:t>82</w:t>
        </w:r>
        <w:r>
          <w:rPr>
            <w:noProof/>
            <w:webHidden/>
          </w:rPr>
          <w:fldChar w:fldCharType="end"/>
        </w:r>
      </w:hyperlink>
    </w:p>
    <w:p w14:paraId="30C28454" w14:textId="50B8C5AC"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33" w:history="1">
        <w:r w:rsidRPr="00E15D66">
          <w:rPr>
            <w:rStyle w:val="Hyperlink"/>
            <w:noProof/>
          </w:rPr>
          <w:t>Slika 65: SK4, Mogući parametri paginacione pretrage prijava ispita</w:t>
        </w:r>
        <w:r>
          <w:rPr>
            <w:noProof/>
            <w:webHidden/>
          </w:rPr>
          <w:tab/>
        </w:r>
        <w:r>
          <w:rPr>
            <w:noProof/>
            <w:webHidden/>
          </w:rPr>
          <w:fldChar w:fldCharType="begin"/>
        </w:r>
        <w:r>
          <w:rPr>
            <w:noProof/>
            <w:webHidden/>
          </w:rPr>
          <w:instrText xml:space="preserve"> PAGEREF _Toc228782733 \h </w:instrText>
        </w:r>
        <w:r>
          <w:rPr>
            <w:noProof/>
            <w:webHidden/>
          </w:rPr>
        </w:r>
        <w:r>
          <w:rPr>
            <w:noProof/>
            <w:webHidden/>
          </w:rPr>
          <w:fldChar w:fldCharType="separate"/>
        </w:r>
        <w:r>
          <w:rPr>
            <w:noProof/>
            <w:webHidden/>
          </w:rPr>
          <w:t>83</w:t>
        </w:r>
        <w:r>
          <w:rPr>
            <w:noProof/>
            <w:webHidden/>
          </w:rPr>
          <w:fldChar w:fldCharType="end"/>
        </w:r>
      </w:hyperlink>
    </w:p>
    <w:p w14:paraId="315B63E8" w14:textId="79930CC0"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34" w:history="1">
        <w:r w:rsidRPr="00E15D66">
          <w:rPr>
            <w:rStyle w:val="Hyperlink"/>
            <w:noProof/>
          </w:rPr>
          <w:t>Slika 66: SK4, Priprema parametara i poziv metode getAllExamRegistrationsWithFilters</w:t>
        </w:r>
        <w:r>
          <w:rPr>
            <w:noProof/>
            <w:webHidden/>
          </w:rPr>
          <w:tab/>
        </w:r>
        <w:r>
          <w:rPr>
            <w:noProof/>
            <w:webHidden/>
          </w:rPr>
          <w:fldChar w:fldCharType="begin"/>
        </w:r>
        <w:r>
          <w:rPr>
            <w:noProof/>
            <w:webHidden/>
          </w:rPr>
          <w:instrText xml:space="preserve"> PAGEREF _Toc228782734 \h </w:instrText>
        </w:r>
        <w:r>
          <w:rPr>
            <w:noProof/>
            <w:webHidden/>
          </w:rPr>
        </w:r>
        <w:r>
          <w:rPr>
            <w:noProof/>
            <w:webHidden/>
          </w:rPr>
          <w:fldChar w:fldCharType="separate"/>
        </w:r>
        <w:r>
          <w:rPr>
            <w:noProof/>
            <w:webHidden/>
          </w:rPr>
          <w:t>84</w:t>
        </w:r>
        <w:r>
          <w:rPr>
            <w:noProof/>
            <w:webHidden/>
          </w:rPr>
          <w:fldChar w:fldCharType="end"/>
        </w:r>
      </w:hyperlink>
    </w:p>
    <w:p w14:paraId="1A148982" w14:textId="26790D8B"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35" w:history="1">
        <w:r w:rsidRPr="00E15D66">
          <w:rPr>
            <w:rStyle w:val="Hyperlink"/>
            <w:noProof/>
          </w:rPr>
          <w:t>Slika 67: SK4, Implementacija getAllExamRegistrationsWithFilters metode</w:t>
        </w:r>
        <w:r>
          <w:rPr>
            <w:noProof/>
            <w:webHidden/>
          </w:rPr>
          <w:tab/>
        </w:r>
        <w:r>
          <w:rPr>
            <w:noProof/>
            <w:webHidden/>
          </w:rPr>
          <w:fldChar w:fldCharType="begin"/>
        </w:r>
        <w:r>
          <w:rPr>
            <w:noProof/>
            <w:webHidden/>
          </w:rPr>
          <w:instrText xml:space="preserve"> PAGEREF _Toc228782735 \h </w:instrText>
        </w:r>
        <w:r>
          <w:rPr>
            <w:noProof/>
            <w:webHidden/>
          </w:rPr>
        </w:r>
        <w:r>
          <w:rPr>
            <w:noProof/>
            <w:webHidden/>
          </w:rPr>
          <w:fldChar w:fldCharType="separate"/>
        </w:r>
        <w:r>
          <w:rPr>
            <w:noProof/>
            <w:webHidden/>
          </w:rPr>
          <w:t>85</w:t>
        </w:r>
        <w:r>
          <w:rPr>
            <w:noProof/>
            <w:webHidden/>
          </w:rPr>
          <w:fldChar w:fldCharType="end"/>
        </w:r>
      </w:hyperlink>
    </w:p>
    <w:p w14:paraId="20EC0BFB" w14:textId="390B2B3D"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36" w:history="1">
        <w:r w:rsidRPr="00E15D66">
          <w:rPr>
            <w:rStyle w:val="Hyperlink"/>
            <w:noProof/>
          </w:rPr>
          <w:t>Slika 68: SK5, Učitavanje ispita koje student može da polaže</w:t>
        </w:r>
        <w:r>
          <w:rPr>
            <w:noProof/>
            <w:webHidden/>
          </w:rPr>
          <w:tab/>
        </w:r>
        <w:r>
          <w:rPr>
            <w:noProof/>
            <w:webHidden/>
          </w:rPr>
          <w:fldChar w:fldCharType="begin"/>
        </w:r>
        <w:r>
          <w:rPr>
            <w:noProof/>
            <w:webHidden/>
          </w:rPr>
          <w:instrText xml:space="preserve"> PAGEREF _Toc228782736 \h </w:instrText>
        </w:r>
        <w:r>
          <w:rPr>
            <w:noProof/>
            <w:webHidden/>
          </w:rPr>
        </w:r>
        <w:r>
          <w:rPr>
            <w:noProof/>
            <w:webHidden/>
          </w:rPr>
          <w:fldChar w:fldCharType="separate"/>
        </w:r>
        <w:r>
          <w:rPr>
            <w:noProof/>
            <w:webHidden/>
          </w:rPr>
          <w:t>86</w:t>
        </w:r>
        <w:r>
          <w:rPr>
            <w:noProof/>
            <w:webHidden/>
          </w:rPr>
          <w:fldChar w:fldCharType="end"/>
        </w:r>
      </w:hyperlink>
    </w:p>
    <w:p w14:paraId="1A94682A" w14:textId="531C7C5A"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37" w:history="1">
        <w:r w:rsidRPr="00E15D66">
          <w:rPr>
            <w:rStyle w:val="Hyperlink"/>
            <w:noProof/>
          </w:rPr>
          <w:t>Slika 69: SK5, Prijava ispita</w:t>
        </w:r>
        <w:r>
          <w:rPr>
            <w:noProof/>
            <w:webHidden/>
          </w:rPr>
          <w:tab/>
        </w:r>
        <w:r>
          <w:rPr>
            <w:noProof/>
            <w:webHidden/>
          </w:rPr>
          <w:fldChar w:fldCharType="begin"/>
        </w:r>
        <w:r>
          <w:rPr>
            <w:noProof/>
            <w:webHidden/>
          </w:rPr>
          <w:instrText xml:space="preserve"> PAGEREF _Toc228782737 \h </w:instrText>
        </w:r>
        <w:r>
          <w:rPr>
            <w:noProof/>
            <w:webHidden/>
          </w:rPr>
        </w:r>
        <w:r>
          <w:rPr>
            <w:noProof/>
            <w:webHidden/>
          </w:rPr>
          <w:fldChar w:fldCharType="separate"/>
        </w:r>
        <w:r>
          <w:rPr>
            <w:noProof/>
            <w:webHidden/>
          </w:rPr>
          <w:t>87</w:t>
        </w:r>
        <w:r>
          <w:rPr>
            <w:noProof/>
            <w:webHidden/>
          </w:rPr>
          <w:fldChar w:fldCharType="end"/>
        </w:r>
      </w:hyperlink>
    </w:p>
    <w:p w14:paraId="4A6CCDC7" w14:textId="2B9919D6"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38" w:history="1">
        <w:r w:rsidRPr="00E15D66">
          <w:rPr>
            <w:rStyle w:val="Hyperlink"/>
            <w:noProof/>
          </w:rPr>
          <w:t>Slika 70: SK5, Implementacija metode za kreiranje nove prijave</w:t>
        </w:r>
        <w:r>
          <w:rPr>
            <w:noProof/>
            <w:webHidden/>
          </w:rPr>
          <w:tab/>
        </w:r>
        <w:r>
          <w:rPr>
            <w:noProof/>
            <w:webHidden/>
          </w:rPr>
          <w:fldChar w:fldCharType="begin"/>
        </w:r>
        <w:r>
          <w:rPr>
            <w:noProof/>
            <w:webHidden/>
          </w:rPr>
          <w:instrText xml:space="preserve"> PAGEREF _Toc228782738 \h </w:instrText>
        </w:r>
        <w:r>
          <w:rPr>
            <w:noProof/>
            <w:webHidden/>
          </w:rPr>
        </w:r>
        <w:r>
          <w:rPr>
            <w:noProof/>
            <w:webHidden/>
          </w:rPr>
          <w:fldChar w:fldCharType="separate"/>
        </w:r>
        <w:r>
          <w:rPr>
            <w:noProof/>
            <w:webHidden/>
          </w:rPr>
          <w:t>87</w:t>
        </w:r>
        <w:r>
          <w:rPr>
            <w:noProof/>
            <w:webHidden/>
          </w:rPr>
          <w:fldChar w:fldCharType="end"/>
        </w:r>
      </w:hyperlink>
    </w:p>
    <w:p w14:paraId="4B1F1FD0" w14:textId="0D62386D"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39" w:history="1">
        <w:r w:rsidRPr="00E15D66">
          <w:rPr>
            <w:rStyle w:val="Hyperlink"/>
            <w:noProof/>
          </w:rPr>
          <w:t>Slika 71: SK5, Poruka ispit je uspešno prijavljen</w:t>
        </w:r>
        <w:r>
          <w:rPr>
            <w:noProof/>
            <w:webHidden/>
          </w:rPr>
          <w:tab/>
        </w:r>
        <w:r>
          <w:rPr>
            <w:noProof/>
            <w:webHidden/>
          </w:rPr>
          <w:fldChar w:fldCharType="begin"/>
        </w:r>
        <w:r>
          <w:rPr>
            <w:noProof/>
            <w:webHidden/>
          </w:rPr>
          <w:instrText xml:space="preserve"> PAGEREF _Toc228782739 \h </w:instrText>
        </w:r>
        <w:r>
          <w:rPr>
            <w:noProof/>
            <w:webHidden/>
          </w:rPr>
        </w:r>
        <w:r>
          <w:rPr>
            <w:noProof/>
            <w:webHidden/>
          </w:rPr>
          <w:fldChar w:fldCharType="separate"/>
        </w:r>
        <w:r>
          <w:rPr>
            <w:noProof/>
            <w:webHidden/>
          </w:rPr>
          <w:t>88</w:t>
        </w:r>
        <w:r>
          <w:rPr>
            <w:noProof/>
            <w:webHidden/>
          </w:rPr>
          <w:fldChar w:fldCharType="end"/>
        </w:r>
      </w:hyperlink>
    </w:p>
    <w:p w14:paraId="04144436" w14:textId="14088951"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40" w:history="1">
        <w:r w:rsidRPr="00E15D66">
          <w:rPr>
            <w:rStyle w:val="Hyperlink"/>
            <w:noProof/>
          </w:rPr>
          <w:t>Slika 72: SK5 - Period za prijavu je istekao</w:t>
        </w:r>
        <w:r>
          <w:rPr>
            <w:noProof/>
            <w:webHidden/>
          </w:rPr>
          <w:tab/>
        </w:r>
        <w:r>
          <w:rPr>
            <w:noProof/>
            <w:webHidden/>
          </w:rPr>
          <w:fldChar w:fldCharType="begin"/>
        </w:r>
        <w:r>
          <w:rPr>
            <w:noProof/>
            <w:webHidden/>
          </w:rPr>
          <w:instrText xml:space="preserve"> PAGEREF _Toc228782740 \h </w:instrText>
        </w:r>
        <w:r>
          <w:rPr>
            <w:noProof/>
            <w:webHidden/>
          </w:rPr>
        </w:r>
        <w:r>
          <w:rPr>
            <w:noProof/>
            <w:webHidden/>
          </w:rPr>
          <w:fldChar w:fldCharType="separate"/>
        </w:r>
        <w:r>
          <w:rPr>
            <w:noProof/>
            <w:webHidden/>
          </w:rPr>
          <w:t>88</w:t>
        </w:r>
        <w:r>
          <w:rPr>
            <w:noProof/>
            <w:webHidden/>
          </w:rPr>
          <w:fldChar w:fldCharType="end"/>
        </w:r>
      </w:hyperlink>
    </w:p>
    <w:p w14:paraId="18897056" w14:textId="60F7486B"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41" w:history="1">
        <w:r w:rsidRPr="00E15D66">
          <w:rPr>
            <w:rStyle w:val="Hyperlink"/>
            <w:noProof/>
          </w:rPr>
          <w:t>Slika 73: SK6, implementacija odjave ispita</w:t>
        </w:r>
        <w:r>
          <w:rPr>
            <w:noProof/>
            <w:webHidden/>
          </w:rPr>
          <w:tab/>
        </w:r>
        <w:r>
          <w:rPr>
            <w:noProof/>
            <w:webHidden/>
          </w:rPr>
          <w:fldChar w:fldCharType="begin"/>
        </w:r>
        <w:r>
          <w:rPr>
            <w:noProof/>
            <w:webHidden/>
          </w:rPr>
          <w:instrText xml:space="preserve"> PAGEREF _Toc228782741 \h </w:instrText>
        </w:r>
        <w:r>
          <w:rPr>
            <w:noProof/>
            <w:webHidden/>
          </w:rPr>
        </w:r>
        <w:r>
          <w:rPr>
            <w:noProof/>
            <w:webHidden/>
          </w:rPr>
          <w:fldChar w:fldCharType="separate"/>
        </w:r>
        <w:r>
          <w:rPr>
            <w:noProof/>
            <w:webHidden/>
          </w:rPr>
          <w:t>88</w:t>
        </w:r>
        <w:r>
          <w:rPr>
            <w:noProof/>
            <w:webHidden/>
          </w:rPr>
          <w:fldChar w:fldCharType="end"/>
        </w:r>
      </w:hyperlink>
    </w:p>
    <w:p w14:paraId="6BA746DE" w14:textId="2961EFB4"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42" w:history="1">
        <w:r w:rsidRPr="00E15D66">
          <w:rPr>
            <w:rStyle w:val="Hyperlink"/>
            <w:noProof/>
          </w:rPr>
          <w:t>Slika 74: SK6, poruka, Ispit je uspešno odjavljen</w:t>
        </w:r>
        <w:r>
          <w:rPr>
            <w:noProof/>
            <w:webHidden/>
          </w:rPr>
          <w:tab/>
        </w:r>
        <w:r>
          <w:rPr>
            <w:noProof/>
            <w:webHidden/>
          </w:rPr>
          <w:fldChar w:fldCharType="begin"/>
        </w:r>
        <w:r>
          <w:rPr>
            <w:noProof/>
            <w:webHidden/>
          </w:rPr>
          <w:instrText xml:space="preserve"> PAGEREF _Toc228782742 \h </w:instrText>
        </w:r>
        <w:r>
          <w:rPr>
            <w:noProof/>
            <w:webHidden/>
          </w:rPr>
        </w:r>
        <w:r>
          <w:rPr>
            <w:noProof/>
            <w:webHidden/>
          </w:rPr>
          <w:fldChar w:fldCharType="separate"/>
        </w:r>
        <w:r>
          <w:rPr>
            <w:noProof/>
            <w:webHidden/>
          </w:rPr>
          <w:t>89</w:t>
        </w:r>
        <w:r>
          <w:rPr>
            <w:noProof/>
            <w:webHidden/>
          </w:rPr>
          <w:fldChar w:fldCharType="end"/>
        </w:r>
      </w:hyperlink>
    </w:p>
    <w:p w14:paraId="0B569243" w14:textId="7BF810F8"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43" w:history="1">
        <w:r w:rsidRPr="00E15D66">
          <w:rPr>
            <w:rStyle w:val="Hyperlink"/>
            <w:noProof/>
          </w:rPr>
          <w:t>Slika 75: SK6, Period za prijavu je istekao</w:t>
        </w:r>
        <w:r>
          <w:rPr>
            <w:noProof/>
            <w:webHidden/>
          </w:rPr>
          <w:tab/>
        </w:r>
        <w:r>
          <w:rPr>
            <w:noProof/>
            <w:webHidden/>
          </w:rPr>
          <w:fldChar w:fldCharType="begin"/>
        </w:r>
        <w:r>
          <w:rPr>
            <w:noProof/>
            <w:webHidden/>
          </w:rPr>
          <w:instrText xml:space="preserve"> PAGEREF _Toc228782743 \h </w:instrText>
        </w:r>
        <w:r>
          <w:rPr>
            <w:noProof/>
            <w:webHidden/>
          </w:rPr>
        </w:r>
        <w:r>
          <w:rPr>
            <w:noProof/>
            <w:webHidden/>
          </w:rPr>
          <w:fldChar w:fldCharType="separate"/>
        </w:r>
        <w:r>
          <w:rPr>
            <w:noProof/>
            <w:webHidden/>
          </w:rPr>
          <w:t>89</w:t>
        </w:r>
        <w:r>
          <w:rPr>
            <w:noProof/>
            <w:webHidden/>
          </w:rPr>
          <w:fldChar w:fldCharType="end"/>
        </w:r>
      </w:hyperlink>
    </w:p>
    <w:p w14:paraId="1335BF21" w14:textId="5519EA46"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44" w:history="1">
        <w:r w:rsidRPr="00E15D66">
          <w:rPr>
            <w:rStyle w:val="Hyperlink"/>
            <w:noProof/>
          </w:rPr>
          <w:t>Slika 76: SK7: Upis ocena</w:t>
        </w:r>
        <w:r>
          <w:rPr>
            <w:noProof/>
            <w:webHidden/>
          </w:rPr>
          <w:tab/>
        </w:r>
        <w:r>
          <w:rPr>
            <w:noProof/>
            <w:webHidden/>
          </w:rPr>
          <w:fldChar w:fldCharType="begin"/>
        </w:r>
        <w:r>
          <w:rPr>
            <w:noProof/>
            <w:webHidden/>
          </w:rPr>
          <w:instrText xml:space="preserve"> PAGEREF _Toc228782744 \h </w:instrText>
        </w:r>
        <w:r>
          <w:rPr>
            <w:noProof/>
            <w:webHidden/>
          </w:rPr>
        </w:r>
        <w:r>
          <w:rPr>
            <w:noProof/>
            <w:webHidden/>
          </w:rPr>
          <w:fldChar w:fldCharType="separate"/>
        </w:r>
        <w:r>
          <w:rPr>
            <w:noProof/>
            <w:webHidden/>
          </w:rPr>
          <w:t>90</w:t>
        </w:r>
        <w:r>
          <w:rPr>
            <w:noProof/>
            <w:webHidden/>
          </w:rPr>
          <w:fldChar w:fldCharType="end"/>
        </w:r>
      </w:hyperlink>
    </w:p>
    <w:p w14:paraId="0FF1FD9A" w14:textId="73993219"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45" w:history="1">
        <w:r w:rsidRPr="00E15D66">
          <w:rPr>
            <w:rStyle w:val="Hyperlink"/>
            <w:noProof/>
          </w:rPr>
          <w:t>Slika 77: SK7, Pretraga po studentu i/ili ispitno roku i ispitu</w:t>
        </w:r>
        <w:r>
          <w:rPr>
            <w:noProof/>
            <w:webHidden/>
          </w:rPr>
          <w:tab/>
        </w:r>
        <w:r>
          <w:rPr>
            <w:noProof/>
            <w:webHidden/>
          </w:rPr>
          <w:fldChar w:fldCharType="begin"/>
        </w:r>
        <w:r>
          <w:rPr>
            <w:noProof/>
            <w:webHidden/>
          </w:rPr>
          <w:instrText xml:space="preserve"> PAGEREF _Toc228782745 \h </w:instrText>
        </w:r>
        <w:r>
          <w:rPr>
            <w:noProof/>
            <w:webHidden/>
          </w:rPr>
        </w:r>
        <w:r>
          <w:rPr>
            <w:noProof/>
            <w:webHidden/>
          </w:rPr>
          <w:fldChar w:fldCharType="separate"/>
        </w:r>
        <w:r>
          <w:rPr>
            <w:noProof/>
            <w:webHidden/>
          </w:rPr>
          <w:t>90</w:t>
        </w:r>
        <w:r>
          <w:rPr>
            <w:noProof/>
            <w:webHidden/>
          </w:rPr>
          <w:fldChar w:fldCharType="end"/>
        </w:r>
      </w:hyperlink>
    </w:p>
    <w:p w14:paraId="519AC1A7" w14:textId="13D11446"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46" w:history="1">
        <w:r w:rsidRPr="00E15D66">
          <w:rPr>
            <w:rStyle w:val="Hyperlink"/>
            <w:noProof/>
          </w:rPr>
          <w:t>Slika 78: SK7, Dodatni filteri</w:t>
        </w:r>
        <w:r>
          <w:rPr>
            <w:noProof/>
            <w:webHidden/>
          </w:rPr>
          <w:tab/>
        </w:r>
        <w:r>
          <w:rPr>
            <w:noProof/>
            <w:webHidden/>
          </w:rPr>
          <w:fldChar w:fldCharType="begin"/>
        </w:r>
        <w:r>
          <w:rPr>
            <w:noProof/>
            <w:webHidden/>
          </w:rPr>
          <w:instrText xml:space="preserve"> PAGEREF _Toc228782746 \h </w:instrText>
        </w:r>
        <w:r>
          <w:rPr>
            <w:noProof/>
            <w:webHidden/>
          </w:rPr>
        </w:r>
        <w:r>
          <w:rPr>
            <w:noProof/>
            <w:webHidden/>
          </w:rPr>
          <w:fldChar w:fldCharType="separate"/>
        </w:r>
        <w:r>
          <w:rPr>
            <w:noProof/>
            <w:webHidden/>
          </w:rPr>
          <w:t>91</w:t>
        </w:r>
        <w:r>
          <w:rPr>
            <w:noProof/>
            <w:webHidden/>
          </w:rPr>
          <w:fldChar w:fldCharType="end"/>
        </w:r>
      </w:hyperlink>
    </w:p>
    <w:p w14:paraId="39041329" w14:textId="3DD6355B"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47" w:history="1">
        <w:r w:rsidRPr="00E15D66">
          <w:rPr>
            <w:rStyle w:val="Hyperlink"/>
            <w:noProof/>
          </w:rPr>
          <w:t>Slika 79: SK7: Unos ocene</w:t>
        </w:r>
        <w:r>
          <w:rPr>
            <w:noProof/>
            <w:webHidden/>
          </w:rPr>
          <w:tab/>
        </w:r>
        <w:r>
          <w:rPr>
            <w:noProof/>
            <w:webHidden/>
          </w:rPr>
          <w:fldChar w:fldCharType="begin"/>
        </w:r>
        <w:r>
          <w:rPr>
            <w:noProof/>
            <w:webHidden/>
          </w:rPr>
          <w:instrText xml:space="preserve"> PAGEREF _Toc228782747 \h </w:instrText>
        </w:r>
        <w:r>
          <w:rPr>
            <w:noProof/>
            <w:webHidden/>
          </w:rPr>
        </w:r>
        <w:r>
          <w:rPr>
            <w:noProof/>
            <w:webHidden/>
          </w:rPr>
          <w:fldChar w:fldCharType="separate"/>
        </w:r>
        <w:r>
          <w:rPr>
            <w:noProof/>
            <w:webHidden/>
          </w:rPr>
          <w:t>91</w:t>
        </w:r>
        <w:r>
          <w:rPr>
            <w:noProof/>
            <w:webHidden/>
          </w:rPr>
          <w:fldChar w:fldCharType="end"/>
        </w:r>
      </w:hyperlink>
    </w:p>
    <w:p w14:paraId="6C5FF085" w14:textId="1D286D84"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48" w:history="1">
        <w:r w:rsidRPr="00E15D66">
          <w:rPr>
            <w:rStyle w:val="Hyperlink"/>
            <w:noProof/>
          </w:rPr>
          <w:t>Slika 80: SK7, poruka, Polaganje je uspešno ažurirano</w:t>
        </w:r>
        <w:r>
          <w:rPr>
            <w:noProof/>
            <w:webHidden/>
          </w:rPr>
          <w:tab/>
        </w:r>
        <w:r>
          <w:rPr>
            <w:noProof/>
            <w:webHidden/>
          </w:rPr>
          <w:fldChar w:fldCharType="begin"/>
        </w:r>
        <w:r>
          <w:rPr>
            <w:noProof/>
            <w:webHidden/>
          </w:rPr>
          <w:instrText xml:space="preserve"> PAGEREF _Toc228782748 \h </w:instrText>
        </w:r>
        <w:r>
          <w:rPr>
            <w:noProof/>
            <w:webHidden/>
          </w:rPr>
        </w:r>
        <w:r>
          <w:rPr>
            <w:noProof/>
            <w:webHidden/>
          </w:rPr>
          <w:fldChar w:fldCharType="separate"/>
        </w:r>
        <w:r>
          <w:rPr>
            <w:noProof/>
            <w:webHidden/>
          </w:rPr>
          <w:t>92</w:t>
        </w:r>
        <w:r>
          <w:rPr>
            <w:noProof/>
            <w:webHidden/>
          </w:rPr>
          <w:fldChar w:fldCharType="end"/>
        </w:r>
      </w:hyperlink>
    </w:p>
    <w:p w14:paraId="379B1C59" w14:textId="5C25864F"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49" w:history="1">
        <w:r w:rsidRPr="00E15D66">
          <w:rPr>
            <w:rStyle w:val="Hyperlink"/>
            <w:noProof/>
          </w:rPr>
          <w:t>Slika 81: SK7, implementacija updateExamRegistration, prvog unosa ili izmena ocene</w:t>
        </w:r>
        <w:r>
          <w:rPr>
            <w:noProof/>
            <w:webHidden/>
          </w:rPr>
          <w:tab/>
        </w:r>
        <w:r>
          <w:rPr>
            <w:noProof/>
            <w:webHidden/>
          </w:rPr>
          <w:fldChar w:fldCharType="begin"/>
        </w:r>
        <w:r>
          <w:rPr>
            <w:noProof/>
            <w:webHidden/>
          </w:rPr>
          <w:instrText xml:space="preserve"> PAGEREF _Toc228782749 \h </w:instrText>
        </w:r>
        <w:r>
          <w:rPr>
            <w:noProof/>
            <w:webHidden/>
          </w:rPr>
        </w:r>
        <w:r>
          <w:rPr>
            <w:noProof/>
            <w:webHidden/>
          </w:rPr>
          <w:fldChar w:fldCharType="separate"/>
        </w:r>
        <w:r>
          <w:rPr>
            <w:noProof/>
            <w:webHidden/>
          </w:rPr>
          <w:t>92</w:t>
        </w:r>
        <w:r>
          <w:rPr>
            <w:noProof/>
            <w:webHidden/>
          </w:rPr>
          <w:fldChar w:fldCharType="end"/>
        </w:r>
      </w:hyperlink>
    </w:p>
    <w:p w14:paraId="549B49E3" w14:textId="24A085AD"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50" w:history="1">
        <w:r w:rsidRPr="00E15D66">
          <w:rPr>
            <w:rStyle w:val="Hyperlink"/>
            <w:noProof/>
          </w:rPr>
          <w:t>Slika 82: SK8: Dugme izloguj me</w:t>
        </w:r>
        <w:r>
          <w:rPr>
            <w:noProof/>
            <w:webHidden/>
          </w:rPr>
          <w:tab/>
        </w:r>
        <w:r>
          <w:rPr>
            <w:noProof/>
            <w:webHidden/>
          </w:rPr>
          <w:fldChar w:fldCharType="begin"/>
        </w:r>
        <w:r>
          <w:rPr>
            <w:noProof/>
            <w:webHidden/>
          </w:rPr>
          <w:instrText xml:space="preserve"> PAGEREF _Toc228782750 \h </w:instrText>
        </w:r>
        <w:r>
          <w:rPr>
            <w:noProof/>
            <w:webHidden/>
          </w:rPr>
        </w:r>
        <w:r>
          <w:rPr>
            <w:noProof/>
            <w:webHidden/>
          </w:rPr>
          <w:fldChar w:fldCharType="separate"/>
        </w:r>
        <w:r>
          <w:rPr>
            <w:noProof/>
            <w:webHidden/>
          </w:rPr>
          <w:t>93</w:t>
        </w:r>
        <w:r>
          <w:rPr>
            <w:noProof/>
            <w:webHidden/>
          </w:rPr>
          <w:fldChar w:fldCharType="end"/>
        </w:r>
      </w:hyperlink>
    </w:p>
    <w:p w14:paraId="646E7536" w14:textId="382B3480"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51" w:history="1">
        <w:r w:rsidRPr="00E15D66">
          <w:rPr>
            <w:rStyle w:val="Hyperlink"/>
            <w:noProof/>
          </w:rPr>
          <w:t>Slika 83: SK9, Navigacioni meni – admin</w:t>
        </w:r>
        <w:r>
          <w:rPr>
            <w:noProof/>
            <w:webHidden/>
          </w:rPr>
          <w:tab/>
        </w:r>
        <w:r>
          <w:rPr>
            <w:noProof/>
            <w:webHidden/>
          </w:rPr>
          <w:fldChar w:fldCharType="begin"/>
        </w:r>
        <w:r>
          <w:rPr>
            <w:noProof/>
            <w:webHidden/>
          </w:rPr>
          <w:instrText xml:space="preserve"> PAGEREF _Toc228782751 \h </w:instrText>
        </w:r>
        <w:r>
          <w:rPr>
            <w:noProof/>
            <w:webHidden/>
          </w:rPr>
        </w:r>
        <w:r>
          <w:rPr>
            <w:noProof/>
            <w:webHidden/>
          </w:rPr>
          <w:fldChar w:fldCharType="separate"/>
        </w:r>
        <w:r>
          <w:rPr>
            <w:noProof/>
            <w:webHidden/>
          </w:rPr>
          <w:t>94</w:t>
        </w:r>
        <w:r>
          <w:rPr>
            <w:noProof/>
            <w:webHidden/>
          </w:rPr>
          <w:fldChar w:fldCharType="end"/>
        </w:r>
      </w:hyperlink>
    </w:p>
    <w:p w14:paraId="7C937A18" w14:textId="7F9915AA"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52" w:history="1">
        <w:r w:rsidRPr="00E15D66">
          <w:rPr>
            <w:rStyle w:val="Hyperlink"/>
            <w:noProof/>
          </w:rPr>
          <w:t>Slika 84: SK9, Pretraga željenog izveštaja</w:t>
        </w:r>
        <w:r>
          <w:rPr>
            <w:noProof/>
            <w:webHidden/>
          </w:rPr>
          <w:tab/>
        </w:r>
        <w:r>
          <w:rPr>
            <w:noProof/>
            <w:webHidden/>
          </w:rPr>
          <w:fldChar w:fldCharType="begin"/>
        </w:r>
        <w:r>
          <w:rPr>
            <w:noProof/>
            <w:webHidden/>
          </w:rPr>
          <w:instrText xml:space="preserve"> PAGEREF _Toc228782752 \h </w:instrText>
        </w:r>
        <w:r>
          <w:rPr>
            <w:noProof/>
            <w:webHidden/>
          </w:rPr>
        </w:r>
        <w:r>
          <w:rPr>
            <w:noProof/>
            <w:webHidden/>
          </w:rPr>
          <w:fldChar w:fldCharType="separate"/>
        </w:r>
        <w:r>
          <w:rPr>
            <w:noProof/>
            <w:webHidden/>
          </w:rPr>
          <w:t>94</w:t>
        </w:r>
        <w:r>
          <w:rPr>
            <w:noProof/>
            <w:webHidden/>
          </w:rPr>
          <w:fldChar w:fldCharType="end"/>
        </w:r>
      </w:hyperlink>
    </w:p>
    <w:p w14:paraId="40BFF6FC" w14:textId="0E2D1199"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53" w:history="1">
        <w:r w:rsidRPr="00E15D66">
          <w:rPr>
            <w:rStyle w:val="Hyperlink"/>
            <w:noProof/>
          </w:rPr>
          <w:t>Slika 85: SK9, Izveštaj ispita Statistika u roku septembar-2025</w:t>
        </w:r>
        <w:r>
          <w:rPr>
            <w:noProof/>
            <w:webHidden/>
          </w:rPr>
          <w:tab/>
        </w:r>
        <w:r>
          <w:rPr>
            <w:noProof/>
            <w:webHidden/>
          </w:rPr>
          <w:fldChar w:fldCharType="begin"/>
        </w:r>
        <w:r>
          <w:rPr>
            <w:noProof/>
            <w:webHidden/>
          </w:rPr>
          <w:instrText xml:space="preserve"> PAGEREF _Toc228782753 \h </w:instrText>
        </w:r>
        <w:r>
          <w:rPr>
            <w:noProof/>
            <w:webHidden/>
          </w:rPr>
        </w:r>
        <w:r>
          <w:rPr>
            <w:noProof/>
            <w:webHidden/>
          </w:rPr>
          <w:fldChar w:fldCharType="separate"/>
        </w:r>
        <w:r>
          <w:rPr>
            <w:noProof/>
            <w:webHidden/>
          </w:rPr>
          <w:t>95</w:t>
        </w:r>
        <w:r>
          <w:rPr>
            <w:noProof/>
            <w:webHidden/>
          </w:rPr>
          <w:fldChar w:fldCharType="end"/>
        </w:r>
      </w:hyperlink>
    </w:p>
    <w:p w14:paraId="1F72FC96" w14:textId="5870F4A0"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54" w:history="1">
        <w:r w:rsidRPr="00E15D66">
          <w:rPr>
            <w:rStyle w:val="Hyperlink"/>
            <w:noProof/>
          </w:rPr>
          <w:t>Slika 86: SK9, Excel izveštaj</w:t>
        </w:r>
        <w:r>
          <w:rPr>
            <w:noProof/>
            <w:webHidden/>
          </w:rPr>
          <w:tab/>
        </w:r>
        <w:r>
          <w:rPr>
            <w:noProof/>
            <w:webHidden/>
          </w:rPr>
          <w:fldChar w:fldCharType="begin"/>
        </w:r>
        <w:r>
          <w:rPr>
            <w:noProof/>
            <w:webHidden/>
          </w:rPr>
          <w:instrText xml:space="preserve"> PAGEREF _Toc228782754 \h </w:instrText>
        </w:r>
        <w:r>
          <w:rPr>
            <w:noProof/>
            <w:webHidden/>
          </w:rPr>
        </w:r>
        <w:r>
          <w:rPr>
            <w:noProof/>
            <w:webHidden/>
          </w:rPr>
          <w:fldChar w:fldCharType="separate"/>
        </w:r>
        <w:r>
          <w:rPr>
            <w:noProof/>
            <w:webHidden/>
          </w:rPr>
          <w:t>95</w:t>
        </w:r>
        <w:r>
          <w:rPr>
            <w:noProof/>
            <w:webHidden/>
          </w:rPr>
          <w:fldChar w:fldCharType="end"/>
        </w:r>
      </w:hyperlink>
    </w:p>
    <w:p w14:paraId="1950D492" w14:textId="5355A6C2"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55" w:history="1">
        <w:r w:rsidRPr="00E15D66">
          <w:rPr>
            <w:rStyle w:val="Hyperlink"/>
            <w:noProof/>
          </w:rPr>
          <w:t>Slika 87: Pripremanje CourseExamReportDTO i poziv generateCourseExamReport</w:t>
        </w:r>
        <w:r>
          <w:rPr>
            <w:noProof/>
            <w:webHidden/>
          </w:rPr>
          <w:tab/>
        </w:r>
        <w:r>
          <w:rPr>
            <w:noProof/>
            <w:webHidden/>
          </w:rPr>
          <w:fldChar w:fldCharType="begin"/>
        </w:r>
        <w:r>
          <w:rPr>
            <w:noProof/>
            <w:webHidden/>
          </w:rPr>
          <w:instrText xml:space="preserve"> PAGEREF _Toc228782755 \h </w:instrText>
        </w:r>
        <w:r>
          <w:rPr>
            <w:noProof/>
            <w:webHidden/>
          </w:rPr>
        </w:r>
        <w:r>
          <w:rPr>
            <w:noProof/>
            <w:webHidden/>
          </w:rPr>
          <w:fldChar w:fldCharType="separate"/>
        </w:r>
        <w:r>
          <w:rPr>
            <w:noProof/>
            <w:webHidden/>
          </w:rPr>
          <w:t>96</w:t>
        </w:r>
        <w:r>
          <w:rPr>
            <w:noProof/>
            <w:webHidden/>
          </w:rPr>
          <w:fldChar w:fldCharType="end"/>
        </w:r>
      </w:hyperlink>
    </w:p>
    <w:p w14:paraId="4CF7A2DB" w14:textId="38737B1A"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56" w:history="1">
        <w:r w:rsidRPr="00E15D66">
          <w:rPr>
            <w:rStyle w:val="Hyperlink"/>
            <w:noProof/>
          </w:rPr>
          <w:t>Slika 88: SK09, kreiranje izveštaja na osnovu DTO-a i XML templejta</w:t>
        </w:r>
        <w:r>
          <w:rPr>
            <w:noProof/>
            <w:webHidden/>
          </w:rPr>
          <w:tab/>
        </w:r>
        <w:r>
          <w:rPr>
            <w:noProof/>
            <w:webHidden/>
          </w:rPr>
          <w:fldChar w:fldCharType="begin"/>
        </w:r>
        <w:r>
          <w:rPr>
            <w:noProof/>
            <w:webHidden/>
          </w:rPr>
          <w:instrText xml:space="preserve"> PAGEREF _Toc228782756 \h </w:instrText>
        </w:r>
        <w:r>
          <w:rPr>
            <w:noProof/>
            <w:webHidden/>
          </w:rPr>
        </w:r>
        <w:r>
          <w:rPr>
            <w:noProof/>
            <w:webHidden/>
          </w:rPr>
          <w:fldChar w:fldCharType="separate"/>
        </w:r>
        <w:r>
          <w:rPr>
            <w:noProof/>
            <w:webHidden/>
          </w:rPr>
          <w:t>97</w:t>
        </w:r>
        <w:r>
          <w:rPr>
            <w:noProof/>
            <w:webHidden/>
          </w:rPr>
          <w:fldChar w:fldCharType="end"/>
        </w:r>
      </w:hyperlink>
    </w:p>
    <w:p w14:paraId="532F7FC7" w14:textId="45B6FB8E"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57" w:history="1">
        <w:r w:rsidRPr="00E15D66">
          <w:rPr>
            <w:rStyle w:val="Hyperlink"/>
            <w:noProof/>
          </w:rPr>
          <w:t>Slika 89: SK09, XML templejt za excel</w:t>
        </w:r>
        <w:r>
          <w:rPr>
            <w:noProof/>
            <w:webHidden/>
          </w:rPr>
          <w:tab/>
        </w:r>
        <w:r>
          <w:rPr>
            <w:noProof/>
            <w:webHidden/>
          </w:rPr>
          <w:fldChar w:fldCharType="begin"/>
        </w:r>
        <w:r>
          <w:rPr>
            <w:noProof/>
            <w:webHidden/>
          </w:rPr>
          <w:instrText xml:space="preserve"> PAGEREF _Toc228782757 \h </w:instrText>
        </w:r>
        <w:r>
          <w:rPr>
            <w:noProof/>
            <w:webHidden/>
          </w:rPr>
        </w:r>
        <w:r>
          <w:rPr>
            <w:noProof/>
            <w:webHidden/>
          </w:rPr>
          <w:fldChar w:fldCharType="separate"/>
        </w:r>
        <w:r>
          <w:rPr>
            <w:noProof/>
            <w:webHidden/>
          </w:rPr>
          <w:t>97</w:t>
        </w:r>
        <w:r>
          <w:rPr>
            <w:noProof/>
            <w:webHidden/>
          </w:rPr>
          <w:fldChar w:fldCharType="end"/>
        </w:r>
      </w:hyperlink>
    </w:p>
    <w:p w14:paraId="6045D56D" w14:textId="1F2145C2"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58" w:history="1">
        <w:r w:rsidRPr="00E15D66">
          <w:rPr>
            <w:rStyle w:val="Hyperlink"/>
            <w:noProof/>
          </w:rPr>
          <w:t>Slika 90: SK10, Forma za pregledIzveštaj predmeta</w:t>
        </w:r>
        <w:r>
          <w:rPr>
            <w:noProof/>
            <w:webHidden/>
          </w:rPr>
          <w:tab/>
        </w:r>
        <w:r>
          <w:rPr>
            <w:noProof/>
            <w:webHidden/>
          </w:rPr>
          <w:fldChar w:fldCharType="begin"/>
        </w:r>
        <w:r>
          <w:rPr>
            <w:noProof/>
            <w:webHidden/>
          </w:rPr>
          <w:instrText xml:space="preserve"> PAGEREF _Toc228782758 \h </w:instrText>
        </w:r>
        <w:r>
          <w:rPr>
            <w:noProof/>
            <w:webHidden/>
          </w:rPr>
        </w:r>
        <w:r>
          <w:rPr>
            <w:noProof/>
            <w:webHidden/>
          </w:rPr>
          <w:fldChar w:fldCharType="separate"/>
        </w:r>
        <w:r>
          <w:rPr>
            <w:noProof/>
            <w:webHidden/>
          </w:rPr>
          <w:t>98</w:t>
        </w:r>
        <w:r>
          <w:rPr>
            <w:noProof/>
            <w:webHidden/>
          </w:rPr>
          <w:fldChar w:fldCharType="end"/>
        </w:r>
      </w:hyperlink>
    </w:p>
    <w:p w14:paraId="72199228" w14:textId="28C8DF05"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59" w:history="1">
        <w:r w:rsidRPr="00E15D66">
          <w:rPr>
            <w:rStyle w:val="Hyperlink"/>
            <w:noProof/>
          </w:rPr>
          <w:t>Slika 91: SK10, Pretraga predmeta</w:t>
        </w:r>
        <w:r>
          <w:rPr>
            <w:noProof/>
            <w:webHidden/>
          </w:rPr>
          <w:tab/>
        </w:r>
        <w:r>
          <w:rPr>
            <w:noProof/>
            <w:webHidden/>
          </w:rPr>
          <w:fldChar w:fldCharType="begin"/>
        </w:r>
        <w:r>
          <w:rPr>
            <w:noProof/>
            <w:webHidden/>
          </w:rPr>
          <w:instrText xml:space="preserve"> PAGEREF _Toc228782759 \h </w:instrText>
        </w:r>
        <w:r>
          <w:rPr>
            <w:noProof/>
            <w:webHidden/>
          </w:rPr>
        </w:r>
        <w:r>
          <w:rPr>
            <w:noProof/>
            <w:webHidden/>
          </w:rPr>
          <w:fldChar w:fldCharType="separate"/>
        </w:r>
        <w:r>
          <w:rPr>
            <w:noProof/>
            <w:webHidden/>
          </w:rPr>
          <w:t>98</w:t>
        </w:r>
        <w:r>
          <w:rPr>
            <w:noProof/>
            <w:webHidden/>
          </w:rPr>
          <w:fldChar w:fldCharType="end"/>
        </w:r>
      </w:hyperlink>
    </w:p>
    <w:p w14:paraId="5A090762" w14:textId="26A83065"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60" w:history="1">
        <w:r w:rsidRPr="00E15D66">
          <w:rPr>
            <w:rStyle w:val="Hyperlink"/>
            <w:noProof/>
          </w:rPr>
          <w:t>Slika 92: SK10, izveštaj predmeta prikaz u dijalogu</w:t>
        </w:r>
        <w:r>
          <w:rPr>
            <w:noProof/>
            <w:webHidden/>
          </w:rPr>
          <w:tab/>
        </w:r>
        <w:r>
          <w:rPr>
            <w:noProof/>
            <w:webHidden/>
          </w:rPr>
          <w:fldChar w:fldCharType="begin"/>
        </w:r>
        <w:r>
          <w:rPr>
            <w:noProof/>
            <w:webHidden/>
          </w:rPr>
          <w:instrText xml:space="preserve"> PAGEREF _Toc228782760 \h </w:instrText>
        </w:r>
        <w:r>
          <w:rPr>
            <w:noProof/>
            <w:webHidden/>
          </w:rPr>
        </w:r>
        <w:r>
          <w:rPr>
            <w:noProof/>
            <w:webHidden/>
          </w:rPr>
          <w:fldChar w:fldCharType="separate"/>
        </w:r>
        <w:r>
          <w:rPr>
            <w:noProof/>
            <w:webHidden/>
          </w:rPr>
          <w:t>99</w:t>
        </w:r>
        <w:r>
          <w:rPr>
            <w:noProof/>
            <w:webHidden/>
          </w:rPr>
          <w:fldChar w:fldCharType="end"/>
        </w:r>
      </w:hyperlink>
    </w:p>
    <w:p w14:paraId="276D2860" w14:textId="6F8DC1F5"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61" w:history="1">
        <w:r w:rsidRPr="00E15D66">
          <w:rPr>
            <w:rStyle w:val="Hyperlink"/>
            <w:noProof/>
          </w:rPr>
          <w:t>Slika 93: SK10, Procenat prisustva po rokovima</w:t>
        </w:r>
        <w:r>
          <w:rPr>
            <w:noProof/>
            <w:webHidden/>
          </w:rPr>
          <w:tab/>
        </w:r>
        <w:r>
          <w:rPr>
            <w:noProof/>
            <w:webHidden/>
          </w:rPr>
          <w:fldChar w:fldCharType="begin"/>
        </w:r>
        <w:r>
          <w:rPr>
            <w:noProof/>
            <w:webHidden/>
          </w:rPr>
          <w:instrText xml:space="preserve"> PAGEREF _Toc228782761 \h </w:instrText>
        </w:r>
        <w:r>
          <w:rPr>
            <w:noProof/>
            <w:webHidden/>
          </w:rPr>
        </w:r>
        <w:r>
          <w:rPr>
            <w:noProof/>
            <w:webHidden/>
          </w:rPr>
          <w:fldChar w:fldCharType="separate"/>
        </w:r>
        <w:r>
          <w:rPr>
            <w:noProof/>
            <w:webHidden/>
          </w:rPr>
          <w:t>99</w:t>
        </w:r>
        <w:r>
          <w:rPr>
            <w:noProof/>
            <w:webHidden/>
          </w:rPr>
          <w:fldChar w:fldCharType="end"/>
        </w:r>
      </w:hyperlink>
    </w:p>
    <w:p w14:paraId="21B2A253" w14:textId="1834DCBB"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62" w:history="1">
        <w:r w:rsidRPr="00E15D66">
          <w:rPr>
            <w:rStyle w:val="Hyperlink"/>
            <w:noProof/>
          </w:rPr>
          <w:t>Slika 94: SK10, Prolaznost po rokovima</w:t>
        </w:r>
        <w:r>
          <w:rPr>
            <w:noProof/>
            <w:webHidden/>
          </w:rPr>
          <w:tab/>
        </w:r>
        <w:r>
          <w:rPr>
            <w:noProof/>
            <w:webHidden/>
          </w:rPr>
          <w:fldChar w:fldCharType="begin"/>
        </w:r>
        <w:r>
          <w:rPr>
            <w:noProof/>
            <w:webHidden/>
          </w:rPr>
          <w:instrText xml:space="preserve"> PAGEREF _Toc228782762 \h </w:instrText>
        </w:r>
        <w:r>
          <w:rPr>
            <w:noProof/>
            <w:webHidden/>
          </w:rPr>
        </w:r>
        <w:r>
          <w:rPr>
            <w:noProof/>
            <w:webHidden/>
          </w:rPr>
          <w:fldChar w:fldCharType="separate"/>
        </w:r>
        <w:r>
          <w:rPr>
            <w:noProof/>
            <w:webHidden/>
          </w:rPr>
          <w:t>100</w:t>
        </w:r>
        <w:r>
          <w:rPr>
            <w:noProof/>
            <w:webHidden/>
          </w:rPr>
          <w:fldChar w:fldCharType="end"/>
        </w:r>
      </w:hyperlink>
    </w:p>
    <w:p w14:paraId="5D0A0D83" w14:textId="31899076"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63" w:history="1">
        <w:r w:rsidRPr="00E15D66">
          <w:rPr>
            <w:rStyle w:val="Hyperlink"/>
            <w:noProof/>
          </w:rPr>
          <w:t>Slika 95: SK10, Dugme za preuzimanje PDF-a i prosečna ocena po rokovima</w:t>
        </w:r>
        <w:r>
          <w:rPr>
            <w:noProof/>
            <w:webHidden/>
          </w:rPr>
          <w:tab/>
        </w:r>
        <w:r>
          <w:rPr>
            <w:noProof/>
            <w:webHidden/>
          </w:rPr>
          <w:fldChar w:fldCharType="begin"/>
        </w:r>
        <w:r>
          <w:rPr>
            <w:noProof/>
            <w:webHidden/>
          </w:rPr>
          <w:instrText xml:space="preserve"> PAGEREF _Toc228782763 \h </w:instrText>
        </w:r>
        <w:r>
          <w:rPr>
            <w:noProof/>
            <w:webHidden/>
          </w:rPr>
        </w:r>
        <w:r>
          <w:rPr>
            <w:noProof/>
            <w:webHidden/>
          </w:rPr>
          <w:fldChar w:fldCharType="separate"/>
        </w:r>
        <w:r>
          <w:rPr>
            <w:noProof/>
            <w:webHidden/>
          </w:rPr>
          <w:t>100</w:t>
        </w:r>
        <w:r>
          <w:rPr>
            <w:noProof/>
            <w:webHidden/>
          </w:rPr>
          <w:fldChar w:fldCharType="end"/>
        </w:r>
      </w:hyperlink>
    </w:p>
    <w:p w14:paraId="65B53FBE" w14:textId="62204528"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64" w:history="1">
        <w:r w:rsidRPr="00E15D66">
          <w:rPr>
            <w:rStyle w:val="Hyperlink"/>
            <w:noProof/>
          </w:rPr>
          <w:t>Slika 96: SK10, PDF izveštaj</w:t>
        </w:r>
        <w:r>
          <w:rPr>
            <w:noProof/>
            <w:webHidden/>
          </w:rPr>
          <w:tab/>
        </w:r>
        <w:r>
          <w:rPr>
            <w:noProof/>
            <w:webHidden/>
          </w:rPr>
          <w:fldChar w:fldCharType="begin"/>
        </w:r>
        <w:r>
          <w:rPr>
            <w:noProof/>
            <w:webHidden/>
          </w:rPr>
          <w:instrText xml:space="preserve"> PAGEREF _Toc228782764 \h </w:instrText>
        </w:r>
        <w:r>
          <w:rPr>
            <w:noProof/>
            <w:webHidden/>
          </w:rPr>
        </w:r>
        <w:r>
          <w:rPr>
            <w:noProof/>
            <w:webHidden/>
          </w:rPr>
          <w:fldChar w:fldCharType="separate"/>
        </w:r>
        <w:r>
          <w:rPr>
            <w:noProof/>
            <w:webHidden/>
          </w:rPr>
          <w:t>101</w:t>
        </w:r>
        <w:r>
          <w:rPr>
            <w:noProof/>
            <w:webHidden/>
          </w:rPr>
          <w:fldChar w:fldCharType="end"/>
        </w:r>
      </w:hyperlink>
    </w:p>
    <w:p w14:paraId="755B3E1A" w14:textId="18D735D4"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65" w:history="1">
        <w:r w:rsidRPr="00E15D66">
          <w:rPr>
            <w:rStyle w:val="Hyperlink"/>
            <w:noProof/>
          </w:rPr>
          <w:t>Slika 97: SK10, računanje prosečne prisutnosti,ocene i prolaznosti za izabrani predmet u svakom od rokova</w:t>
        </w:r>
        <w:r>
          <w:rPr>
            <w:noProof/>
            <w:webHidden/>
          </w:rPr>
          <w:tab/>
        </w:r>
        <w:r>
          <w:rPr>
            <w:noProof/>
            <w:webHidden/>
          </w:rPr>
          <w:fldChar w:fldCharType="begin"/>
        </w:r>
        <w:r>
          <w:rPr>
            <w:noProof/>
            <w:webHidden/>
          </w:rPr>
          <w:instrText xml:space="preserve"> PAGEREF _Toc228782765 \h </w:instrText>
        </w:r>
        <w:r>
          <w:rPr>
            <w:noProof/>
            <w:webHidden/>
          </w:rPr>
        </w:r>
        <w:r>
          <w:rPr>
            <w:noProof/>
            <w:webHidden/>
          </w:rPr>
          <w:fldChar w:fldCharType="separate"/>
        </w:r>
        <w:r>
          <w:rPr>
            <w:noProof/>
            <w:webHidden/>
          </w:rPr>
          <w:t>102</w:t>
        </w:r>
        <w:r>
          <w:rPr>
            <w:noProof/>
            <w:webHidden/>
          </w:rPr>
          <w:fldChar w:fldCharType="end"/>
        </w:r>
      </w:hyperlink>
    </w:p>
    <w:p w14:paraId="486A62BB" w14:textId="05A9207D" w:rsidR="003A0EF2" w:rsidRDefault="003A0EF2">
      <w:pPr>
        <w:pStyle w:val="TableofFigures"/>
        <w:tabs>
          <w:tab w:val="right" w:leader="dot" w:pos="9350"/>
        </w:tabs>
        <w:rPr>
          <w:rFonts w:eastAsiaTheme="minorEastAsia"/>
          <w:noProof/>
          <w:kern w:val="2"/>
          <w:sz w:val="24"/>
          <w:szCs w:val="24"/>
          <w:lang w:val="en-US"/>
          <w14:ligatures w14:val="standardContextual"/>
        </w:rPr>
      </w:pPr>
      <w:hyperlink w:anchor="_Toc228782766" w:history="1">
        <w:r w:rsidRPr="00E15D66">
          <w:rPr>
            <w:rStyle w:val="Hyperlink"/>
            <w:noProof/>
          </w:rPr>
          <w:t>Slika 98: Spisak Swagger ruta</w:t>
        </w:r>
        <w:r>
          <w:rPr>
            <w:noProof/>
            <w:webHidden/>
          </w:rPr>
          <w:tab/>
        </w:r>
        <w:r>
          <w:rPr>
            <w:noProof/>
            <w:webHidden/>
          </w:rPr>
          <w:fldChar w:fldCharType="begin"/>
        </w:r>
        <w:r>
          <w:rPr>
            <w:noProof/>
            <w:webHidden/>
          </w:rPr>
          <w:instrText xml:space="preserve"> PAGEREF _Toc228782766 \h </w:instrText>
        </w:r>
        <w:r>
          <w:rPr>
            <w:noProof/>
            <w:webHidden/>
          </w:rPr>
        </w:r>
        <w:r>
          <w:rPr>
            <w:noProof/>
            <w:webHidden/>
          </w:rPr>
          <w:fldChar w:fldCharType="separate"/>
        </w:r>
        <w:r>
          <w:rPr>
            <w:noProof/>
            <w:webHidden/>
          </w:rPr>
          <w:t>103</w:t>
        </w:r>
        <w:r>
          <w:rPr>
            <w:noProof/>
            <w:webHidden/>
          </w:rPr>
          <w:fldChar w:fldCharType="end"/>
        </w:r>
      </w:hyperlink>
    </w:p>
    <w:p w14:paraId="6EA36F99" w14:textId="345A805E" w:rsidR="00216F1B" w:rsidRDefault="00196E64" w:rsidP="00196E64">
      <w:pPr>
        <w:pStyle w:val="TOCHeading"/>
        <w:rPr>
          <w:noProof/>
        </w:rPr>
      </w:pPr>
      <w:r w:rsidRPr="7FBE7F9C">
        <w:rPr>
          <w:sz w:val="30"/>
          <w:szCs w:val="30"/>
        </w:rPr>
        <w:fldChar w:fldCharType="end"/>
      </w:r>
      <w:bookmarkStart w:id="0" w:name="_Toc64183080"/>
      <w:r>
        <w:t xml:space="preserve"> Sadr</w:t>
      </w:r>
      <w:r w:rsidRPr="7FBE7F9C">
        <w:rPr>
          <w:lang w:val="sr-Latn-RS"/>
        </w:rPr>
        <w:t>ž</w:t>
      </w:r>
      <w:proofErr w:type="spellStart"/>
      <w:r>
        <w:t>aj</w:t>
      </w:r>
      <w:proofErr w:type="spellEnd"/>
      <w:r>
        <w:t xml:space="preserve"> </w:t>
      </w:r>
      <w:proofErr w:type="spellStart"/>
      <w:r>
        <w:t>tabela</w:t>
      </w:r>
      <w:proofErr w:type="spellEnd"/>
      <w:r w:rsidRPr="24FDD45A">
        <w:rPr>
          <w:sz w:val="30"/>
          <w:szCs w:val="30"/>
        </w:rPr>
        <w:fldChar w:fldCharType="begin"/>
      </w:r>
      <w:r w:rsidRPr="7FBE7F9C">
        <w:rPr>
          <w:sz w:val="30"/>
          <w:szCs w:val="30"/>
        </w:rPr>
        <w:instrText xml:space="preserve"> TOC \h \z \c "Tabela" </w:instrText>
      </w:r>
      <w:r w:rsidRPr="24FDD45A">
        <w:rPr>
          <w:sz w:val="30"/>
          <w:szCs w:val="30"/>
        </w:rPr>
        <w:fldChar w:fldCharType="separate"/>
      </w:r>
    </w:p>
    <w:p w14:paraId="0EFD29DC" w14:textId="528131F7" w:rsidR="00216F1B" w:rsidRDefault="00216F1B">
      <w:pPr>
        <w:pStyle w:val="TableofFigures"/>
        <w:tabs>
          <w:tab w:val="right" w:leader="dot" w:pos="9350"/>
        </w:tabs>
        <w:rPr>
          <w:rFonts w:eastAsiaTheme="minorEastAsia"/>
          <w:noProof/>
          <w:kern w:val="2"/>
          <w:sz w:val="24"/>
          <w:szCs w:val="24"/>
          <w:lang w:val="en-US"/>
          <w14:ligatures w14:val="standardContextual"/>
        </w:rPr>
      </w:pPr>
      <w:hyperlink w:anchor="_Toc225611763" w:history="1">
        <w:r w:rsidRPr="00CD3572">
          <w:rPr>
            <w:rStyle w:val="Hyperlink"/>
            <w:noProof/>
          </w:rPr>
          <w:t>Tabela 1: Uticajne grupe i njihova očekivanja</w:t>
        </w:r>
        <w:r>
          <w:rPr>
            <w:noProof/>
            <w:webHidden/>
          </w:rPr>
          <w:tab/>
        </w:r>
        <w:r>
          <w:rPr>
            <w:noProof/>
            <w:webHidden/>
          </w:rPr>
          <w:fldChar w:fldCharType="begin"/>
        </w:r>
        <w:r>
          <w:rPr>
            <w:noProof/>
            <w:webHidden/>
          </w:rPr>
          <w:instrText xml:space="preserve"> PAGEREF _Toc225611763 \h </w:instrText>
        </w:r>
        <w:r>
          <w:rPr>
            <w:noProof/>
            <w:webHidden/>
          </w:rPr>
        </w:r>
        <w:r>
          <w:rPr>
            <w:noProof/>
            <w:webHidden/>
          </w:rPr>
          <w:fldChar w:fldCharType="separate"/>
        </w:r>
        <w:r>
          <w:rPr>
            <w:noProof/>
            <w:webHidden/>
          </w:rPr>
          <w:t>16</w:t>
        </w:r>
        <w:r>
          <w:rPr>
            <w:noProof/>
            <w:webHidden/>
          </w:rPr>
          <w:fldChar w:fldCharType="end"/>
        </w:r>
      </w:hyperlink>
    </w:p>
    <w:p w14:paraId="213B9858" w14:textId="1DAFB1ED" w:rsidR="00216F1B" w:rsidRDefault="00216F1B">
      <w:pPr>
        <w:pStyle w:val="TableofFigures"/>
        <w:tabs>
          <w:tab w:val="right" w:leader="dot" w:pos="9350"/>
        </w:tabs>
        <w:rPr>
          <w:rFonts w:eastAsiaTheme="minorEastAsia"/>
          <w:noProof/>
          <w:kern w:val="2"/>
          <w:sz w:val="24"/>
          <w:szCs w:val="24"/>
          <w:lang w:val="en-US"/>
          <w14:ligatures w14:val="standardContextual"/>
        </w:rPr>
      </w:pPr>
      <w:hyperlink w:anchor="_Toc225611764" w:history="1">
        <w:r w:rsidRPr="00CD3572">
          <w:rPr>
            <w:rStyle w:val="Hyperlink"/>
            <w:noProof/>
          </w:rPr>
          <w:t>Tabela 2: Oznaka kvaliteta/značenje</w:t>
        </w:r>
        <w:r>
          <w:rPr>
            <w:noProof/>
            <w:webHidden/>
          </w:rPr>
          <w:tab/>
        </w:r>
        <w:r>
          <w:rPr>
            <w:noProof/>
            <w:webHidden/>
          </w:rPr>
          <w:fldChar w:fldCharType="begin"/>
        </w:r>
        <w:r>
          <w:rPr>
            <w:noProof/>
            <w:webHidden/>
          </w:rPr>
          <w:instrText xml:space="preserve"> PAGEREF _Toc225611764 \h </w:instrText>
        </w:r>
        <w:r>
          <w:rPr>
            <w:noProof/>
            <w:webHidden/>
          </w:rPr>
        </w:r>
        <w:r>
          <w:rPr>
            <w:noProof/>
            <w:webHidden/>
          </w:rPr>
          <w:fldChar w:fldCharType="separate"/>
        </w:r>
        <w:r>
          <w:rPr>
            <w:noProof/>
            <w:webHidden/>
          </w:rPr>
          <w:t>17</w:t>
        </w:r>
        <w:r>
          <w:rPr>
            <w:noProof/>
            <w:webHidden/>
          </w:rPr>
          <w:fldChar w:fldCharType="end"/>
        </w:r>
      </w:hyperlink>
    </w:p>
    <w:p w14:paraId="06501D06" w14:textId="37F6E6FF" w:rsidR="00216F1B" w:rsidRDefault="00216F1B">
      <w:pPr>
        <w:pStyle w:val="TableofFigures"/>
        <w:tabs>
          <w:tab w:val="right" w:leader="dot" w:pos="9350"/>
        </w:tabs>
        <w:rPr>
          <w:rFonts w:eastAsiaTheme="minorEastAsia"/>
          <w:noProof/>
          <w:kern w:val="2"/>
          <w:sz w:val="24"/>
          <w:szCs w:val="24"/>
          <w:lang w:val="en-US"/>
          <w14:ligatures w14:val="standardContextual"/>
        </w:rPr>
      </w:pPr>
      <w:hyperlink w:anchor="_Toc225611765" w:history="1">
        <w:r w:rsidRPr="00CD3572">
          <w:rPr>
            <w:rStyle w:val="Hyperlink"/>
            <w:noProof/>
          </w:rPr>
          <w:t>Tabela 3: Templejt tabele ciljevi kvaliteta u strategiji rešenja</w:t>
        </w:r>
        <w:r>
          <w:rPr>
            <w:noProof/>
            <w:webHidden/>
          </w:rPr>
          <w:tab/>
        </w:r>
        <w:r>
          <w:rPr>
            <w:noProof/>
            <w:webHidden/>
          </w:rPr>
          <w:fldChar w:fldCharType="begin"/>
        </w:r>
        <w:r>
          <w:rPr>
            <w:noProof/>
            <w:webHidden/>
          </w:rPr>
          <w:instrText xml:space="preserve"> PAGEREF _Toc225611765 \h </w:instrText>
        </w:r>
        <w:r>
          <w:rPr>
            <w:noProof/>
            <w:webHidden/>
          </w:rPr>
        </w:r>
        <w:r>
          <w:rPr>
            <w:noProof/>
            <w:webHidden/>
          </w:rPr>
          <w:fldChar w:fldCharType="separate"/>
        </w:r>
        <w:r>
          <w:rPr>
            <w:noProof/>
            <w:webHidden/>
          </w:rPr>
          <w:t>22</w:t>
        </w:r>
        <w:r>
          <w:rPr>
            <w:noProof/>
            <w:webHidden/>
          </w:rPr>
          <w:fldChar w:fldCharType="end"/>
        </w:r>
      </w:hyperlink>
    </w:p>
    <w:p w14:paraId="4A76135F" w14:textId="635E43DF" w:rsidR="00216F1B" w:rsidRDefault="00216F1B">
      <w:pPr>
        <w:pStyle w:val="TableofFigures"/>
        <w:tabs>
          <w:tab w:val="right" w:leader="dot" w:pos="9350"/>
        </w:tabs>
        <w:rPr>
          <w:rFonts w:eastAsiaTheme="minorEastAsia"/>
          <w:noProof/>
          <w:kern w:val="2"/>
          <w:sz w:val="24"/>
          <w:szCs w:val="24"/>
          <w:lang w:val="en-US"/>
          <w14:ligatures w14:val="standardContextual"/>
        </w:rPr>
      </w:pPr>
      <w:hyperlink w:anchor="_Toc225611766" w:history="1">
        <w:r w:rsidRPr="00CD3572">
          <w:rPr>
            <w:rStyle w:val="Hyperlink"/>
            <w:noProof/>
          </w:rPr>
          <w:t>Tabela 4: Tehnička ograničenja</w:t>
        </w:r>
        <w:r>
          <w:rPr>
            <w:noProof/>
            <w:webHidden/>
          </w:rPr>
          <w:tab/>
        </w:r>
        <w:r>
          <w:rPr>
            <w:noProof/>
            <w:webHidden/>
          </w:rPr>
          <w:fldChar w:fldCharType="begin"/>
        </w:r>
        <w:r>
          <w:rPr>
            <w:noProof/>
            <w:webHidden/>
          </w:rPr>
          <w:instrText xml:space="preserve"> PAGEREF _Toc225611766 \h </w:instrText>
        </w:r>
        <w:r>
          <w:rPr>
            <w:noProof/>
            <w:webHidden/>
          </w:rPr>
        </w:r>
        <w:r>
          <w:rPr>
            <w:noProof/>
            <w:webHidden/>
          </w:rPr>
          <w:fldChar w:fldCharType="separate"/>
        </w:r>
        <w:r>
          <w:rPr>
            <w:noProof/>
            <w:webHidden/>
          </w:rPr>
          <w:t>32</w:t>
        </w:r>
        <w:r>
          <w:rPr>
            <w:noProof/>
            <w:webHidden/>
          </w:rPr>
          <w:fldChar w:fldCharType="end"/>
        </w:r>
      </w:hyperlink>
    </w:p>
    <w:p w14:paraId="2ED1F316" w14:textId="73C43DE6" w:rsidR="00216F1B" w:rsidRDefault="00216F1B">
      <w:pPr>
        <w:pStyle w:val="TableofFigures"/>
        <w:tabs>
          <w:tab w:val="right" w:leader="dot" w:pos="9350"/>
        </w:tabs>
        <w:rPr>
          <w:rFonts w:eastAsiaTheme="minorEastAsia"/>
          <w:noProof/>
          <w:kern w:val="2"/>
          <w:sz w:val="24"/>
          <w:szCs w:val="24"/>
          <w:lang w:val="en-US"/>
          <w14:ligatures w14:val="standardContextual"/>
        </w:rPr>
      </w:pPr>
      <w:hyperlink w:anchor="_Toc225611767" w:history="1">
        <w:r w:rsidRPr="00CD3572">
          <w:rPr>
            <w:rStyle w:val="Hyperlink"/>
            <w:noProof/>
          </w:rPr>
          <w:t>Tabela 5: Organizaciona ograničenja</w:t>
        </w:r>
        <w:r>
          <w:rPr>
            <w:noProof/>
            <w:webHidden/>
          </w:rPr>
          <w:tab/>
        </w:r>
        <w:r>
          <w:rPr>
            <w:noProof/>
            <w:webHidden/>
          </w:rPr>
          <w:fldChar w:fldCharType="begin"/>
        </w:r>
        <w:r>
          <w:rPr>
            <w:noProof/>
            <w:webHidden/>
          </w:rPr>
          <w:instrText xml:space="preserve"> PAGEREF _Toc225611767 \h </w:instrText>
        </w:r>
        <w:r>
          <w:rPr>
            <w:noProof/>
            <w:webHidden/>
          </w:rPr>
        </w:r>
        <w:r>
          <w:rPr>
            <w:noProof/>
            <w:webHidden/>
          </w:rPr>
          <w:fldChar w:fldCharType="separate"/>
        </w:r>
        <w:r>
          <w:rPr>
            <w:noProof/>
            <w:webHidden/>
          </w:rPr>
          <w:t>32</w:t>
        </w:r>
        <w:r>
          <w:rPr>
            <w:noProof/>
            <w:webHidden/>
          </w:rPr>
          <w:fldChar w:fldCharType="end"/>
        </w:r>
      </w:hyperlink>
    </w:p>
    <w:p w14:paraId="47676916" w14:textId="4CA86CD5" w:rsidR="00216F1B" w:rsidRDefault="00216F1B">
      <w:pPr>
        <w:pStyle w:val="TableofFigures"/>
        <w:tabs>
          <w:tab w:val="right" w:leader="dot" w:pos="9350"/>
        </w:tabs>
        <w:rPr>
          <w:rFonts w:eastAsiaTheme="minorEastAsia"/>
          <w:noProof/>
          <w:kern w:val="2"/>
          <w:sz w:val="24"/>
          <w:szCs w:val="24"/>
          <w:lang w:val="en-US"/>
          <w14:ligatures w14:val="standardContextual"/>
        </w:rPr>
      </w:pPr>
      <w:hyperlink w:anchor="_Toc225611768" w:history="1">
        <w:r w:rsidRPr="00CD3572">
          <w:rPr>
            <w:rStyle w:val="Hyperlink"/>
            <w:noProof/>
          </w:rPr>
          <w:t>Tabela 6: Konvencije</w:t>
        </w:r>
        <w:r>
          <w:rPr>
            <w:noProof/>
            <w:webHidden/>
          </w:rPr>
          <w:tab/>
        </w:r>
        <w:r>
          <w:rPr>
            <w:noProof/>
            <w:webHidden/>
          </w:rPr>
          <w:fldChar w:fldCharType="begin"/>
        </w:r>
        <w:r>
          <w:rPr>
            <w:noProof/>
            <w:webHidden/>
          </w:rPr>
          <w:instrText xml:space="preserve"> PAGEREF _Toc225611768 \h </w:instrText>
        </w:r>
        <w:r>
          <w:rPr>
            <w:noProof/>
            <w:webHidden/>
          </w:rPr>
        </w:r>
        <w:r>
          <w:rPr>
            <w:noProof/>
            <w:webHidden/>
          </w:rPr>
          <w:fldChar w:fldCharType="separate"/>
        </w:r>
        <w:r>
          <w:rPr>
            <w:noProof/>
            <w:webHidden/>
          </w:rPr>
          <w:t>32</w:t>
        </w:r>
        <w:r>
          <w:rPr>
            <w:noProof/>
            <w:webHidden/>
          </w:rPr>
          <w:fldChar w:fldCharType="end"/>
        </w:r>
      </w:hyperlink>
    </w:p>
    <w:p w14:paraId="65373F84" w14:textId="3AFCF99D" w:rsidR="00216F1B" w:rsidRDefault="00216F1B">
      <w:pPr>
        <w:pStyle w:val="TableofFigures"/>
        <w:tabs>
          <w:tab w:val="right" w:leader="dot" w:pos="9350"/>
        </w:tabs>
        <w:rPr>
          <w:rFonts w:eastAsiaTheme="minorEastAsia"/>
          <w:noProof/>
          <w:kern w:val="2"/>
          <w:sz w:val="24"/>
          <w:szCs w:val="24"/>
          <w:lang w:val="en-US"/>
          <w14:ligatures w14:val="standardContextual"/>
        </w:rPr>
      </w:pPr>
      <w:hyperlink w:anchor="_Toc225611769" w:history="1">
        <w:r w:rsidRPr="00CD3572">
          <w:rPr>
            <w:rStyle w:val="Hyperlink"/>
            <w:noProof/>
          </w:rPr>
          <w:t>Tabela 7: Ciljevi kvaliteta u strategiji rešenja</w:t>
        </w:r>
        <w:r>
          <w:rPr>
            <w:noProof/>
            <w:webHidden/>
          </w:rPr>
          <w:tab/>
        </w:r>
        <w:r>
          <w:rPr>
            <w:noProof/>
            <w:webHidden/>
          </w:rPr>
          <w:fldChar w:fldCharType="begin"/>
        </w:r>
        <w:r>
          <w:rPr>
            <w:noProof/>
            <w:webHidden/>
          </w:rPr>
          <w:instrText xml:space="preserve"> PAGEREF _Toc225611769 \h </w:instrText>
        </w:r>
        <w:r>
          <w:rPr>
            <w:noProof/>
            <w:webHidden/>
          </w:rPr>
        </w:r>
        <w:r>
          <w:rPr>
            <w:noProof/>
            <w:webHidden/>
          </w:rPr>
          <w:fldChar w:fldCharType="separate"/>
        </w:r>
        <w:r>
          <w:rPr>
            <w:noProof/>
            <w:webHidden/>
          </w:rPr>
          <w:t>34</w:t>
        </w:r>
        <w:r>
          <w:rPr>
            <w:noProof/>
            <w:webHidden/>
          </w:rPr>
          <w:fldChar w:fldCharType="end"/>
        </w:r>
      </w:hyperlink>
    </w:p>
    <w:p w14:paraId="17F9AFB6" w14:textId="3D800538" w:rsidR="00196E64" w:rsidRDefault="00196E64" w:rsidP="00196E64">
      <w:pPr>
        <w:pStyle w:val="TableofFigures"/>
        <w:tabs>
          <w:tab w:val="right" w:leader="dot" w:pos="9350"/>
        </w:tabs>
        <w:rPr>
          <w:rFonts w:eastAsiaTheme="minorEastAsia"/>
          <w:noProof/>
          <w:sz w:val="24"/>
          <w:szCs w:val="24"/>
          <w:lang w:val="en-US" w:eastAsia="ja-JP"/>
        </w:rPr>
      </w:pPr>
      <w:r w:rsidRPr="24FDD45A">
        <w:rPr>
          <w:sz w:val="30"/>
          <w:szCs w:val="30"/>
        </w:rPr>
        <w:fldChar w:fldCharType="end"/>
      </w:r>
    </w:p>
    <w:bookmarkEnd w:id="0"/>
    <w:p w14:paraId="6E63EFD4" w14:textId="77777777" w:rsidR="00196E64" w:rsidRDefault="00196E64" w:rsidP="00196E64">
      <w:pPr>
        <w:rPr>
          <w:rFonts w:eastAsiaTheme="majorEastAsia" w:cstheme="minorHAnsi"/>
          <w:color w:val="2F5496" w:themeColor="accent1" w:themeShade="BF"/>
          <w:sz w:val="32"/>
          <w:szCs w:val="32"/>
        </w:rPr>
      </w:pPr>
      <w:r>
        <w:br w:type="page"/>
      </w:r>
    </w:p>
    <w:p w14:paraId="04DD68CA" w14:textId="660EC572" w:rsidR="00196E64" w:rsidRDefault="00196E64" w:rsidP="00196E64">
      <w:pPr>
        <w:pStyle w:val="Heading1"/>
        <w:numPr>
          <w:ilvl w:val="0"/>
          <w:numId w:val="19"/>
        </w:numPr>
        <w:ind w:left="360"/>
      </w:pPr>
      <w:bookmarkStart w:id="1" w:name="_Toc228782595"/>
      <w:r>
        <w:t>Uvod</w:t>
      </w:r>
      <w:bookmarkEnd w:id="1"/>
    </w:p>
    <w:p w14:paraId="634CDBDA" w14:textId="77777777" w:rsidR="00196E64" w:rsidRDefault="33AB813D" w:rsidP="1B35880D">
      <w:bookmarkStart w:id="2" w:name="_Toc415922667"/>
      <w:r>
        <w:t xml:space="preserve">Savremene obrazovne institucije se u sve većoj meri oslanjaju na informacione sisteme za upravljanje ključnim administrativnim procesima poput prijave ispita, evidencije polaganja i generisanja izveštaja. Kvalitet takvih softverskih rešenja direktno utiče na efikasnost rada studentskih službi, zadovoljstvo studenata i pouzdanost akademskih podataka. Međutim, razvoj ovakvih sistema u praksi je često praćen izazovima vezanim za nedostatak sistematičnog pristupa projektovanju arhitekture softvera, što dovodi do rešenja koja su teško održiva, slabo dokumentovana i nefleksibilna za buduće proširivanje </w:t>
      </w:r>
      <w:hyperlink w:anchor="L04" w:history="1">
        <w:r w:rsidRPr="1B35880D">
          <w:rPr>
            <w:rStyle w:val="Hyperlink"/>
          </w:rPr>
          <w:t>[4]</w:t>
        </w:r>
      </w:hyperlink>
      <w:r>
        <w:t>. Iz tog razloga, pitanje kako na adekvatan način projektovati arhitekturu sistema koji zadovoljava i funkcionalne i nefunkcionalne zahteve predstavlja značajan istraživački problem u oblasti softverskog inženjeringa.</w:t>
      </w:r>
    </w:p>
    <w:p w14:paraId="169B268B" w14:textId="77777777" w:rsidR="00196E64" w:rsidRPr="00A32628" w:rsidRDefault="33AB813D" w:rsidP="1B35880D">
      <w:r>
        <w:t>Postojeća literatura pruža dobro definisane metodološke okvire za projektovanje arhitekture softvera, uključujući arc42 templejt dokumentacije</w:t>
      </w:r>
      <w:hyperlink w:anchor="L16" w:history="1">
        <w:r w:rsidRPr="1B35880D">
          <w:rPr>
            <w:rStyle w:val="Hyperlink"/>
          </w:rPr>
          <w:t>[16]</w:t>
        </w:r>
      </w:hyperlink>
      <w:r>
        <w:t xml:space="preserve">, 4+1 View Model </w:t>
      </w:r>
      <w:hyperlink w:anchor="L17" w:history="1">
        <w:r w:rsidRPr="1B35880D">
          <w:rPr>
            <w:rStyle w:val="Hyperlink"/>
          </w:rPr>
          <w:t>[17]</w:t>
        </w:r>
      </w:hyperlink>
      <w:r>
        <w:t xml:space="preserve"> i Software Architecture Inception Canvas </w:t>
      </w:r>
      <w:hyperlink w:anchor="L18" w:history="1">
        <w:r w:rsidRPr="1B35880D">
          <w:rPr>
            <w:rStyle w:val="Hyperlink"/>
          </w:rPr>
          <w:t>[18]</w:t>
        </w:r>
      </w:hyperlink>
      <w:r>
        <w:t>. Takođe, dobro su poznati principi analize zahteva</w:t>
      </w:r>
      <w:hyperlink w:anchor="L03" w:history="1">
        <w:r w:rsidRPr="1B35880D">
          <w:rPr>
            <w:rStyle w:val="Hyperlink"/>
          </w:rPr>
          <w:t xml:space="preserve"> [3]</w:t>
        </w:r>
      </w:hyperlink>
      <w:r>
        <w:t xml:space="preserve">, projektovanja interfejsa </w:t>
      </w:r>
      <w:hyperlink w:anchor="L08" w:history="1">
        <w:r w:rsidRPr="1B35880D">
          <w:rPr>
            <w:rStyle w:val="Hyperlink"/>
          </w:rPr>
          <w:t>[8][9]</w:t>
        </w:r>
      </w:hyperlink>
      <w:r>
        <w:t xml:space="preserve"> i definisanja atributa kvaliteta </w:t>
      </w:r>
      <w:hyperlink w:anchor="L14" w:history="1">
        <w:r w:rsidRPr="1B35880D">
          <w:rPr>
            <w:rStyle w:val="Hyperlink"/>
          </w:rPr>
          <w:t>[14]</w:t>
        </w:r>
      </w:hyperlink>
      <w:r>
        <w:t xml:space="preserve">. Međutim, u dostupnim radovima nedostaje konkretan prikaz primene ovih metodologija na studijskom primeru iz domena upravljanja akademskim procesima, gde bi se od faze analize zahteva do implementacije pratila kompletna realizacija rešenja korišćenjem savremenih web tehnologija. Većina dostupnih primera, poput DokChess dokumentacije </w:t>
      </w:r>
      <w:hyperlink w:anchor="L15" w:history="1">
        <w:r w:rsidRPr="1B35880D">
          <w:rPr>
            <w:rStyle w:val="Hyperlink"/>
          </w:rPr>
          <w:t>[15]</w:t>
        </w:r>
      </w:hyperlink>
      <w:r>
        <w:t>, demonstrira arc42 u okvirima koji nisu direktno primenljivi na specifičnosti studentskih servisa.</w:t>
      </w:r>
    </w:p>
    <w:p w14:paraId="190917F0" w14:textId="64CD845E" w:rsidR="00196E64" w:rsidRDefault="33AB813D" w:rsidP="1B35880D">
      <w:r>
        <w:t>Cilj ovog rada je da se, primenom navedenih metodoloških okvira, projektuje i realizuje full-stack web aplikacija za studentsku službu, Estudent, koja obezbeđuje upravljanje ispitnim rokovima, prijavom i odjavom ispita, ocenjivanjem i generisanjem izveštaja. Očekuje se da rešenje zadovolji ključne atribute kvaliteta, uključujući pouzdanost, fleksibilnost, sigurnost i operativnost, uz primenu React.js na klijentskoj strani i Laravel-a na serverskoj strani sa SQL Server bazom podataka. Kroz detaljnu dokumentaciju projektantskih odluka, slučajeva korišćenja i dijagrama sekvenci, rad teži da demonstrira kako se teorijski principi projektovanja arhitekture softvera konkretno primenjuju u praksi.</w:t>
      </w:r>
    </w:p>
    <w:p w14:paraId="0CE809DD" w14:textId="77777777" w:rsidR="00196E64" w:rsidRDefault="33AB813D" w:rsidP="1B35880D">
      <w:r>
        <w:t xml:space="preserve">Rad je podeljen u 6 poglavlja. U drugom poglavlju „Projektovanje arhitekture softvera" opisani su teoretski pristupi analizi zahteva, funkcionalni i nefunkcionalni zahtevi kvaliteta, projektovanje interfejsa sa osvrtom na API patterne, kao i tri metodološka okvira za projektovanje arhitekture: arc42, 4+1 View Model i Software Architecture Inception Canvas. Treće poglavlje predstavlja studijski primer projektovanja softverskog rešenja Estudent, prateći strukturu arc42 templejta. Kreće od definisanja poslovnog konteksta i ograničenja, preko pregleda modula i procesa, do detaljnog projektovanja 10 slučajeva korišćenja sa dijagramima sekvenci. Četvrto poglavlje prikazuje konkretnu realizaciju rešenja na klijentskoj i serverskoj strani, uključujući uputstva za sve slučajeve korišćenja sa comentarima implementacije i API dokumentaciju. Peto poglavlje sadrži zaključak, dok šesto navodi sve korišćene reference i linkove ka Github repozitorijumima projekta. </w:t>
      </w:r>
    </w:p>
    <w:p w14:paraId="7A92EFDF" w14:textId="69A60D68" w:rsidR="00196E64" w:rsidRPr="00D70865" w:rsidRDefault="00196E64" w:rsidP="00196E64">
      <w:pPr>
        <w:pStyle w:val="Heading1"/>
        <w:spacing w:before="1080"/>
      </w:pPr>
      <w:bookmarkStart w:id="3" w:name="_Toc228782596"/>
      <w:r>
        <w:t>2. Projektovanje arhitekture softvera</w:t>
      </w:r>
      <w:bookmarkEnd w:id="2"/>
      <w:bookmarkEnd w:id="3"/>
      <w:r>
        <w:t xml:space="preserve"> </w:t>
      </w:r>
    </w:p>
    <w:p w14:paraId="72092CFA" w14:textId="2547B835" w:rsidR="00196E64" w:rsidRDefault="00196E64" w:rsidP="00196E64">
      <w:pPr>
        <w:jc w:val="both"/>
        <w:rPr>
          <w:vertAlign w:val="superscript"/>
        </w:rPr>
      </w:pPr>
      <w:r>
        <w:t>Arhitektura softvera se odnosi na niz projektantskih odluka u vezi sa strukturom i ponašanjem softverskog sistema. Prilikom donošenja tih odluka fokus je na identifikaciji modula, komponenti i interfejsa preko kojih oni komuniciraju u cilju zadovoljavanja funkcionalnih i nefunkcionalnih zahteva sistema</w:t>
      </w:r>
      <w:r w:rsidRPr="7FBE7F9C">
        <w:rPr>
          <w:vertAlign w:val="superscript"/>
        </w:rPr>
        <w:t xml:space="preserve"> </w:t>
      </w:r>
      <w:hyperlink w:anchor="L04" w:history="1">
        <w:r w:rsidRPr="7FBE7F9C">
          <w:rPr>
            <w:rStyle w:val="Hyperlink"/>
            <w:vertAlign w:val="superscript"/>
          </w:rPr>
          <w:t>[4]</w:t>
        </w:r>
      </w:hyperlink>
      <w:r>
        <w:t>.</w:t>
      </w:r>
    </w:p>
    <w:p w14:paraId="312CFB84" w14:textId="283D08A3" w:rsidR="00196E64" w:rsidRDefault="00196E64" w:rsidP="00196E64">
      <w:pPr>
        <w:jc w:val="both"/>
      </w:pPr>
      <w:r>
        <w:t>Moduli su logičke apstrakcije delova softverskog sistema koji obavljaju određen posao. Često su dizajnirani nezavisno od drugih modula kako bi minimizovali međuzavisnost(low coupling) i istovremeno enkapsulirali  logički povezane podatke i funkcije(high cohesion). Primeri modula su exportovane funkcije, fajlovi,klase i paketi.</w:t>
      </w:r>
    </w:p>
    <w:p w14:paraId="579CB086" w14:textId="08162D23" w:rsidR="00196E64" w:rsidRDefault="00196E64" w:rsidP="00196E64">
      <w:pPr>
        <w:jc w:val="both"/>
      </w:pPr>
      <w:r>
        <w:t>Komponente su apstrakcije ponašanja sistema i mogu povezivati više modula, međusobno su nezavisne i obavljaju složenije zadatke na nivou sistema. Primer moderne komponente je mikroservis koji obezbeđuje neku uslugu definisanu biznis logikom. Komponente izlažu interfejse koje druge komponente koriste za međusobnu komunikaciju.</w:t>
      </w:r>
    </w:p>
    <w:p w14:paraId="5BF678B3" w14:textId="77777777" w:rsidR="00196E64" w:rsidRDefault="00196E64" w:rsidP="00196E64">
      <w:pPr>
        <w:pStyle w:val="ListParagraph"/>
        <w:ind w:left="360"/>
        <w:jc w:val="both"/>
      </w:pPr>
    </w:p>
    <w:p w14:paraId="0EFB839B" w14:textId="77777777" w:rsidR="00196E64" w:rsidRDefault="00196E64" w:rsidP="00196E64">
      <w:pPr>
        <w:pStyle w:val="ListParagraph"/>
        <w:ind w:left="0"/>
      </w:pPr>
      <w:r>
        <w:t xml:space="preserve">Razlika između toga da li je nešto modul ili komponenta će jasnije biti objašnjena u poglavljima </w:t>
      </w:r>
      <w:r w:rsidRPr="003A2486">
        <w:t xml:space="preserve">Pregled </w:t>
      </w:r>
      <w:r>
        <w:t>m</w:t>
      </w:r>
      <w:r w:rsidRPr="003A2486">
        <w:t>odula(</w:t>
      </w:r>
      <w:hyperlink w:anchor="BuildingBlockView" w:history="1">
        <w:r w:rsidRPr="00EA500A">
          <w:rPr>
            <w:rStyle w:val="Hyperlink"/>
          </w:rPr>
          <w:t>Building Block View</w:t>
        </w:r>
      </w:hyperlink>
      <w:r w:rsidRPr="003A2486">
        <w:t>)</w:t>
      </w:r>
      <w:r>
        <w:t xml:space="preserve"> i Pregled procesa(</w:t>
      </w:r>
      <w:hyperlink w:anchor="RunTimeView" w:history="1">
        <w:r w:rsidRPr="00EA500A">
          <w:rPr>
            <w:rStyle w:val="Hyperlink"/>
          </w:rPr>
          <w:t>Runtime View</w:t>
        </w:r>
      </w:hyperlink>
      <w:r>
        <w:t xml:space="preserve">). </w:t>
      </w:r>
    </w:p>
    <w:p w14:paraId="7CE76111" w14:textId="77777777" w:rsidR="00196E64" w:rsidRDefault="00196E64" w:rsidP="00196E64">
      <w:pPr>
        <w:pStyle w:val="ListParagraph"/>
        <w:ind w:left="0"/>
      </w:pPr>
    </w:p>
    <w:p w14:paraId="76056949" w14:textId="7476DCA4" w:rsidR="00196E64" w:rsidRDefault="00196E64" w:rsidP="00196E64">
      <w:pPr>
        <w:pStyle w:val="ListParagraph"/>
        <w:ind w:left="0"/>
      </w:pPr>
      <w:r>
        <w:t>U praksi su usvojene i najviše korišćene 3 paradigme razvoja softvera</w:t>
      </w:r>
      <w:r w:rsidRPr="008D5D8B">
        <w:t>:</w:t>
      </w:r>
    </w:p>
    <w:p w14:paraId="620C3B5F" w14:textId="10606D20" w:rsidR="00196E64" w:rsidRDefault="00196E64" w:rsidP="00196E64">
      <w:pPr>
        <w:pStyle w:val="ListParagraph"/>
        <w:numPr>
          <w:ilvl w:val="0"/>
          <w:numId w:val="20"/>
        </w:numPr>
      </w:pPr>
      <w:r>
        <w:t>paradigma razvoja proceduralnog softvera</w:t>
      </w:r>
    </w:p>
    <w:p w14:paraId="28D30F87" w14:textId="53042FC1" w:rsidR="00196E64" w:rsidRPr="00130B54" w:rsidRDefault="00196E64" w:rsidP="00196E64">
      <w:pPr>
        <w:pStyle w:val="ListParagraph"/>
        <w:numPr>
          <w:ilvl w:val="0"/>
          <w:numId w:val="20"/>
        </w:numPr>
      </w:pPr>
      <w:proofErr w:type="spellStart"/>
      <w:r>
        <w:rPr>
          <w:lang w:val="en-US"/>
        </w:rPr>
        <w:t>p</w:t>
      </w:r>
      <w:r w:rsidRPr="00130B54">
        <w:rPr>
          <w:lang w:val="en-US"/>
        </w:rPr>
        <w:t>aradigma</w:t>
      </w:r>
      <w:proofErr w:type="spellEnd"/>
      <w:r w:rsidRPr="00130B54">
        <w:rPr>
          <w:lang w:val="en-US"/>
        </w:rPr>
        <w:t xml:space="preserve"> </w:t>
      </w:r>
      <w:proofErr w:type="spellStart"/>
      <w:r w:rsidRPr="00130B54">
        <w:rPr>
          <w:lang w:val="en-US"/>
        </w:rPr>
        <w:t>razvoja</w:t>
      </w:r>
      <w:proofErr w:type="spellEnd"/>
      <w:r w:rsidRPr="00130B54">
        <w:rPr>
          <w:lang w:val="en-US"/>
        </w:rPr>
        <w:t xml:space="preserve"> </w:t>
      </w:r>
      <w:proofErr w:type="spellStart"/>
      <w:r w:rsidRPr="00130B54">
        <w:rPr>
          <w:lang w:val="en-US"/>
        </w:rPr>
        <w:t>objektno-orjentisanog</w:t>
      </w:r>
      <w:proofErr w:type="spellEnd"/>
      <w:r w:rsidRPr="00130B54">
        <w:rPr>
          <w:lang w:val="en-US"/>
        </w:rPr>
        <w:t xml:space="preserve"> </w:t>
      </w:r>
      <w:proofErr w:type="spellStart"/>
      <w:r w:rsidRPr="00130B54">
        <w:rPr>
          <w:lang w:val="en-US"/>
        </w:rPr>
        <w:t>softvera</w:t>
      </w:r>
      <w:proofErr w:type="spellEnd"/>
    </w:p>
    <w:p w14:paraId="62A8ED08" w14:textId="7E54DD19" w:rsidR="00196E64" w:rsidRPr="00130B54" w:rsidRDefault="00196E64" w:rsidP="00196E64">
      <w:pPr>
        <w:pStyle w:val="ListParagraph"/>
        <w:numPr>
          <w:ilvl w:val="0"/>
          <w:numId w:val="20"/>
        </w:numPr>
      </w:pPr>
      <w:proofErr w:type="spellStart"/>
      <w:r>
        <w:rPr>
          <w:lang w:val="en-US"/>
        </w:rPr>
        <w:t>paradigma</w:t>
      </w:r>
      <w:proofErr w:type="spellEnd"/>
      <w:r>
        <w:rPr>
          <w:lang w:val="en-US"/>
        </w:rPr>
        <w:t xml:space="preserve"> </w:t>
      </w:r>
      <w:proofErr w:type="spellStart"/>
      <w:r>
        <w:rPr>
          <w:lang w:val="en-US"/>
        </w:rPr>
        <w:t>razvoja</w:t>
      </w:r>
      <w:proofErr w:type="spellEnd"/>
      <w:r>
        <w:rPr>
          <w:lang w:val="en-US"/>
        </w:rPr>
        <w:t xml:space="preserve"> </w:t>
      </w:r>
      <w:proofErr w:type="spellStart"/>
      <w:r>
        <w:rPr>
          <w:lang w:val="en-US"/>
        </w:rPr>
        <w:t>procesno-orjentisanog</w:t>
      </w:r>
      <w:proofErr w:type="spellEnd"/>
      <w:r>
        <w:rPr>
          <w:lang w:val="en-US"/>
        </w:rPr>
        <w:t xml:space="preserve"> </w:t>
      </w:r>
      <w:proofErr w:type="spellStart"/>
      <w:r>
        <w:rPr>
          <w:lang w:val="en-US"/>
        </w:rPr>
        <w:t>softvera</w:t>
      </w:r>
      <w:proofErr w:type="spellEnd"/>
    </w:p>
    <w:p w14:paraId="220EC9ED" w14:textId="39D23371" w:rsidR="00196E64" w:rsidRPr="004F2BD3" w:rsidRDefault="00196E64" w:rsidP="00196E64">
      <w:pPr>
        <w:jc w:val="both"/>
      </w:pPr>
      <w:r>
        <w:t xml:space="preserve">Paradigma razvoja proceduralnog softvera nastala je šesdesetih godina prošlog veka zbog potrebe da se do tada pisani asemblerski kod učini čitljivijim i lakše održivim grupisanjem koda u procedure. Najznačajniji koncepti ove paradigme su top-down projektovanje, strukturno programiranje, moduli i koncept konkurentnog programiranja </w:t>
      </w:r>
      <w:hyperlink w:anchor="L04" w:history="1">
        <w:r w:rsidRPr="79955178">
          <w:rPr>
            <w:rStyle w:val="Hyperlink"/>
            <w:vertAlign w:val="superscript"/>
          </w:rPr>
          <w:t>[4]</w:t>
        </w:r>
      </w:hyperlink>
      <w:r>
        <w:t xml:space="preserve">. Top–down projektovanje polazi od dekomponovanja  sistema na glavne komponente imajući u vidu nefukncionalne zahteve, tj. atribute kvaliteta. Potom alocira koje komponente će ispuniti koje funkcionalne zahteve i  projektuje interfejse i komunikaciju komponenti </w:t>
      </w:r>
      <w:hyperlink w:anchor="L04" w:history="1">
        <w:r w:rsidRPr="79955178">
          <w:rPr>
            <w:rStyle w:val="Hyperlink"/>
            <w:vertAlign w:val="superscript"/>
          </w:rPr>
          <w:t>[4]</w:t>
        </w:r>
      </w:hyperlink>
      <w:r>
        <w:t>. Iako je ova paradigma sama po sebi napravila veliki iskorak nad nestruktuiranim asemblerskim programima uvođenjem raznih apstrakcija nad podacima i ponašanjem sistema, taj nivo apstrakcije je idalje bio suviše nizak za predstavljanje koncepata realnog sveta u formi računarskog koda.</w:t>
      </w:r>
    </w:p>
    <w:p w14:paraId="17B8AA86" w14:textId="0CCBA9C6" w:rsidR="00196E64" w:rsidRDefault="00196E64" w:rsidP="00196E64">
      <w:pPr>
        <w:jc w:val="both"/>
      </w:pPr>
    </w:p>
    <w:p w14:paraId="5B9859F3" w14:textId="3A1ED12B" w:rsidR="00196E64" w:rsidRDefault="00196E64" w:rsidP="00196E64">
      <w:pPr>
        <w:jc w:val="both"/>
      </w:pPr>
      <w:r>
        <w:t>Paradigma razvoja objektno-orjentisanog softvera formirala se i razvijala uporedo sa paradigmom razvoja proceduralnog softvera. Zasniva se na objektima kao konceptima apstrakcije</w:t>
      </w:r>
      <w:r w:rsidRPr="79955178">
        <w:rPr>
          <w:i/>
          <w:iCs/>
        </w:rPr>
        <w:t xml:space="preserve"> </w:t>
      </w:r>
      <w:r>
        <w:t xml:space="preserve">strukture realnog sveta. Objekti mogu biti čisto informacioni u kom slučaju sadrže samo atribute(promenljive) ili se mogu dopuniti sa procedurama koje predstavljaju apstrakciju ponašanja realnog sveta </w:t>
      </w:r>
      <w:hyperlink w:anchor="L04" w:history="1">
        <w:r w:rsidRPr="79955178">
          <w:rPr>
            <w:rStyle w:val="Hyperlink"/>
            <w:vertAlign w:val="superscript"/>
          </w:rPr>
          <w:t>[4]</w:t>
        </w:r>
      </w:hyperlink>
      <w:r>
        <w:t>. Medjutim kritika ove paradigme je da se previše fokusira na definisanje strukture objekata, a manje na dinamiku između objekata, tj. njihovu interakciju. U paralelnom radu više procesa koji žele da pristupe istom objektu javlja se problem konkurentnog pristupa</w:t>
      </w:r>
      <w:r w:rsidRPr="79955178">
        <w:rPr>
          <w:lang w:val="sr-Cyrl-RS"/>
        </w:rPr>
        <w:t xml:space="preserve">. </w:t>
      </w:r>
      <w:r w:rsidRPr="79955178">
        <w:rPr>
          <w:lang w:val="de-AT"/>
        </w:rPr>
        <w:t>Ko</w:t>
      </w:r>
      <w:proofErr w:type="spellStart"/>
      <w:r w:rsidRPr="79955178">
        <w:rPr>
          <w:lang w:val="en-US"/>
        </w:rPr>
        <w:t>nkurentno</w:t>
      </w:r>
      <w:proofErr w:type="spellEnd"/>
      <w:r w:rsidRPr="79955178">
        <w:rPr>
          <w:lang w:val="sr-Cyrl-RS"/>
        </w:rPr>
        <w:t xml:space="preserve"> </w:t>
      </w:r>
      <w:proofErr w:type="spellStart"/>
      <w:r w:rsidRPr="79955178">
        <w:rPr>
          <w:lang w:val="en-US"/>
        </w:rPr>
        <w:t>programiranje</w:t>
      </w:r>
      <w:proofErr w:type="spellEnd"/>
      <w:r>
        <w:t xml:space="preserve"> rešava taj problem korišćenjem događa tj. uvođenjem kanala ili reda poruka(Message Queue) konačnog kapaciteta, a kasnije kada ni to nije bilo dovoljno uvođenjem koncepta Monitora</w:t>
      </w:r>
      <w:r w:rsidRPr="79955178">
        <w:rPr>
          <w:vertAlign w:val="superscript"/>
        </w:rPr>
        <w:t xml:space="preserve"> </w:t>
      </w:r>
      <w:hyperlink w:anchor="L01" w:history="1">
        <w:r w:rsidRPr="79955178">
          <w:rPr>
            <w:rStyle w:val="Hyperlink"/>
            <w:vertAlign w:val="superscript"/>
          </w:rPr>
          <w:t>[1]</w:t>
        </w:r>
      </w:hyperlink>
      <w:r>
        <w:t xml:space="preserve"> , tj sredstva sinhronizacije. Monitor je posebna klasa asocirana uz objekat u okviru koje se kao zasebne varijable mogu deklarisati sinhronizaciona sredstva operativnog sistema. Kada nit uđe u metodu ili blok koda koji je sinhronizovan korišćenjem monitora, ona blokira pristup drugim nitima dok sama ne napusti tu sekciju.</w:t>
      </w:r>
    </w:p>
    <w:p w14:paraId="426FD528" w14:textId="77777777" w:rsidR="00196E64" w:rsidRDefault="00196E64" w:rsidP="00196E64">
      <w:pPr>
        <w:pStyle w:val="ListParagraph"/>
        <w:ind w:left="180"/>
        <w:jc w:val="both"/>
      </w:pPr>
    </w:p>
    <w:p w14:paraId="788BC2DE" w14:textId="6F710D7A" w:rsidR="00196E64" w:rsidRDefault="00196E64" w:rsidP="00196E64">
      <w:pPr>
        <w:jc w:val="both"/>
        <w:rPr>
          <w:vertAlign w:val="superscript"/>
        </w:rPr>
      </w:pPr>
      <w:r>
        <w:t xml:space="preserve">Paradigma razvoja procesno-orjentisanog softvera prvo je zaživela u velikim kompanijama (Google, Amazon, Meta itd.) zbog toga što projekti rađeni po objektno-orijentisanoj paradigmi nisu mogli dovoljno brzo da odgovore na promene zahteva tržišta i korisnika. Na primer kod web servisa , često se broj klijenata i obim informacija u kratkom periodu mogao znatno povećati. Došlo je do promene načina razmišljanja pri razvoju i održavanja softvera. Kompanije su napustile projektni pristup i prešle na razvoj kroz upravljanje proizvodima. Osnovni zahtev u razvoju softvera postao je da bude napravljen tako da bez značajnijih izmena u kodu podrži brze promene na tržištu i promene u preduzeću </w:t>
      </w:r>
      <w:hyperlink w:anchor="L02" w:history="1">
        <w:r w:rsidRPr="79955178">
          <w:rPr>
            <w:rStyle w:val="Hyperlink"/>
            <w:vertAlign w:val="superscript"/>
          </w:rPr>
          <w:t>[2]</w:t>
        </w:r>
      </w:hyperlink>
      <w:r>
        <w:t>. Skup zahteva koji su zajednički za većinu velikih preduzeća uključuju distribuiranost, linearnu skalabilnost i pouzdanost</w:t>
      </w:r>
      <w:r w:rsidRPr="79955178">
        <w:rPr>
          <w:vertAlign w:val="superscript"/>
        </w:rPr>
        <w:t xml:space="preserve"> </w:t>
      </w:r>
      <w:hyperlink w:anchor="L04" w:history="1">
        <w:r w:rsidRPr="79955178">
          <w:rPr>
            <w:rStyle w:val="Hyperlink"/>
            <w:vertAlign w:val="superscript"/>
          </w:rPr>
          <w:t>[4]</w:t>
        </w:r>
      </w:hyperlink>
      <w:r>
        <w:t>.</w:t>
      </w:r>
    </w:p>
    <w:p w14:paraId="682D6526" w14:textId="0B5CCB79" w:rsidR="00196E64" w:rsidRDefault="00196E64" w:rsidP="00196E64">
      <w:pPr>
        <w:pStyle w:val="ListParagraph"/>
        <w:numPr>
          <w:ilvl w:val="0"/>
          <w:numId w:val="1"/>
        </w:numPr>
        <w:ind w:left="360"/>
        <w:jc w:val="both"/>
      </w:pPr>
      <w:r>
        <w:t>Distribuiranost - Ovaj zahtev predviđa situaciju kada su delovi multinacionalnog preduzeća i klijenti u različitim državama. Podaci treba da se čuvaju i obrađuju na mestu gde su nastali. Ovo se radi zbog suveriniteta država nad podacima(zaštite osetljivih podataka), veće pouzdanosti, kao i zbog manje latencije, tj. ukupnog vremena koje je potrebno da zahtev stigne od klijentovog uređaja do servera koji može biti na velikoj fizičkoj udaljenosti – stotine kilometara.</w:t>
      </w:r>
    </w:p>
    <w:p w14:paraId="1D9542A6" w14:textId="7B4819AE" w:rsidR="00196E64" w:rsidRDefault="00196E64" w:rsidP="00196E64">
      <w:pPr>
        <w:pStyle w:val="ListParagraph"/>
        <w:numPr>
          <w:ilvl w:val="0"/>
          <w:numId w:val="1"/>
        </w:numPr>
        <w:ind w:left="360"/>
        <w:jc w:val="both"/>
      </w:pPr>
      <w:r>
        <w:t>Linearna skalabilnost - Informacioni sistem treba da ima mogućnost jednostavnog povećanja snage obrade i usklađivanja potrebnih računarskih resursa, isključivo operativnim i administrativnim postupcima dodavanja i isključivanja infrastrukturnih kapaciteta, bez dodatnog kodiranja ili promena u softveru.</w:t>
      </w:r>
    </w:p>
    <w:p w14:paraId="03C67E71" w14:textId="7F67FBE2" w:rsidR="00196E64" w:rsidRDefault="00196E64" w:rsidP="00196E64">
      <w:pPr>
        <w:pStyle w:val="ListParagraph"/>
        <w:numPr>
          <w:ilvl w:val="0"/>
          <w:numId w:val="1"/>
        </w:numPr>
        <w:ind w:left="360"/>
        <w:jc w:val="both"/>
      </w:pPr>
      <w:r>
        <w:t xml:space="preserve">Pouzdanost - Informacioni sistem treba da nastavi da radi s punom funkcionalnošću i u slučaju otkazivanja nekog njegovog dela. </w:t>
      </w:r>
    </w:p>
    <w:p w14:paraId="0CBD737C" w14:textId="0E532CB2" w:rsidR="00196E64" w:rsidRPr="00336368" w:rsidRDefault="00196E64" w:rsidP="00196E64">
      <w:pPr>
        <w:jc w:val="both"/>
      </w:pPr>
      <w:r>
        <w:t>Kako bi zadovoljile ove zahteve, organizacije se fokusiraju na kontinuiranu integraciju, kontinuiranu isporuku i kontinuirano postavljanje softvera u produkciono okruženje (Continuous Integration, Continuous Delivery, and Continuous Deployment). Promene koje je potrebno sprovesti opisuju se događajima, pa se proces može posmatrati i kao hronološki uređena sekvenca događaja i servisa koji su vezani za neku pojavu i njen životni ciklus.</w:t>
      </w:r>
    </w:p>
    <w:p w14:paraId="4C104966" w14:textId="7E26B6D4" w:rsidR="00196E64" w:rsidRPr="0072088E" w:rsidRDefault="00196E64" w:rsidP="00196E64">
      <w:r>
        <w:t xml:space="preserve"> </w:t>
      </w:r>
    </w:p>
    <w:p w14:paraId="6BB78FA1" w14:textId="7E7153A8" w:rsidR="00196E64" w:rsidRDefault="00196E64" w:rsidP="00196E64">
      <w:pPr>
        <w:pStyle w:val="Heading2"/>
        <w:jc w:val="both"/>
        <w:rPr>
          <w:lang w:val="sr-Latn-RS"/>
        </w:rPr>
      </w:pPr>
      <w:r w:rsidRPr="50F063BC">
        <w:rPr>
          <w:lang w:val="sr-Latn-RS"/>
        </w:rPr>
        <w:t xml:space="preserve"> </w:t>
      </w:r>
      <w:bookmarkStart w:id="4" w:name="_Toc228782597"/>
      <w:r w:rsidRPr="50F063BC">
        <w:rPr>
          <w:lang w:val="sr-Latn-RS"/>
        </w:rPr>
        <w:t>2.1 Analiza zahteva</w:t>
      </w:r>
      <w:bookmarkEnd w:id="4"/>
    </w:p>
    <w:p w14:paraId="3DF538C3" w14:textId="42542511" w:rsidR="00196E64" w:rsidRPr="001B2390" w:rsidRDefault="00196E64" w:rsidP="00196E64">
      <w:pPr>
        <w:jc w:val="both"/>
      </w:pPr>
      <w:r>
        <w:t xml:space="preserve">Analiza zahteva(Requirement Engineering)  je grana softverskog inženjeringa koja se bavi ciljevima iz stvarnog sveta za funkcije i ograničenja softverskih sistema. Takođe se bavi preciznom specifikacijom ponašanja softvera kako bi ti ciljevi bili zadovoljeni </w:t>
      </w:r>
      <w:hyperlink w:anchor="L03" w:history="1">
        <w:r w:rsidRPr="7FBE7F9C">
          <w:rPr>
            <w:rStyle w:val="Hyperlink"/>
            <w:vertAlign w:val="superscript"/>
          </w:rPr>
          <w:t>[3]</w:t>
        </w:r>
      </w:hyperlink>
      <w:r>
        <w:t xml:space="preserve">. </w:t>
      </w:r>
    </w:p>
    <w:p w14:paraId="59B860A1" w14:textId="60A1ED98" w:rsidR="00196E64" w:rsidRDefault="00196E64" w:rsidP="00196E64">
      <w:pPr>
        <w:jc w:val="both"/>
      </w:pPr>
      <w:r>
        <w:t xml:space="preserve">Ne posvećivanje dovoljno pažnje ovoj fazi može da dovede do potrebe za produžavanjem rokova kasnijih faza projektovanja koje se oslanjaju na ovu kao i dorade konačnog rešenja zbog inicijalno loše definisanih zahteva. </w:t>
      </w:r>
    </w:p>
    <w:p w14:paraId="5810DB00" w14:textId="3EEA137C" w:rsidR="00196E64" w:rsidRDefault="00196E64" w:rsidP="00196E64">
      <w:pPr>
        <w:jc w:val="both"/>
      </w:pPr>
      <w:r>
        <w:t xml:space="preserve">U ovoj fazi potrebno je da se uzmu u obzir želje, interesi kao i ograničenja svih zainteresovanih strana u projektu. Na primer pored očekivanog ponašanja softvera koje je klijent tražio, postoje skrivene potrebe koje nije izrazio, a imaju veze sa atributima kvaliteta, kao i ograničenja zbog budžeta, sposobnosti tima i vremena koje je predviđeno za projekat. U poglavlju analiza zahteva će biti sagledana iz 2 aspekta: </w:t>
      </w:r>
    </w:p>
    <w:p w14:paraId="19AE74AE" w14:textId="77777777" w:rsidR="00196E64" w:rsidRDefault="00196E64" w:rsidP="00196E64">
      <w:pPr>
        <w:jc w:val="both"/>
      </w:pPr>
      <w:r>
        <w:t>Funkcionalni zahtevi – odgovaraju na pitanje koje ciljeve rešenje treba da zadovolji</w:t>
      </w:r>
    </w:p>
    <w:p w14:paraId="57AF0E5E" w14:textId="6BD5D9FD" w:rsidR="00196E64" w:rsidRPr="007522A6" w:rsidRDefault="00196E64" w:rsidP="00196E64">
      <w:pPr>
        <w:jc w:val="both"/>
      </w:pPr>
      <w:r>
        <w:t>Nefunkcionalni zahtevi - odgovaraju na pitanje kako ti ciljevi treba da budu zadovoljeni, uzimajući u obzir da će inicijalni zahtevi evoluirati tokom vremena, odnose se pre svega na atribute kvaliteta koji moraju da budu zadovoljeni i načine na koje merimo tu zadovoljenost.</w:t>
      </w:r>
    </w:p>
    <w:p w14:paraId="71C72382" w14:textId="321D517D" w:rsidR="00196E64" w:rsidRDefault="00196E64" w:rsidP="00196E64">
      <w:pPr>
        <w:pStyle w:val="Heading3"/>
        <w:jc w:val="both"/>
      </w:pPr>
      <w:bookmarkStart w:id="5" w:name="_2.1.1_Funkcionalni_zahtevi"/>
      <w:bookmarkStart w:id="6" w:name="_Toc228782598"/>
      <w:bookmarkEnd w:id="5"/>
      <w:r>
        <w:t>2.1.1 Funkcionalni zahtevi</w:t>
      </w:r>
      <w:bookmarkEnd w:id="6"/>
    </w:p>
    <w:p w14:paraId="3BA60271" w14:textId="675317FC" w:rsidR="00196E64" w:rsidRDefault="00196E64" w:rsidP="00196E64">
      <w:pPr>
        <w:jc w:val="both"/>
      </w:pPr>
      <w:r>
        <w:t>Postojeći zahtevi izraženi tekstualnim opisom se prevode u jezik modela radi lakše identifikacije procesa koje rešenje treba da obuhvati. Primer takvih modela su npr dijagrami Strukturne Sistemske Analize(SSA) i Use Case dijagrami.</w:t>
      </w:r>
    </w:p>
    <w:p w14:paraId="439934B8" w14:textId="642BAFFC" w:rsidR="00196E64" w:rsidRDefault="00196E64" w:rsidP="00196E64">
      <w:pPr>
        <w:jc w:val="both"/>
      </w:pPr>
      <w:r>
        <w:t>Strukturna sistemska analiza(SSA) se može koristiti za identifikovanje osnovnih procesa sistema na prvom nivou apstrakcije i takav dijagram se naziva dijagram konteksta. Međutim SSA se češće koristi u detaljnom projektovanju složenijih sistema zbog mogućnosti da se svaki proces dalje dekomponuje na procese nižeg nivoa. Osim procesa i aktora, koji se u SSA zovu interfejsi, na dijagramima se predstavljaju i tokovi podataka i skladišta(tokovi u mirovanju). Na osnovu tokova podataka i skladišta se pravi rečnik podataka koji može biti dobra osnova za projektovanje strukture softverskog sistema . Sa SSA se kroz više nivoa dekompozicije osnovni procesi sagledavaju do dalje nedeljivih, primitivnih procesa. Ovi primitivni procesi su u stvari slučajevi korišćenja.</w:t>
      </w:r>
    </w:p>
    <w:p w14:paraId="1B9F245C" w14:textId="09E732EC" w:rsidR="00196E64" w:rsidRDefault="00196E64" w:rsidP="00196E64">
      <w:pPr>
        <w:keepNext/>
      </w:pPr>
      <w:r w:rsidRPr="00AE54D8">
        <w:rPr>
          <w:noProof/>
          <w:lang w:val="en-US"/>
        </w:rPr>
        <w:drawing>
          <wp:inline distT="0" distB="0" distL="0" distR="0" wp14:anchorId="3B17943E" wp14:editId="129ED3AF">
            <wp:extent cx="5943600" cy="60382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6038215"/>
                    </a:xfrm>
                    <a:prstGeom prst="rect">
                      <a:avLst/>
                    </a:prstGeom>
                  </pic:spPr>
                </pic:pic>
              </a:graphicData>
            </a:graphic>
          </wp:inline>
        </w:drawing>
      </w:r>
    </w:p>
    <w:p w14:paraId="0D1B94CA" w14:textId="79A6FCE4" w:rsidR="00196E64" w:rsidRDefault="00196E64" w:rsidP="00196E64">
      <w:pPr>
        <w:pStyle w:val="Caption"/>
        <w:jc w:val="center"/>
      </w:pPr>
      <w:bookmarkStart w:id="7" w:name="_Toc228782670"/>
      <w:r>
        <w:t xml:space="preserve">Slika </w:t>
      </w:r>
      <w:r>
        <w:fldChar w:fldCharType="begin"/>
      </w:r>
      <w:r>
        <w:instrText xml:space="preserve"> SEQ Slika \* ARABIC </w:instrText>
      </w:r>
      <w:r>
        <w:fldChar w:fldCharType="separate"/>
      </w:r>
      <w:r>
        <w:rPr>
          <w:noProof/>
        </w:rPr>
        <w:t>1</w:t>
      </w:r>
      <w:r>
        <w:fldChar w:fldCharType="end"/>
      </w:r>
      <w:r>
        <w:t xml:space="preserve">: </w:t>
      </w:r>
      <w:r w:rsidRPr="002E1EF0">
        <w:t xml:space="preserve">Primer SSA analize na 2 nivoa dekompozicije </w:t>
      </w:r>
      <w:hyperlink w:anchor="L06" w:history="1">
        <w:r w:rsidRPr="00D93236">
          <w:rPr>
            <w:rStyle w:val="Hyperlink"/>
            <w:vertAlign w:val="superscript"/>
          </w:rPr>
          <w:t>[6]</w:t>
        </w:r>
        <w:bookmarkEnd w:id="7"/>
      </w:hyperlink>
    </w:p>
    <w:p w14:paraId="012476D9" w14:textId="77777777" w:rsidR="00196E64" w:rsidRDefault="00196E64" w:rsidP="00196E64"/>
    <w:p w14:paraId="05C3F0E4" w14:textId="494D52E6" w:rsidR="00196E64" w:rsidRPr="00675616" w:rsidRDefault="00196E64" w:rsidP="00196E64">
      <w:pPr>
        <w:jc w:val="both"/>
      </w:pPr>
      <w:r>
        <w:t>UML UseCase dijagrami ili dijagrami slučajeva korišćenja predstavljaju procese sistema iz perspektive interakcija korisnika. Kroz oblačiće se predstavljaju različite funkcionalnosti sistema kao i njihove međusobne zavisnosti. Korišćene notacije su:</w:t>
      </w:r>
    </w:p>
    <w:p w14:paraId="48FCFE32" w14:textId="78FDF3BF" w:rsidR="00196E64" w:rsidRDefault="00196E64" w:rsidP="00196E64">
      <w:pPr>
        <w:jc w:val="both"/>
      </w:pPr>
      <w:r>
        <w:t>&lt;&lt;includes&gt;&gt; kada jedan slučaj korišćenja uvek podrazumeva korišćenje drugog da bi mogao da se izvrši. Čitač mora otvoriti knjigu da bi je pročitao</w:t>
      </w:r>
    </w:p>
    <w:p w14:paraId="0D236FA0" w14:textId="6481AA95" w:rsidR="00196E64" w:rsidRPr="006C671B" w:rsidRDefault="00196E64" w:rsidP="00196E64">
      <w:pPr>
        <w:jc w:val="both"/>
      </w:pPr>
      <w:r>
        <w:t>&lt;&lt;extends&gt;&gt; kada jedan slučaj korišćenja neobavezno uključuje drugi kao opciju. Čitač može čitati knjigu, a zatim može i ne mora okrenuti stranu)</w:t>
      </w:r>
    </w:p>
    <w:p w14:paraId="237E1788" w14:textId="77777777" w:rsidR="00196E64" w:rsidRPr="006C671B" w:rsidRDefault="00196E64" w:rsidP="00196E64"/>
    <w:p w14:paraId="1464BD15" w14:textId="0599382E" w:rsidR="00196E64" w:rsidRDefault="00196E64" w:rsidP="00196E64">
      <w:pPr>
        <w:keepNext/>
        <w:jc w:val="center"/>
      </w:pPr>
      <w:r>
        <w:rPr>
          <w:noProof/>
          <w:lang w:val="en-US"/>
        </w:rPr>
        <w:drawing>
          <wp:inline distT="0" distB="0" distL="0" distR="0" wp14:anchorId="722BAD26" wp14:editId="109E7D13">
            <wp:extent cx="5016125" cy="2679161"/>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6"/>
                    <a:stretch>
                      <a:fillRect/>
                    </a:stretch>
                  </pic:blipFill>
                  <pic:spPr bwMode="auto">
                    <a:xfrm>
                      <a:off x="0" y="0"/>
                      <a:ext cx="5016125" cy="2679161"/>
                    </a:xfrm>
                    <a:prstGeom prst="rect">
                      <a:avLst/>
                    </a:prstGeom>
                    <a:noFill/>
                    <a:ln>
                      <a:noFill/>
                    </a:ln>
                  </pic:spPr>
                </pic:pic>
              </a:graphicData>
            </a:graphic>
          </wp:inline>
        </w:drawing>
      </w:r>
    </w:p>
    <w:p w14:paraId="19171367" w14:textId="3AEB8C1D" w:rsidR="00196E64" w:rsidRDefault="00196E64" w:rsidP="00196E64">
      <w:pPr>
        <w:pStyle w:val="Caption"/>
        <w:jc w:val="center"/>
      </w:pPr>
      <w:bookmarkStart w:id="8" w:name="_Toc228782671"/>
      <w:r>
        <w:t xml:space="preserve">Slika </w:t>
      </w:r>
      <w:r>
        <w:fldChar w:fldCharType="begin"/>
      </w:r>
      <w:r>
        <w:instrText xml:space="preserve"> SEQ Slika \* ARABIC </w:instrText>
      </w:r>
      <w:r>
        <w:fldChar w:fldCharType="separate"/>
      </w:r>
      <w:r>
        <w:rPr>
          <w:noProof/>
        </w:rPr>
        <w:t>2</w:t>
      </w:r>
      <w:r>
        <w:fldChar w:fldCharType="end"/>
      </w:r>
      <w:r>
        <w:t xml:space="preserve">: </w:t>
      </w:r>
      <w:r w:rsidRPr="00035B26">
        <w:t>Primer UML Use Case dijagrama</w:t>
      </w:r>
      <w:r>
        <w:t xml:space="preserve"> crtana po uzoru na </w:t>
      </w:r>
      <w:hyperlink w:anchor="L05" w:history="1">
        <w:r w:rsidRPr="00874DD5">
          <w:rPr>
            <w:rStyle w:val="Hyperlink"/>
            <w:vertAlign w:val="superscript"/>
          </w:rPr>
          <w:t>[5]</w:t>
        </w:r>
        <w:bookmarkEnd w:id="8"/>
      </w:hyperlink>
    </w:p>
    <w:p w14:paraId="3635B0CB" w14:textId="6BFF79A2" w:rsidR="00196E64" w:rsidRPr="00A36C95" w:rsidRDefault="00196E64" w:rsidP="00196E64">
      <w:pPr>
        <w:jc w:val="both"/>
      </w:pPr>
      <w:r>
        <w:t>Dijagram slučajeva korišćenja opisuje posao koji treba da bude urađen, međutim ne definiše ko će u razvojnom timu programera biti zadužen za rad na implementaciju kojeg procesa, kojim redosledom, koji je kriterijum ocene da je funkcionalnost ispravno implementirana i da će kvalitet zadovoljiti korisnike itd. Odgovor na ova pitanja daje metodologija razvoja kroz user storije.</w:t>
      </w:r>
    </w:p>
    <w:p w14:paraId="22316F12" w14:textId="331651BA" w:rsidR="00196E64" w:rsidRDefault="00196E64" w:rsidP="00196E64">
      <w:pPr>
        <w:jc w:val="both"/>
        <w:rPr>
          <w:lang w:val="en-US"/>
        </w:rPr>
      </w:pPr>
      <w:r>
        <w:t xml:space="preserve">User storiji predstavljaju templejt za zapisivanje scenarija iz ugla korisnika sa odgovarajućom ulogom. Opisuju mogućnost koju sistem pruža korisniku sa tom ulogom i kako on vidi vrednost koju mu sistem pruža, kao i zašto mu je ta odlika sistema bitna. Mapiraju se 1 na 1 ,ili više na 1 u odnosu na slučajeve korišćenja. Templejt je obično u formatu: Kao &lt;ime uloge&gt; očekujem da </w:t>
      </w:r>
      <w:r w:rsidRPr="7FBE7F9C">
        <w:rPr>
          <w:lang w:val="en-US"/>
        </w:rPr>
        <w:t>&lt;</w:t>
      </w:r>
      <w:r>
        <w:t xml:space="preserve">mogu/želim da mogu&gt; da&lt;mogućnost/osobina&gt;, tako da mogu da &lt;dobijena vrednost&gt;, zato što &lt;razlog&gt;. </w:t>
      </w:r>
    </w:p>
    <w:p w14:paraId="5F9624DF" w14:textId="6FFA2093" w:rsidR="00196E64" w:rsidRDefault="00196E64" w:rsidP="00196E64">
      <w:pPr>
        <w:jc w:val="both"/>
        <w:rPr>
          <w:lang w:val="en-US"/>
        </w:rPr>
      </w:pPr>
      <w:r>
        <w:t xml:space="preserve">Koriste se u okviru Agilnih metoda razvoja softvera kao taskovi koji se dodeljuju timovima i pojedincima u 2 nedeljnim periodima tj. sprintovima. Prvobitno se taksovi organizuju po bitnosti, a zatim se boduju po očekivanoj težini relativno jedni na druge, subjektivnom procenom, korišćenjem najčešće fibonačijevog niza brojeva 1, 2, 3, 5, 8, 13 itd. Na kraju svakog sprinta se sagledavaju rezultati, koliko bodova je ostvareno, kakvi problemi su postojali i kako se mogu prevazići u idućem sprintu. Nekada se obim sprinteva menja, zahtevi se menjaju ili se dodaju novi, zato se kaže da je ova metoda agilna i prilagođena promenama. Na većim projektima koji traju duže od nekoliko meseci kada se timovi na projektima uigraju, sprintevi za menadžere mogu predstavljati dobru metriku za procenu očekivanog trajanja projekta i u skladu sa tim mogu bolje da alociraju resurse ili obaveste klijente na vreme o potencijalnim problemima sa ispunjenjem obećanih rokova. </w:t>
      </w:r>
    </w:p>
    <w:p w14:paraId="5D32A1C2" w14:textId="620CED86" w:rsidR="00196E64" w:rsidRDefault="00196E64" w:rsidP="00196E64">
      <w:pPr>
        <w:keepNext/>
      </w:pPr>
      <w:r w:rsidRPr="00BA587A">
        <w:rPr>
          <w:noProof/>
        </w:rPr>
        <w:drawing>
          <wp:inline distT="0" distB="0" distL="0" distR="0" wp14:anchorId="2B30F588" wp14:editId="10481BA8">
            <wp:extent cx="5943600" cy="2855595"/>
            <wp:effectExtent l="0" t="0" r="0" b="1905"/>
            <wp:docPr id="16994845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84551" name="Picture 1" descr="A screenshot of a computer&#10;&#10;AI-generated content may be incorrect."/>
                    <pic:cNvPicPr/>
                  </pic:nvPicPr>
                  <pic:blipFill>
                    <a:blip r:embed="rId17"/>
                    <a:stretch>
                      <a:fillRect/>
                    </a:stretch>
                  </pic:blipFill>
                  <pic:spPr>
                    <a:xfrm>
                      <a:off x="0" y="0"/>
                      <a:ext cx="5943600" cy="2855595"/>
                    </a:xfrm>
                    <a:prstGeom prst="rect">
                      <a:avLst/>
                    </a:prstGeom>
                  </pic:spPr>
                </pic:pic>
              </a:graphicData>
            </a:graphic>
          </wp:inline>
        </w:drawing>
      </w:r>
    </w:p>
    <w:p w14:paraId="52EF199D" w14:textId="12B321B5" w:rsidR="00196E64" w:rsidRPr="00A36C95" w:rsidRDefault="00196E64" w:rsidP="00196E64">
      <w:pPr>
        <w:pStyle w:val="Caption"/>
        <w:jc w:val="center"/>
      </w:pPr>
      <w:bookmarkStart w:id="9" w:name="_Toc228782672"/>
      <w:r>
        <w:t xml:space="preserve">Slika </w:t>
      </w:r>
      <w:r>
        <w:fldChar w:fldCharType="begin"/>
      </w:r>
      <w:r>
        <w:instrText xml:space="preserve"> SEQ Slika \* ARABIC </w:instrText>
      </w:r>
      <w:r>
        <w:fldChar w:fldCharType="separate"/>
      </w:r>
      <w:r>
        <w:rPr>
          <w:noProof/>
        </w:rPr>
        <w:t>3</w:t>
      </w:r>
      <w:r>
        <w:fldChar w:fldCharType="end"/>
      </w:r>
      <w:r>
        <w:t xml:space="preserve">: </w:t>
      </w:r>
      <w:r w:rsidRPr="004B72A4">
        <w:t>Primer definisanja UserStorija kroz alat za kolaboraciju Jira</w:t>
      </w:r>
      <w:bookmarkEnd w:id="9"/>
    </w:p>
    <w:p w14:paraId="38B979AB" w14:textId="77777777" w:rsidR="00196E64" w:rsidRPr="009E68C8" w:rsidRDefault="00196E64" w:rsidP="00196E64"/>
    <w:p w14:paraId="35B12297" w14:textId="266F5B87" w:rsidR="00196E64" w:rsidRDefault="00196E64" w:rsidP="00196E64">
      <w:pPr>
        <w:pStyle w:val="Heading3"/>
      </w:pPr>
      <w:bookmarkStart w:id="10" w:name="_2.1.2_Atributi_kvaliteta"/>
      <w:bookmarkStart w:id="11" w:name="_Toc490960880"/>
      <w:bookmarkStart w:id="12" w:name="_Toc228782599"/>
      <w:bookmarkEnd w:id="10"/>
      <w:r>
        <w:t>2.1.2 Atributi kvaliteta</w:t>
      </w:r>
      <w:bookmarkEnd w:id="11"/>
      <w:bookmarkEnd w:id="12"/>
    </w:p>
    <w:p w14:paraId="72B55CB8" w14:textId="1068FC23" w:rsidR="00196E64" w:rsidRDefault="00196E64" w:rsidP="00196E64">
      <w:pPr>
        <w:jc w:val="both"/>
      </w:pPr>
      <w:r>
        <w:t>Krajnji korisnik kao i klijent često ne znaju kako da precizno definišu koliko brz, skalabilan ili siguran softver treba da bude, posebno u fazama razvoja. Softver koji funkcioniše dobro sa manjim brojem klijenata možda neće moći da usluži klijente dovoljno brzo kada njihov broj premaši određenu cifru.</w:t>
      </w:r>
    </w:p>
    <w:p w14:paraId="611D2188" w14:textId="085432E9" w:rsidR="00196E64" w:rsidRDefault="00196E64" w:rsidP="00196E64">
      <w:pPr>
        <w:jc w:val="both"/>
      </w:pPr>
      <w:r>
        <w:t>Projekat koji je previše prilagođen za jednu bazu podataka i jedan operativni sistem može zahtevati kasnija proširenja, što može rezultovati dodatnim troškovima ako ti zahtevi nisu uzeti u obzir od samog početka. Na primer, softver koji radi isključivo sa MySQL bazom podataka na Windows sistemu može se suočiti sa značajnim izazovima ako se kasnije uvede zahtev za podršku PostgreSQL baze na Linux sistemu.</w:t>
      </w:r>
    </w:p>
    <w:p w14:paraId="359C5A90" w14:textId="2041746C" w:rsidR="00196E64" w:rsidRDefault="00196E64" w:rsidP="00196E64">
      <w:pPr>
        <w:jc w:val="both"/>
      </w:pPr>
      <w:r>
        <w:t xml:space="preserve">Sistem može raditi sa osetljivim podacima i potrebno je uzeti u obzir mogućnost otkaza u slučaju nestanka struje, internet konekcije ili greške. U takvim slučajevima, sistem treba biti distributivan, raspoređen na više mašina koje mogu preuzeti teret servera koji je otkazao. </w:t>
      </w:r>
    </w:p>
    <w:p w14:paraId="3EFDAB43" w14:textId="1783C38F" w:rsidR="00196E64" w:rsidRDefault="00196E64" w:rsidP="00196E64">
      <w:pPr>
        <w:jc w:val="both"/>
        <w:rPr>
          <w:vertAlign w:val="superscript"/>
        </w:rPr>
      </w:pPr>
      <w:r>
        <w:t xml:space="preserve">Atributi kvaliteta su uvedeni sa procesno orijentisanom paradigmom i kao što je ranije navedeno, predviđaju softver koji je projektovan tako da podrži brze promene na tržištu i u preduzeću kroz administrativne postupke dodavanja i isključivanja infrastrukturnih kapaciteta, bez dodatnog kodiranja ili promena u softveru. Ovakvim problemima se bave DevOps inžinjeri korištenjem alate poput Kubernetesa, Apache Kafke ili Nginx-a. Prvo pitanje koje se postavlja je kako se definišu i mere nefunkcionalni zahtevi? Odgovor su metrike. Za svaki od zahteva predviđa se najgori slučaj ili najveći mogući kapacitet koji sistem treba da podrži. U implementaciji ovakvih rešenja, pišu se ili sprovode testovi gde se simuliraju ovakve situacije </w:t>
      </w:r>
      <w:hyperlink w:anchor="L07" w:history="1">
        <w:r w:rsidRPr="7FBE7F9C">
          <w:rPr>
            <w:rStyle w:val="Hyperlink"/>
            <w:vertAlign w:val="superscript"/>
          </w:rPr>
          <w:t>[7]</w:t>
        </w:r>
      </w:hyperlink>
      <w:r>
        <w:t>.</w:t>
      </w:r>
    </w:p>
    <w:p w14:paraId="24A009B3" w14:textId="485F40C9" w:rsidR="00196E64" w:rsidRDefault="00196E64" w:rsidP="00196E64">
      <w:pPr>
        <w:jc w:val="both"/>
      </w:pPr>
      <w:r>
        <w:t>Na primer, meri se da li je prosečno vreme odgovora servisa na zahtev manje od 1.2 sekunde u slučaju 10.000 istovremenih korisnika, ili da li poruka u čet aplikaciji stiže za manje od 0.2 sekunde u slučaju 100 ulogovanih korisnika ili koje vreme osvežavanje stranice internet prodavnice je prihvatljivo u slučaju velikog broja korisnika(npr. za Crni petak). Ovakvi kriterijumi se nazivaju acceptance kriterijumi i često su deo user storija. Kriterijumi prihvatanja predstavljaju konačnu proveru kojom se smatra da je task u sprintu završen. U nastavku su neki od atributa i metrike koje se koriste.</w:t>
      </w:r>
    </w:p>
    <w:p w14:paraId="790FFE7A" w14:textId="050400E8" w:rsidR="00196E64" w:rsidRPr="00A81311" w:rsidRDefault="00196E64" w:rsidP="00196E64">
      <w:pPr>
        <w:pStyle w:val="ListParagraph"/>
        <w:numPr>
          <w:ilvl w:val="0"/>
          <w:numId w:val="7"/>
        </w:numPr>
        <w:spacing w:before="120" w:after="120"/>
        <w:ind w:left="432"/>
        <w:rPr>
          <w:lang w:val="en-US"/>
        </w:rPr>
      </w:pPr>
      <w:r>
        <w:t>Distribuiranost: Ovaj atribut se odnosi na sposobnost sistema da ispunjava sve druge zahteva kvaliteta na fizički velikim udaljenostima, kada je sistem distribuiran na više servera. Na primer, globalni sistem za upravljanje zalihama može biti distribuiran kako bi obradio podatke u realnom vremenu iz skladišta širom sveta. Distribuiranost se može meriti metrikom kao što je latencija među distribuiranim serverima u različitim regionima i pouzdanost replikacije podataka, jer mikroservisi koji rade paralelno i pristupaju podacima u okviru latencije mogu čitati različite verzije tog podatka.</w:t>
      </w:r>
    </w:p>
    <w:p w14:paraId="550598F8" w14:textId="60EBADAF" w:rsidR="00196E64" w:rsidRDefault="00196E64" w:rsidP="00196E64">
      <w:pPr>
        <w:pStyle w:val="ListParagraph"/>
        <w:spacing w:before="120" w:after="120"/>
        <w:ind w:left="0"/>
        <w:rPr>
          <w:lang w:val="en-US"/>
        </w:rPr>
      </w:pPr>
    </w:p>
    <w:p w14:paraId="661F3E3A" w14:textId="3563E27A" w:rsidR="00196E64" w:rsidRDefault="00196E64" w:rsidP="00196E64">
      <w:pPr>
        <w:pStyle w:val="ListParagraph"/>
        <w:numPr>
          <w:ilvl w:val="0"/>
          <w:numId w:val="7"/>
        </w:numPr>
        <w:spacing w:before="120" w:after="120"/>
        <w:ind w:left="432"/>
      </w:pPr>
      <w:r>
        <w:t>Performanse + Skalabilnost: Aplikacija ima dobre perfomance i skalabilna je kada ima kratak response time(vreme odziva) ili visok throughput tj. broj zahteva po sekundi koje sistem uslužuje uprkos latenciji i tokom perioda kada se očekuje najviše klijenata. Skalabilnost aplikacije bez menjanja koda se postiže korišćenjem load balansera tj. middleware-a koji teret ravnomerno raspoređuje na druge servere kako bi vreme odziva ostalo optimalno.</w:t>
      </w:r>
    </w:p>
    <w:p w14:paraId="7CF0B6FD" w14:textId="616DC028" w:rsidR="00196E64" w:rsidRDefault="00196E64" w:rsidP="00196E64">
      <w:pPr>
        <w:pStyle w:val="ListParagraph"/>
        <w:spacing w:before="120" w:after="120"/>
      </w:pPr>
    </w:p>
    <w:p w14:paraId="7005B2DC" w14:textId="3A5DD126" w:rsidR="00196E64" w:rsidRDefault="00196E64" w:rsidP="00196E64">
      <w:pPr>
        <w:pStyle w:val="ListParagraph"/>
        <w:numPr>
          <w:ilvl w:val="0"/>
          <w:numId w:val="7"/>
        </w:numPr>
        <w:spacing w:before="120" w:after="120"/>
        <w:ind w:left="432"/>
      </w:pPr>
      <w:r>
        <w:t xml:space="preserve">Pouzdanost (Reliability): Ovo se odnosi na sposobnost sistema da funkcioniše bez grešaka tokom određenog perioda i izražava se kroz dostupnost sistema. Na primer, telekomunikaciona mreža može zahtevati 99.999% dostupnost, što znači da mreža može biti nedostupna maksimalno 5.26 minuta godišnje. Dostupnost se meri metrikama koje izražavaju  vreme između otkaza (Mean Time Between Failures - MTBF) i vreme do oporavka (Mean Time to Recovery - MTTR). </w:t>
      </w:r>
    </w:p>
    <w:p w14:paraId="4C71FD28" w14:textId="0A99C226" w:rsidR="00196E64" w:rsidRDefault="00196E64" w:rsidP="00196E64">
      <w:pPr>
        <w:pStyle w:val="ListParagraph"/>
        <w:spacing w:before="120" w:after="120"/>
      </w:pPr>
    </w:p>
    <w:p w14:paraId="5277E596" w14:textId="029D850B" w:rsidR="00196E64" w:rsidRDefault="00196E64" w:rsidP="00196E64">
      <w:pPr>
        <w:pStyle w:val="ListParagraph"/>
        <w:numPr>
          <w:ilvl w:val="0"/>
          <w:numId w:val="7"/>
        </w:numPr>
        <w:spacing w:before="120" w:after="120"/>
        <w:ind w:left="432"/>
      </w:pPr>
      <w:r>
        <w:t>Upotrebljivost (Usability): Odnosi se na lakoću korišćenja sistema. Primeri uključuju prosečan broj klikova potrebnih da bi korisnik izvršio određenu operaciju, ocenu zadovoljstva korisnika iz anketiranja ili vremena potrebnog za obuku novog korisnika. Na primer, aplikacija za online bankarstvo treba da omogući korisnicima plaćanje računa u tri jednostavna koraka.</w:t>
      </w:r>
    </w:p>
    <w:p w14:paraId="24D5A434" w14:textId="4F427716" w:rsidR="00196E64" w:rsidRDefault="00196E64" w:rsidP="00196E64">
      <w:pPr>
        <w:pStyle w:val="ListParagraph"/>
        <w:spacing w:before="120" w:after="120"/>
      </w:pPr>
    </w:p>
    <w:p w14:paraId="53E8A791" w14:textId="4A595536" w:rsidR="00196E64" w:rsidRDefault="00196E64" w:rsidP="00196E64">
      <w:pPr>
        <w:pStyle w:val="ListParagraph"/>
        <w:numPr>
          <w:ilvl w:val="0"/>
          <w:numId w:val="7"/>
        </w:numPr>
        <w:spacing w:before="120" w:after="120"/>
        <w:ind w:left="432"/>
      </w:pPr>
      <w:r>
        <w:t>Prenosivost (Portability): Odnosi se na sposobnost softvera da radi na različitim platformama. Metrika može biti procenat neprenosivog koda ili vreme potrebno za prilagođavanje softvera za novu platformu. Na primer, desktop aplikacija dizajnirana za Windows može biti prenosiva na macOS uz minimalne izmene koda.</w:t>
      </w:r>
    </w:p>
    <w:p w14:paraId="4129E705" w14:textId="146C55AD" w:rsidR="00196E64" w:rsidRDefault="00196E64" w:rsidP="00196E64">
      <w:pPr>
        <w:jc w:val="both"/>
        <w:rPr>
          <w:vertAlign w:val="superscript"/>
        </w:rPr>
      </w:pPr>
      <w:r>
        <w:t xml:space="preserve">Nefunkcionalni zahtevi se često odnose na funkcionisanje aplikacije kao celine. Međutim, nekada je lakše započeti definisanje nefunkcionalnih zahteva samo za određenu bitnu komponentu ili grupu komponenti, gde se očekuju problemi. Ovi zahtevi bi trebalo da budu u vezi sa ciljevima biznisa. Potrebno je proceniti koji nefunkcionalni zahtevi su bitniji od drugih za zadovoljstvo korisnika, kao i kako se zahtevi uklapaju sa finansijskim budžetom i vremenom potrebnim za njihovu implementaciju.     Dobra praksa prilikom implementiranja nove aplikacije ili njenog modula je proučiti postojeće standarde u delatnosti, kao i konkurente, za primere onog što bi moglo da se unapredi i kako se te metrike mogu implementirati. Na primer, bankarska industrija može koristiti standarde za bezbednost podataka kao što su PCI DSS za aplikacije koje obrađuju kreditne kartice </w:t>
      </w:r>
      <w:hyperlink w:anchor="L07" w:history="1">
        <w:r w:rsidRPr="06CBE8DA">
          <w:rPr>
            <w:rStyle w:val="Hyperlink"/>
            <w:vertAlign w:val="superscript"/>
          </w:rPr>
          <w:t>[7]</w:t>
        </w:r>
      </w:hyperlink>
      <w:r>
        <w:t>.</w:t>
      </w:r>
    </w:p>
    <w:p w14:paraId="74B8240E" w14:textId="37075B06" w:rsidR="00196E64" w:rsidRDefault="00196E64" w:rsidP="00196E64">
      <w:pPr>
        <w:jc w:val="both"/>
      </w:pPr>
      <w:r>
        <w:t>Čak i u slučaju prototipa ili manjih aplikacija koje ne očekuju previše saobraćaja, osvešćivanje značaja atributa kvaliteta programerima je u današnje vreme postalo esencijalno u svim ozbiljnim firmama. Firme su uvidele da uključivanje nefunkcionalnih zahteva u projektno rešenje vodi ka zadovoljnijim klijentima kao i ka lakšem dugogodišnjem održavanju softverskih rešenja.</w:t>
      </w:r>
    </w:p>
    <w:p w14:paraId="3486E562" w14:textId="4A48E1E0" w:rsidR="00196E64" w:rsidRDefault="00196E64" w:rsidP="00196E64">
      <w:pPr>
        <w:pStyle w:val="Heading4"/>
        <w:jc w:val="both"/>
      </w:pPr>
      <w:bookmarkStart w:id="13" w:name="_Toc228782600"/>
      <w:r>
        <w:t>2.1.2.1 arc42 Quality Model (Q42)</w:t>
      </w:r>
      <w:bookmarkEnd w:id="13"/>
    </w:p>
    <w:p w14:paraId="4932E162" w14:textId="11FA7FC8" w:rsidR="00196E64" w:rsidRDefault="00196E64" w:rsidP="00196E64">
      <w:pPr>
        <w:spacing w:before="160"/>
        <w:jc w:val="both"/>
        <w:rPr>
          <w:vertAlign w:val="superscript"/>
        </w:rPr>
      </w:pPr>
      <w:r>
        <w:t>Arc42 Quality Model predstavlja klasifikaciju najbitnijih atributa kvaliteta po stakeholderima.               ISO-25010  predlaže fiksnu hijerarhiju kvaliteta, uređenu poput stabla, koja može delovati prekomplikovano za nekog ko želi da se fokusira na najbitnije kvalitete koje njegova aplikacija treba da poseduje. Q42 predlaže samo 8 tagova koji  poput nadtipova zajedno obuhvataju više od 100 tradicionalnih zahteva kvaliteta</w:t>
      </w:r>
      <w:r w:rsidRPr="7FBE7F9C">
        <w:rPr>
          <w:vertAlign w:val="superscript"/>
        </w:rPr>
        <w:t xml:space="preserve"> </w:t>
      </w:r>
      <w:hyperlink w:anchor="L14" w:history="1">
        <w:r w:rsidRPr="7FBE7F9C">
          <w:rPr>
            <w:rStyle w:val="Hyperlink"/>
            <w:vertAlign w:val="superscript"/>
          </w:rPr>
          <w:t>[14]</w:t>
        </w:r>
      </w:hyperlink>
      <w:r>
        <w:t>.</w:t>
      </w:r>
    </w:p>
    <w:p w14:paraId="0F706826" w14:textId="3FFD4D42" w:rsidR="00196E64" w:rsidRDefault="00196E64" w:rsidP="00196E64">
      <w:pPr>
        <w:keepNext/>
      </w:pPr>
    </w:p>
    <w:p w14:paraId="3339447A" w14:textId="250127B4" w:rsidR="00196E64" w:rsidRDefault="00196E64" w:rsidP="00196E64">
      <w:pPr>
        <w:keepNext/>
      </w:pPr>
      <w:r>
        <w:rPr>
          <w:noProof/>
        </w:rPr>
        <w:drawing>
          <wp:inline distT="0" distB="0" distL="0" distR="0" wp14:anchorId="3959A6D1" wp14:editId="3F616EE7">
            <wp:extent cx="5289550" cy="3170339"/>
            <wp:effectExtent l="0" t="0" r="0" b="0"/>
            <wp:docPr id="650451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51116" name="Picture 650451116"/>
                    <pic:cNvPicPr/>
                  </pic:nvPicPr>
                  <pic:blipFill>
                    <a:blip r:embed="rId18">
                      <a:extLst>
                        <a:ext uri="{28A0092B-C50C-407E-A947-70E740481C1C}">
                          <a14:useLocalDpi xmlns:a14="http://schemas.microsoft.com/office/drawing/2010/main"/>
                        </a:ext>
                      </a:extLst>
                    </a:blip>
                    <a:stretch>
                      <a:fillRect/>
                    </a:stretch>
                  </pic:blipFill>
                  <pic:spPr>
                    <a:xfrm>
                      <a:off x="0" y="0"/>
                      <a:ext cx="5289550" cy="3170339"/>
                    </a:xfrm>
                    <a:prstGeom prst="rect">
                      <a:avLst/>
                    </a:prstGeom>
                  </pic:spPr>
                </pic:pic>
              </a:graphicData>
            </a:graphic>
          </wp:inline>
        </w:drawing>
      </w:r>
    </w:p>
    <w:p w14:paraId="2E9758EA" w14:textId="77A80535" w:rsidR="00196E64" w:rsidRDefault="00196E64" w:rsidP="00196E64">
      <w:pPr>
        <w:pStyle w:val="Caption"/>
        <w:jc w:val="center"/>
      </w:pPr>
      <w:bookmarkStart w:id="14" w:name="_Toc228782673"/>
      <w:r>
        <w:t xml:space="preserve">Slika </w:t>
      </w:r>
      <w:r>
        <w:fldChar w:fldCharType="begin"/>
      </w:r>
      <w:r>
        <w:instrText xml:space="preserve"> SEQ Slika \* ARABIC </w:instrText>
      </w:r>
      <w:r>
        <w:fldChar w:fldCharType="separate"/>
      </w:r>
      <w:r>
        <w:rPr>
          <w:noProof/>
        </w:rPr>
        <w:t>4</w:t>
      </w:r>
      <w:r>
        <w:fldChar w:fldCharType="end"/>
      </w:r>
      <w:r>
        <w:t xml:space="preserve">: 8 ključnih sistemskih atributa, kao fokus 8 različitih uticajnih grupa, crtana po uzoru na </w:t>
      </w:r>
      <w:hyperlink w:anchor="L23" w:history="1">
        <w:r w:rsidRPr="06CBE8DA">
          <w:rPr>
            <w:rStyle w:val="Hyperlink"/>
            <w:sz w:val="22"/>
            <w:szCs w:val="22"/>
            <w:vertAlign w:val="superscript"/>
          </w:rPr>
          <w:t>[</w:t>
        </w:r>
        <w:r w:rsidRPr="3780685E">
          <w:rPr>
            <w:rStyle w:val="Hyperlink"/>
            <w:sz w:val="22"/>
            <w:szCs w:val="22"/>
            <w:vertAlign w:val="superscript"/>
          </w:rPr>
          <w:t>14</w:t>
        </w:r>
        <w:r w:rsidRPr="06CBE8DA">
          <w:rPr>
            <w:rStyle w:val="Hyperlink"/>
            <w:sz w:val="22"/>
            <w:szCs w:val="22"/>
            <w:vertAlign w:val="superscript"/>
          </w:rPr>
          <w:t>]</w:t>
        </w:r>
        <w:bookmarkEnd w:id="14"/>
      </w:hyperlink>
    </w:p>
    <w:p w14:paraId="046EDEEC" w14:textId="2D8DE5C9" w:rsidR="00196E64" w:rsidRPr="00CE5887" w:rsidRDefault="00196E64" w:rsidP="00196E64">
      <w:pPr>
        <w:pStyle w:val="Caption"/>
        <w:jc w:val="center"/>
      </w:pPr>
    </w:p>
    <w:p w14:paraId="7EB24024" w14:textId="209B1ECD" w:rsidR="00196E64" w:rsidRDefault="00196E64" w:rsidP="00196E64">
      <w:pPr>
        <w:pStyle w:val="Caption"/>
        <w:keepNext/>
        <w:jc w:val="center"/>
      </w:pPr>
      <w:bookmarkStart w:id="15" w:name="_Toc225611763"/>
      <w:r>
        <w:t xml:space="preserve">Tabela </w:t>
      </w:r>
      <w:r>
        <w:fldChar w:fldCharType="begin"/>
      </w:r>
      <w:r>
        <w:instrText xml:space="preserve"> SEQ Tabela \* ARABIC </w:instrText>
      </w:r>
      <w:r>
        <w:fldChar w:fldCharType="separate"/>
      </w:r>
      <w:r>
        <w:rPr>
          <w:noProof/>
        </w:rPr>
        <w:t>1</w:t>
      </w:r>
      <w:r>
        <w:fldChar w:fldCharType="end"/>
      </w:r>
      <w:r>
        <w:t xml:space="preserve">: </w:t>
      </w:r>
      <w:r w:rsidRPr="00960626">
        <w:t>Uticajne grupe i njihova očekivanja</w:t>
      </w:r>
      <w:bookmarkEnd w:id="15"/>
    </w:p>
    <w:tbl>
      <w:tblPr>
        <w:tblStyle w:val="TableGrid"/>
        <w:tblW w:w="0" w:type="auto"/>
        <w:tblLook w:val="04A0" w:firstRow="1" w:lastRow="0" w:firstColumn="1" w:lastColumn="0" w:noHBand="0" w:noVBand="1"/>
      </w:tblPr>
      <w:tblGrid>
        <w:gridCol w:w="2122"/>
        <w:gridCol w:w="7228"/>
      </w:tblGrid>
      <w:tr w:rsidR="00196E64" w:rsidRPr="00F67490" w14:paraId="7C181528" w14:textId="77777777">
        <w:tc>
          <w:tcPr>
            <w:tcW w:w="2122" w:type="dxa"/>
            <w:shd w:val="clear" w:color="auto" w:fill="E7E6E6" w:themeFill="background2"/>
          </w:tcPr>
          <w:p w14:paraId="433FD845" w14:textId="77777777" w:rsidR="00196E64" w:rsidRPr="00F67490" w:rsidRDefault="00196E64">
            <w:pPr>
              <w:jc w:val="both"/>
            </w:pPr>
            <w:r>
              <w:t>Tip stakeholdera</w:t>
            </w:r>
          </w:p>
        </w:tc>
        <w:tc>
          <w:tcPr>
            <w:tcW w:w="7228" w:type="dxa"/>
            <w:shd w:val="clear" w:color="auto" w:fill="E7E6E6" w:themeFill="background2"/>
          </w:tcPr>
          <w:p w14:paraId="0358AE01" w14:textId="77777777" w:rsidR="00196E64" w:rsidRPr="00F67490" w:rsidRDefault="00196E64">
            <w:pPr>
              <w:jc w:val="both"/>
            </w:pPr>
            <w:r>
              <w:t>Očekivanja</w:t>
            </w:r>
          </w:p>
        </w:tc>
      </w:tr>
      <w:tr w:rsidR="00196E64" w:rsidRPr="00F67490" w14:paraId="502EA927" w14:textId="77777777">
        <w:tc>
          <w:tcPr>
            <w:tcW w:w="2122" w:type="dxa"/>
            <w:vAlign w:val="center"/>
          </w:tcPr>
          <w:p w14:paraId="090987A2" w14:textId="767234BF" w:rsidR="00196E64" w:rsidRPr="00F67490" w:rsidRDefault="00196E64">
            <w:r>
              <w:t>Korisnici</w:t>
            </w:r>
          </w:p>
        </w:tc>
        <w:tc>
          <w:tcPr>
            <w:tcW w:w="7228" w:type="dxa"/>
            <w:vAlign w:val="center"/>
          </w:tcPr>
          <w:p w14:paraId="4DA50E9E" w14:textId="6A5C7A47" w:rsidR="00196E64" w:rsidRPr="00F67490" w:rsidRDefault="00196E64">
            <w:r>
              <w:t>upotrebljiv u smislu pružanja očekivanih i željenih funkcija, lak i prijatan za korišćenje, pouzdan, dostupan kada je potreban, bezbedan</w:t>
            </w:r>
          </w:p>
        </w:tc>
      </w:tr>
      <w:tr w:rsidR="00196E64" w:rsidRPr="00F67490" w14:paraId="32AF30A6" w14:textId="77777777">
        <w:tc>
          <w:tcPr>
            <w:tcW w:w="2122" w:type="dxa"/>
            <w:vAlign w:val="center"/>
          </w:tcPr>
          <w:p w14:paraId="090AF9AE" w14:textId="7CD0227B" w:rsidR="00196E64" w:rsidRPr="00F67490" w:rsidRDefault="00196E64">
            <w:r>
              <w:t>Menadžment</w:t>
            </w:r>
          </w:p>
        </w:tc>
        <w:tc>
          <w:tcPr>
            <w:tcW w:w="7228" w:type="dxa"/>
            <w:vAlign w:val="center"/>
          </w:tcPr>
          <w:p w14:paraId="05193266" w14:textId="38DD9C81" w:rsidR="00196E64" w:rsidRPr="00F67490" w:rsidRDefault="00196E64">
            <w:r>
              <w:t>efikasan u smislu troškova razvoja i rada, pouzdan</w:t>
            </w:r>
          </w:p>
        </w:tc>
      </w:tr>
      <w:tr w:rsidR="00196E64" w:rsidRPr="00F67490" w14:paraId="704908E1" w14:textId="77777777">
        <w:tc>
          <w:tcPr>
            <w:tcW w:w="2122" w:type="dxa"/>
            <w:vAlign w:val="center"/>
          </w:tcPr>
          <w:p w14:paraId="14B14E22" w14:textId="7F109CC2" w:rsidR="00196E64" w:rsidRPr="00F67490" w:rsidRDefault="00196E64">
            <w:r>
              <w:t>Domene eksperti</w:t>
            </w:r>
          </w:p>
        </w:tc>
        <w:tc>
          <w:tcPr>
            <w:tcW w:w="7228" w:type="dxa"/>
            <w:vAlign w:val="center"/>
          </w:tcPr>
          <w:p w14:paraId="710F3AA0" w14:textId="15BA2A17" w:rsidR="00196E64" w:rsidRPr="00F67490" w:rsidRDefault="00196E64">
            <w:r>
              <w:t>pouzdan i efikasan u pružanju potrebnih funkcija, fleksibilan u pogledu dodavanja novih funkcija</w:t>
            </w:r>
          </w:p>
        </w:tc>
      </w:tr>
      <w:tr w:rsidR="00196E64" w:rsidRPr="00F67490" w14:paraId="33FDDD19" w14:textId="77777777">
        <w:tc>
          <w:tcPr>
            <w:tcW w:w="2122" w:type="dxa"/>
            <w:vAlign w:val="center"/>
          </w:tcPr>
          <w:p w14:paraId="4EE2128A" w14:textId="62AE68A7" w:rsidR="00196E64" w:rsidRPr="00F67490" w:rsidRDefault="00196E64">
            <w:r>
              <w:t>Vlasnici proizvoda</w:t>
            </w:r>
          </w:p>
        </w:tc>
        <w:tc>
          <w:tcPr>
            <w:tcW w:w="7228" w:type="dxa"/>
            <w:vAlign w:val="center"/>
          </w:tcPr>
          <w:p w14:paraId="51EE09E1" w14:textId="75F902B0" w:rsidR="00196E64" w:rsidRPr="00F67490" w:rsidRDefault="00196E64">
            <w:r>
              <w:t>fleksibilan za pro</w:t>
            </w:r>
            <w:proofErr w:type="spellStart"/>
            <w:r w:rsidRPr="7FBE7F9C">
              <w:rPr>
                <w:lang w:val="en-US"/>
              </w:rPr>
              <w:t>širenje,dodavanje</w:t>
            </w:r>
            <w:proofErr w:type="spellEnd"/>
            <w:r>
              <w:t xml:space="preserve"> novih funkcionalnosti</w:t>
            </w:r>
          </w:p>
        </w:tc>
      </w:tr>
      <w:tr w:rsidR="00196E64" w:rsidRPr="00F67490" w14:paraId="4ABA24F0" w14:textId="77777777">
        <w:tc>
          <w:tcPr>
            <w:tcW w:w="2122" w:type="dxa"/>
            <w:vAlign w:val="center"/>
          </w:tcPr>
          <w:p w14:paraId="326FE233" w14:textId="4A730B46" w:rsidR="00196E64" w:rsidRPr="00F67490" w:rsidRDefault="00196E64">
            <w:r>
              <w:t>Programeri</w:t>
            </w:r>
          </w:p>
        </w:tc>
        <w:tc>
          <w:tcPr>
            <w:tcW w:w="7228" w:type="dxa"/>
            <w:vAlign w:val="center"/>
          </w:tcPr>
          <w:p w14:paraId="094582DE" w14:textId="018C7EFD" w:rsidR="00196E64" w:rsidRPr="00F67490" w:rsidRDefault="00196E64">
            <w:r>
              <w:t>fleksibilan i pouzdan u smislu održavanja koda, lako testabilan</w:t>
            </w:r>
          </w:p>
        </w:tc>
      </w:tr>
      <w:tr w:rsidR="00196E64" w:rsidRPr="00F67490" w14:paraId="664B4780" w14:textId="77777777">
        <w:tc>
          <w:tcPr>
            <w:tcW w:w="2122" w:type="dxa"/>
            <w:vAlign w:val="center"/>
          </w:tcPr>
          <w:p w14:paraId="524B6AE7" w14:textId="1960730F" w:rsidR="00196E64" w:rsidRPr="00F67490" w:rsidRDefault="00196E64">
            <w:r>
              <w:t>Testeri</w:t>
            </w:r>
          </w:p>
        </w:tc>
        <w:tc>
          <w:tcPr>
            <w:tcW w:w="7228" w:type="dxa"/>
            <w:vAlign w:val="center"/>
          </w:tcPr>
          <w:p w14:paraId="3250F171" w14:textId="0D2CBE2C" w:rsidR="00196E64" w:rsidRPr="00F67490" w:rsidRDefault="00196E64">
            <w:r>
              <w:t>testabilan uz odgovarajući trud, fleksibilan u pogledu automatizacije, pouzdan u smislu ponovljivih rezultata testa</w:t>
            </w:r>
          </w:p>
        </w:tc>
      </w:tr>
      <w:tr w:rsidR="00196E64" w:rsidRPr="00F67490" w14:paraId="0F8FB8C2" w14:textId="77777777">
        <w:tc>
          <w:tcPr>
            <w:tcW w:w="2122" w:type="dxa"/>
            <w:vAlign w:val="center"/>
          </w:tcPr>
          <w:p w14:paraId="10EE6DE3" w14:textId="60BE5447" w:rsidR="00196E64" w:rsidRPr="00F67490" w:rsidRDefault="00196E64">
            <w:r>
              <w:t>Administratori</w:t>
            </w:r>
          </w:p>
        </w:tc>
        <w:tc>
          <w:tcPr>
            <w:tcW w:w="7228" w:type="dxa"/>
            <w:vAlign w:val="center"/>
          </w:tcPr>
          <w:p w14:paraId="25FA54B0" w14:textId="6DB4AD7E" w:rsidR="00196E64" w:rsidRPr="00F67490" w:rsidRDefault="00196E64">
            <w:r>
              <w:t>operativan i pouzdan u pogledu jednostavnog upravljanja sistemom, siguran i pouzdan prilikom integracije sa drugim sistemima, fleksibilan u pogledu radnih okruženja, siguran i bezbedan</w:t>
            </w:r>
          </w:p>
        </w:tc>
      </w:tr>
      <w:tr w:rsidR="00196E64" w:rsidRPr="00F67490" w14:paraId="188D47CB" w14:textId="77777777">
        <w:tc>
          <w:tcPr>
            <w:tcW w:w="2122" w:type="dxa"/>
            <w:vAlign w:val="center"/>
          </w:tcPr>
          <w:p w14:paraId="78C73618" w14:textId="147EBE35" w:rsidR="00196E64" w:rsidRPr="00F67490" w:rsidRDefault="00196E64">
            <w:r>
              <w:t>Ostali</w:t>
            </w:r>
          </w:p>
        </w:tc>
        <w:tc>
          <w:tcPr>
            <w:tcW w:w="7228" w:type="dxa"/>
            <w:vAlign w:val="center"/>
          </w:tcPr>
          <w:p w14:paraId="0D733A39" w14:textId="0989D4A7" w:rsidR="00196E64" w:rsidRPr="00F67490" w:rsidRDefault="00196E64">
            <w:pPr>
              <w:keepNext/>
            </w:pPr>
            <w:r>
              <w:t>-</w:t>
            </w:r>
          </w:p>
        </w:tc>
      </w:tr>
    </w:tbl>
    <w:p w14:paraId="70D3F141" w14:textId="094A87FF" w:rsidR="00196E64" w:rsidRDefault="00196E64" w:rsidP="00196E64"/>
    <w:p w14:paraId="18C0FCEC" w14:textId="2D3930B4" w:rsidR="00196E64" w:rsidRDefault="00196E64" w:rsidP="00196E64">
      <w:pPr>
        <w:pStyle w:val="Caption"/>
        <w:keepNext/>
        <w:jc w:val="center"/>
      </w:pPr>
      <w:bookmarkStart w:id="16" w:name="_Toc225611764"/>
      <w:r>
        <w:t xml:space="preserve">Tabela </w:t>
      </w:r>
      <w:r>
        <w:fldChar w:fldCharType="begin"/>
      </w:r>
      <w:r>
        <w:instrText xml:space="preserve"> SEQ Tabela \* ARABIC </w:instrText>
      </w:r>
      <w:r>
        <w:fldChar w:fldCharType="separate"/>
      </w:r>
      <w:r>
        <w:rPr>
          <w:noProof/>
        </w:rPr>
        <w:t>2</w:t>
      </w:r>
      <w:r>
        <w:fldChar w:fldCharType="end"/>
      </w:r>
      <w:r>
        <w:t xml:space="preserve">: </w:t>
      </w:r>
      <w:r w:rsidRPr="00326D77">
        <w:t>Oznaka kvaliteta/značenje</w:t>
      </w:r>
      <w:bookmarkEnd w:id="16"/>
    </w:p>
    <w:tbl>
      <w:tblPr>
        <w:tblStyle w:val="TableGrid"/>
        <w:tblW w:w="0" w:type="auto"/>
        <w:tblLook w:val="04A0" w:firstRow="1" w:lastRow="0" w:firstColumn="1" w:lastColumn="0" w:noHBand="0" w:noVBand="1"/>
      </w:tblPr>
      <w:tblGrid>
        <w:gridCol w:w="2122"/>
        <w:gridCol w:w="7228"/>
      </w:tblGrid>
      <w:tr w:rsidR="00196E64" w:rsidRPr="00F67490" w14:paraId="4E62006B" w14:textId="77777777">
        <w:tc>
          <w:tcPr>
            <w:tcW w:w="2122" w:type="dxa"/>
            <w:shd w:val="clear" w:color="auto" w:fill="E7E6E6" w:themeFill="background2"/>
          </w:tcPr>
          <w:p w14:paraId="6CB72C01" w14:textId="13A08BF0" w:rsidR="00196E64" w:rsidRPr="00F67490" w:rsidRDefault="00196E64">
            <w:pPr>
              <w:jc w:val="both"/>
            </w:pPr>
            <w:r>
              <w:t>Oznaka</w:t>
            </w:r>
          </w:p>
        </w:tc>
        <w:tc>
          <w:tcPr>
            <w:tcW w:w="7228" w:type="dxa"/>
            <w:shd w:val="clear" w:color="auto" w:fill="E7E6E6" w:themeFill="background2"/>
          </w:tcPr>
          <w:p w14:paraId="4A202616" w14:textId="3346A0C1" w:rsidR="00196E64" w:rsidRPr="00F67490" w:rsidRDefault="00196E64">
            <w:pPr>
              <w:jc w:val="both"/>
            </w:pPr>
            <w:r>
              <w:t>Značenje</w:t>
            </w:r>
          </w:p>
        </w:tc>
      </w:tr>
      <w:tr w:rsidR="00196E64" w:rsidRPr="00F67490" w14:paraId="033908D4" w14:textId="77777777">
        <w:tc>
          <w:tcPr>
            <w:tcW w:w="2122" w:type="dxa"/>
          </w:tcPr>
          <w:p w14:paraId="20B6EE54" w14:textId="39F83D2B" w:rsidR="00196E64" w:rsidRPr="00F67490" w:rsidRDefault="00196E64">
            <w:pPr>
              <w:jc w:val="both"/>
            </w:pPr>
            <w:r>
              <w:t>#reliable</w:t>
            </w:r>
          </w:p>
        </w:tc>
        <w:tc>
          <w:tcPr>
            <w:tcW w:w="7228" w:type="dxa"/>
          </w:tcPr>
          <w:p w14:paraId="24E1BDBF" w14:textId="7882CBCB" w:rsidR="00196E64" w:rsidRPr="00F67490" w:rsidRDefault="00196E64">
            <w:pPr>
              <w:jc w:val="both"/>
            </w:pPr>
            <w:r>
              <w:t>dostupan, robustan, pouzdan, otporan na kvarove, tolerantan na greške, dosledan, oporavljiv, bezbedan, siguran</w:t>
            </w:r>
          </w:p>
        </w:tc>
      </w:tr>
      <w:tr w:rsidR="00196E64" w:rsidRPr="00F67490" w14:paraId="18C81900" w14:textId="77777777">
        <w:tc>
          <w:tcPr>
            <w:tcW w:w="2122" w:type="dxa"/>
          </w:tcPr>
          <w:p w14:paraId="3E146896" w14:textId="475A9AA2" w:rsidR="00196E64" w:rsidRPr="00F67490" w:rsidRDefault="00196E64">
            <w:pPr>
              <w:jc w:val="both"/>
            </w:pPr>
            <w:r>
              <w:t>#flexible</w:t>
            </w:r>
          </w:p>
        </w:tc>
        <w:tc>
          <w:tcPr>
            <w:tcW w:w="7228" w:type="dxa"/>
          </w:tcPr>
          <w:p w14:paraId="2FFD057B" w14:textId="16DEFE03" w:rsidR="00196E64" w:rsidRPr="00F67490" w:rsidRDefault="00196E64">
            <w:pPr>
              <w:jc w:val="both"/>
            </w:pPr>
            <w:r>
              <w:t>fleksibilan tokom razvoja (lak za promene i proširenja), fleksibilan u pogledu infrastrukture i okruženja, fleksibilan u radu (konfigurativan, prilagodljiv, integrabilan)</w:t>
            </w:r>
          </w:p>
        </w:tc>
      </w:tr>
      <w:tr w:rsidR="00196E64" w:rsidRPr="00F67490" w14:paraId="606239CC" w14:textId="77777777">
        <w:tc>
          <w:tcPr>
            <w:tcW w:w="2122" w:type="dxa"/>
          </w:tcPr>
          <w:p w14:paraId="4F73DC42" w14:textId="6A9B8C06" w:rsidR="00196E64" w:rsidRPr="00F67490" w:rsidRDefault="00196E64">
            <w:pPr>
              <w:jc w:val="both"/>
            </w:pPr>
            <w:r>
              <w:t>#efficient</w:t>
            </w:r>
          </w:p>
        </w:tc>
        <w:tc>
          <w:tcPr>
            <w:tcW w:w="7228" w:type="dxa"/>
          </w:tcPr>
          <w:p w14:paraId="2AD59FDA" w14:textId="19BB718D" w:rsidR="00196E64" w:rsidRPr="00F67490" w:rsidRDefault="00196E64">
            <w:pPr>
              <w:jc w:val="both"/>
            </w:pPr>
            <w:r>
              <w:t>brz, responzivan, efikasan u pogledu memorije, CPU-a, niti, mreže i drugih resursa, efikasno održiv i operativan</w:t>
            </w:r>
          </w:p>
        </w:tc>
      </w:tr>
      <w:tr w:rsidR="00196E64" w:rsidRPr="00F67490" w14:paraId="59272540" w14:textId="77777777">
        <w:tc>
          <w:tcPr>
            <w:tcW w:w="2122" w:type="dxa"/>
          </w:tcPr>
          <w:p w14:paraId="33502B84" w14:textId="376EEAED" w:rsidR="00196E64" w:rsidRPr="00F67490" w:rsidRDefault="00196E64">
            <w:pPr>
              <w:jc w:val="both"/>
            </w:pPr>
            <w:r>
              <w:t>#usable</w:t>
            </w:r>
          </w:p>
        </w:tc>
        <w:tc>
          <w:tcPr>
            <w:tcW w:w="7228" w:type="dxa"/>
          </w:tcPr>
          <w:p w14:paraId="25A229B7" w14:textId="0F5FB5D8" w:rsidR="00196E64" w:rsidRPr="00F67490" w:rsidRDefault="00196E64">
            <w:pPr>
              <w:jc w:val="both"/>
            </w:pPr>
            <w:r>
              <w:t>lak i prijatan za korišćenje, atraktivan, estetski dopadljiv</w:t>
            </w:r>
          </w:p>
        </w:tc>
      </w:tr>
      <w:tr w:rsidR="00196E64" w:rsidRPr="00F67490" w14:paraId="2F39C3C7" w14:textId="77777777">
        <w:tc>
          <w:tcPr>
            <w:tcW w:w="2122" w:type="dxa"/>
          </w:tcPr>
          <w:p w14:paraId="4DCCE4F0" w14:textId="3553DDF7" w:rsidR="00196E64" w:rsidRPr="00F67490" w:rsidRDefault="00196E64">
            <w:pPr>
              <w:jc w:val="both"/>
            </w:pPr>
            <w:r>
              <w:t>#operable</w:t>
            </w:r>
          </w:p>
        </w:tc>
        <w:tc>
          <w:tcPr>
            <w:tcW w:w="7228" w:type="dxa"/>
          </w:tcPr>
          <w:p w14:paraId="4877991D" w14:textId="6DA43170" w:rsidR="00196E64" w:rsidRPr="00F67490" w:rsidRDefault="00196E64">
            <w:pPr>
              <w:jc w:val="both"/>
            </w:pPr>
            <w:r>
              <w:t>lak za instalaciju, rad, nadzor i administraciju, sa adekvatnim operativnim troškovima</w:t>
            </w:r>
          </w:p>
        </w:tc>
      </w:tr>
      <w:tr w:rsidR="00196E64" w:rsidRPr="00F67490" w14:paraId="1BE216BF" w14:textId="77777777">
        <w:tc>
          <w:tcPr>
            <w:tcW w:w="2122" w:type="dxa"/>
          </w:tcPr>
          <w:p w14:paraId="561885C1" w14:textId="63A71486" w:rsidR="00196E64" w:rsidRPr="00F67490" w:rsidRDefault="00196E64">
            <w:pPr>
              <w:jc w:val="both"/>
            </w:pPr>
            <w:r>
              <w:t>#suitable</w:t>
            </w:r>
          </w:p>
        </w:tc>
        <w:tc>
          <w:tcPr>
            <w:tcW w:w="7228" w:type="dxa"/>
          </w:tcPr>
          <w:p w14:paraId="05D01C80" w14:textId="42AE7C65" w:rsidR="00196E64" w:rsidRPr="00F67490" w:rsidRDefault="00196E64">
            <w:pPr>
              <w:jc w:val="both"/>
            </w:pPr>
            <w:r>
              <w:t>pruža odgovarajuće karakteristike i funkcije</w:t>
            </w:r>
          </w:p>
        </w:tc>
      </w:tr>
      <w:tr w:rsidR="00196E64" w:rsidRPr="00F67490" w14:paraId="3B717935" w14:textId="77777777">
        <w:tc>
          <w:tcPr>
            <w:tcW w:w="2122" w:type="dxa"/>
          </w:tcPr>
          <w:p w14:paraId="4B8F525C" w14:textId="68253679" w:rsidR="00196E64" w:rsidRPr="00F67490" w:rsidRDefault="00196E64">
            <w:pPr>
              <w:jc w:val="both"/>
            </w:pPr>
            <w:r>
              <w:t>#secure</w:t>
            </w:r>
          </w:p>
        </w:tc>
        <w:tc>
          <w:tcPr>
            <w:tcW w:w="7228" w:type="dxa"/>
          </w:tcPr>
          <w:p w14:paraId="54577D5F" w14:textId="7D14A06F" w:rsidR="00196E64" w:rsidRPr="00F67490" w:rsidRDefault="00196E64">
            <w:pPr>
              <w:jc w:val="both"/>
            </w:pPr>
            <w:r>
              <w:t>dosledan, odgovoran, poverljiv, sa integritetom</w:t>
            </w:r>
          </w:p>
        </w:tc>
      </w:tr>
      <w:tr w:rsidR="00196E64" w:rsidRPr="00F67490" w14:paraId="4B9F57BB" w14:textId="77777777">
        <w:tc>
          <w:tcPr>
            <w:tcW w:w="2122" w:type="dxa"/>
          </w:tcPr>
          <w:p w14:paraId="0B43BBFA" w14:textId="1640CF67" w:rsidR="00196E64" w:rsidRPr="00F67490" w:rsidRDefault="00196E64">
            <w:pPr>
              <w:jc w:val="both"/>
            </w:pPr>
            <w:r>
              <w:t>#safe</w:t>
            </w:r>
          </w:p>
        </w:tc>
        <w:tc>
          <w:tcPr>
            <w:tcW w:w="7228" w:type="dxa"/>
          </w:tcPr>
          <w:p w14:paraId="408F1181" w14:textId="1D072D4D" w:rsidR="00196E64" w:rsidRPr="00F67490" w:rsidRDefault="00196E64">
            <w:pPr>
              <w:keepNext/>
              <w:jc w:val="both"/>
            </w:pPr>
            <w:r>
              <w:t>otporan na kvarove, izoluje greške, upozorava na opasnosti rano, prepoznaje rizike rano</w:t>
            </w:r>
          </w:p>
        </w:tc>
      </w:tr>
    </w:tbl>
    <w:p w14:paraId="61875D54" w14:textId="77777777" w:rsidR="00196E64" w:rsidRPr="00862416" w:rsidRDefault="00196E64" w:rsidP="00196E64">
      <w:pPr>
        <w:rPr>
          <w:lang w:val="en-US"/>
        </w:rPr>
      </w:pPr>
    </w:p>
    <w:p w14:paraId="19F1DDFC" w14:textId="6CE27B16" w:rsidR="00196E64" w:rsidRDefault="00196E64" w:rsidP="00196E64">
      <w:pPr>
        <w:pStyle w:val="Heading2"/>
        <w:rPr>
          <w:lang w:val="sr-Latn-RS"/>
        </w:rPr>
      </w:pPr>
      <w:bookmarkStart w:id="17" w:name="_Toc948852580"/>
      <w:bookmarkStart w:id="18" w:name="_Toc228782601"/>
      <w:r w:rsidRPr="50F063BC">
        <w:rPr>
          <w:lang w:val="sr-Latn-RS"/>
        </w:rPr>
        <w:t>2.2 Projektovanje interfejsa</w:t>
      </w:r>
      <w:bookmarkEnd w:id="17"/>
      <w:bookmarkEnd w:id="18"/>
    </w:p>
    <w:p w14:paraId="4A51AF2E" w14:textId="21C5823D" w:rsidR="00196E64" w:rsidRDefault="00196E64" w:rsidP="00196E64">
      <w:pPr>
        <w:jc w:val="both"/>
        <w:rPr>
          <w:vertAlign w:val="superscript"/>
        </w:rPr>
      </w:pPr>
      <w:r>
        <w:t>Rezultat faze projektovanja interfejsa treba da definiše sledeće informacije: precizan opis događaja ili poruka iz okruženja na koje sistem treba da odgovori, precizan opis događaja i poruka koje sistem treba da kreira, specifikaciju podataka i formata podataka koji ulaze ili izlaze iz sistema, specifikaciju dinamike interakcija.</w:t>
      </w:r>
      <w:r w:rsidRPr="06CBE8DA">
        <w:rPr>
          <w:vertAlign w:val="superscript"/>
        </w:rPr>
        <w:t xml:space="preserve"> </w:t>
      </w:r>
      <w:hyperlink w:anchor="L04" w:history="1">
        <w:r w:rsidRPr="06CBE8DA">
          <w:rPr>
            <w:rStyle w:val="Hyperlink"/>
            <w:vertAlign w:val="superscript"/>
          </w:rPr>
          <w:t>[4]</w:t>
        </w:r>
      </w:hyperlink>
      <w:r>
        <w:t>. Kada se govori o projektovanju interfejsa ono se posmatra u glavnom iz dva aspekta:</w:t>
      </w:r>
    </w:p>
    <w:p w14:paraId="3ABA5DB0" w14:textId="77777777" w:rsidR="00196E64" w:rsidRDefault="00196E64" w:rsidP="00196E64">
      <w:pPr>
        <w:pStyle w:val="ListParagraph"/>
        <w:numPr>
          <w:ilvl w:val="0"/>
          <w:numId w:val="24"/>
        </w:numPr>
        <w:ind w:left="504"/>
        <w:jc w:val="both"/>
      </w:pPr>
      <w:r>
        <w:t>Eksternih interfejsa na nivou sistema</w:t>
      </w:r>
    </w:p>
    <w:p w14:paraId="75BF634E" w14:textId="5B682B71" w:rsidR="00196E64" w:rsidRPr="00627B2F" w:rsidRDefault="00196E64" w:rsidP="00196E64">
      <w:pPr>
        <w:pStyle w:val="ListParagraph"/>
        <w:numPr>
          <w:ilvl w:val="0"/>
          <w:numId w:val="24"/>
        </w:numPr>
        <w:ind w:left="504"/>
        <w:jc w:val="both"/>
      </w:pPr>
      <w:r>
        <w:t>Aplikacionih programskih interfejsa(API)</w:t>
      </w:r>
    </w:p>
    <w:p w14:paraId="1B5CE18B" w14:textId="5EDFC301" w:rsidR="00196E64" w:rsidRDefault="00196E64" w:rsidP="00196E64">
      <w:pPr>
        <w:jc w:val="both"/>
        <w:rPr>
          <w:vertAlign w:val="superscript"/>
        </w:rPr>
      </w:pPr>
      <w:r>
        <w:t>Projektovanje eksternih interfejsa odnosi se na specifikaciju interakcije sistema sa okruženjem. Na ovom nivou se zanemaruje interna struktura softvera , a sistem se tretira kao crna kutija. Fokus prilikom projektovanja je na komunikaciji sistema sa korisnicima i drugim aplikacijama ili uređajima.</w:t>
      </w:r>
    </w:p>
    <w:p w14:paraId="79A7398E" w14:textId="3C27B144" w:rsidR="00196E64" w:rsidRPr="00C038FD" w:rsidRDefault="00196E64" w:rsidP="00196E64">
      <w:pPr>
        <w:jc w:val="both"/>
        <w:rPr>
          <w:vertAlign w:val="superscript"/>
        </w:rPr>
      </w:pPr>
      <w:r>
        <w:t xml:space="preserve">Aplikacioni programski interfejs (Application Programing Interface, skr. API) je sredstvo komunikacije između komponenti, modula i servisa savremenih distribuiranih softverskih aplikacija. Predstavlja „most“ koji različitim programskim entitetima omogućava da efikasno komuniciraju i razmenjuju podatke </w:t>
      </w:r>
      <w:hyperlink w:anchor="L08" w:history="1">
        <w:r w:rsidRPr="50F063BC">
          <w:rPr>
            <w:rStyle w:val="Hyperlink"/>
            <w:vertAlign w:val="superscript"/>
          </w:rPr>
          <w:t>[8]</w:t>
        </w:r>
      </w:hyperlink>
      <w:r>
        <w:t>.</w:t>
      </w:r>
    </w:p>
    <w:p w14:paraId="01A0E873" w14:textId="7AB48034" w:rsidR="00196E64" w:rsidRDefault="00196E64" w:rsidP="00196E64">
      <w:pPr>
        <w:pStyle w:val="Heading3"/>
      </w:pPr>
      <w:bookmarkStart w:id="19" w:name="_Toc1511401741"/>
      <w:bookmarkStart w:id="20" w:name="_Toc228782602"/>
      <w:r>
        <w:t>2.2.1 Paterni arhitekture API</w:t>
      </w:r>
      <w:bookmarkEnd w:id="19"/>
      <w:bookmarkEnd w:id="20"/>
    </w:p>
    <w:p w14:paraId="3F34472D" w14:textId="1F1C71A1" w:rsidR="00196E64" w:rsidRDefault="00196E64" w:rsidP="00196E64">
      <w:pPr>
        <w:jc w:val="both"/>
        <w:rPr>
          <w:lang w:val="en-US"/>
        </w:rPr>
      </w:pPr>
      <w:r>
        <w:t>Kada se govori o generalnom pristupu prilagođavanja API-a postoje 2 glavna pristupa</w:t>
      </w:r>
      <w:r w:rsidRPr="50F063BC">
        <w:rPr>
          <w:lang w:val="en-US"/>
        </w:rPr>
        <w:t>:</w:t>
      </w:r>
    </w:p>
    <w:p w14:paraId="7686C6B0" w14:textId="7D6ABEC8" w:rsidR="00196E64" w:rsidRDefault="00196E64" w:rsidP="00196E64">
      <w:pPr>
        <w:pStyle w:val="ListParagraph"/>
        <w:numPr>
          <w:ilvl w:val="0"/>
          <w:numId w:val="6"/>
        </w:numPr>
        <w:ind w:left="504"/>
        <w:jc w:val="both"/>
        <w:rPr>
          <w:vertAlign w:val="superscript"/>
        </w:rPr>
      </w:pPr>
      <w:r>
        <w:t xml:space="preserve">Inside-out </w:t>
      </w:r>
      <w:r w:rsidRPr="50F063BC">
        <w:rPr>
          <w:i/>
          <w:iCs/>
        </w:rPr>
        <w:t>API</w:t>
      </w:r>
      <w:r>
        <w:t xml:space="preserve"> dizajn - Počinje od serverske strane. Interna logika i mogućnosti sistema se izlažu kroz </w:t>
      </w:r>
      <w:r w:rsidRPr="50F063BC">
        <w:rPr>
          <w:i/>
          <w:iCs/>
        </w:rPr>
        <w:t>API</w:t>
      </w:r>
      <w:r>
        <w:t xml:space="preserve">, ovaj pristup je jednostavniji za implementirati i intuitivan programerima serverske strane. Međutim, ovaj pristup često dovodi do tesno povezanih (tight-coupled) </w:t>
      </w:r>
      <w:r w:rsidRPr="50F063BC">
        <w:rPr>
          <w:i/>
          <w:iCs/>
        </w:rPr>
        <w:t>API-ja</w:t>
      </w:r>
      <w:r>
        <w:t xml:space="preserve"> koji su složeniji za korišćenje i održavanja </w:t>
      </w:r>
      <w:hyperlink w:anchor="L09" w:history="1">
        <w:r w:rsidRPr="50F063BC">
          <w:rPr>
            <w:rStyle w:val="Hyperlink"/>
            <w:vertAlign w:val="superscript"/>
          </w:rPr>
          <w:t>[9]</w:t>
        </w:r>
      </w:hyperlink>
      <w:r>
        <w:t>.</w:t>
      </w:r>
    </w:p>
    <w:p w14:paraId="23573C0D" w14:textId="0326035C" w:rsidR="00196E64" w:rsidRPr="00CA46D0" w:rsidRDefault="00196E64" w:rsidP="00196E64">
      <w:pPr>
        <w:pStyle w:val="ListParagraph"/>
        <w:numPr>
          <w:ilvl w:val="0"/>
          <w:numId w:val="6"/>
        </w:numPr>
        <w:ind w:left="504"/>
        <w:jc w:val="both"/>
        <w:rPr>
          <w:vertAlign w:val="superscript"/>
          <w:lang w:val="en-US"/>
        </w:rPr>
      </w:pPr>
      <w:r w:rsidRPr="50F063BC">
        <w:rPr>
          <w:lang w:val="en-US"/>
        </w:rPr>
        <w:t xml:space="preserve">Outside-in </w:t>
      </w:r>
      <w:r w:rsidRPr="50F063BC">
        <w:rPr>
          <w:i/>
          <w:iCs/>
          <w:lang w:val="en-US"/>
        </w:rPr>
        <w:t>API</w:t>
      </w:r>
      <w:r w:rsidRPr="50F063BC">
        <w:rPr>
          <w:lang w:val="en-US"/>
        </w:rPr>
        <w:t xml:space="preserve"> </w:t>
      </w:r>
      <w:proofErr w:type="spellStart"/>
      <w:r w:rsidRPr="50F063BC">
        <w:rPr>
          <w:lang w:val="en-US"/>
        </w:rPr>
        <w:t>dizajn</w:t>
      </w:r>
      <w:proofErr w:type="spellEnd"/>
      <w:r w:rsidRPr="50F063BC">
        <w:rPr>
          <w:lang w:val="en-US"/>
        </w:rPr>
        <w:t xml:space="preserve"> - </w:t>
      </w:r>
      <w:proofErr w:type="spellStart"/>
      <w:r w:rsidRPr="50F063BC">
        <w:rPr>
          <w:lang w:val="en-US"/>
        </w:rPr>
        <w:t>Prilagođava</w:t>
      </w:r>
      <w:proofErr w:type="spellEnd"/>
      <w:r w:rsidRPr="50F063BC">
        <w:rPr>
          <w:lang w:val="en-US"/>
        </w:rPr>
        <w:t xml:space="preserve"> se </w:t>
      </w:r>
      <w:proofErr w:type="spellStart"/>
      <w:r w:rsidRPr="50F063BC">
        <w:rPr>
          <w:lang w:val="en-US"/>
        </w:rPr>
        <w:t>potrebama</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očekivanjima</w:t>
      </w:r>
      <w:proofErr w:type="spellEnd"/>
      <w:r w:rsidRPr="50F063BC">
        <w:rPr>
          <w:lang w:val="en-US"/>
        </w:rPr>
        <w:t xml:space="preserve"> </w:t>
      </w:r>
      <w:proofErr w:type="spellStart"/>
      <w:r w:rsidRPr="50F063BC">
        <w:rPr>
          <w:lang w:val="en-US"/>
        </w:rPr>
        <w:t>krajnjih</w:t>
      </w:r>
      <w:proofErr w:type="spellEnd"/>
      <w:r w:rsidRPr="50F063BC">
        <w:rPr>
          <w:lang w:val="en-US"/>
        </w:rPr>
        <w:t xml:space="preserve"> </w:t>
      </w:r>
      <w:proofErr w:type="spellStart"/>
      <w:r w:rsidRPr="50F063BC">
        <w:rPr>
          <w:lang w:val="en-US"/>
        </w:rPr>
        <w:t>korisnika</w:t>
      </w:r>
      <w:proofErr w:type="spellEnd"/>
      <w:r w:rsidRPr="50F063BC">
        <w:rPr>
          <w:lang w:val="en-US"/>
        </w:rPr>
        <w:t xml:space="preserve"> </w:t>
      </w:r>
      <w:r w:rsidRPr="50F063BC">
        <w:rPr>
          <w:i/>
          <w:iCs/>
          <w:lang w:val="en-US"/>
        </w:rPr>
        <w:t>API-ja</w:t>
      </w:r>
      <w:r w:rsidRPr="50F063BC">
        <w:rPr>
          <w:lang w:val="en-US"/>
        </w:rPr>
        <w:t xml:space="preserve">. </w:t>
      </w:r>
      <w:proofErr w:type="spellStart"/>
      <w:r w:rsidRPr="50F063BC">
        <w:rPr>
          <w:lang w:val="en-US"/>
        </w:rPr>
        <w:t>Fokusira</w:t>
      </w:r>
      <w:proofErr w:type="spellEnd"/>
      <w:r w:rsidRPr="50F063BC">
        <w:rPr>
          <w:lang w:val="en-US"/>
        </w:rPr>
        <w:t xml:space="preserve"> se </w:t>
      </w:r>
      <w:proofErr w:type="spellStart"/>
      <w:r w:rsidRPr="50F063BC">
        <w:rPr>
          <w:lang w:val="en-US"/>
        </w:rPr>
        <w:t>na</w:t>
      </w:r>
      <w:proofErr w:type="spellEnd"/>
      <w:r w:rsidRPr="50F063BC">
        <w:rPr>
          <w:lang w:val="en-US"/>
        </w:rPr>
        <w:t xml:space="preserve"> </w:t>
      </w:r>
      <w:proofErr w:type="spellStart"/>
      <w:r w:rsidRPr="50F063BC">
        <w:rPr>
          <w:lang w:val="en-US"/>
        </w:rPr>
        <w:t>jednostavnost</w:t>
      </w:r>
      <w:proofErr w:type="spellEnd"/>
      <w:r w:rsidRPr="50F063BC">
        <w:rPr>
          <w:lang w:val="en-US"/>
        </w:rPr>
        <w:t xml:space="preserve">, </w:t>
      </w:r>
      <w:proofErr w:type="spellStart"/>
      <w:r w:rsidRPr="50F063BC">
        <w:rPr>
          <w:lang w:val="en-US"/>
        </w:rPr>
        <w:t>intuitivnost</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apstrakciju</w:t>
      </w:r>
      <w:proofErr w:type="spellEnd"/>
      <w:r w:rsidRPr="50F063BC">
        <w:rPr>
          <w:lang w:val="en-US"/>
        </w:rPr>
        <w:t xml:space="preserve"> interne </w:t>
      </w:r>
      <w:proofErr w:type="spellStart"/>
      <w:r w:rsidRPr="50F063BC">
        <w:rPr>
          <w:lang w:val="en-US"/>
        </w:rPr>
        <w:t>kompleksnosti</w:t>
      </w:r>
      <w:proofErr w:type="spellEnd"/>
      <w:r w:rsidRPr="50F063BC">
        <w:rPr>
          <w:lang w:val="en-US"/>
        </w:rPr>
        <w:t xml:space="preserve"> </w:t>
      </w:r>
      <w:proofErr w:type="spellStart"/>
      <w:r w:rsidRPr="50F063BC">
        <w:rPr>
          <w:lang w:val="en-US"/>
        </w:rPr>
        <w:t>sistema</w:t>
      </w:r>
      <w:proofErr w:type="spellEnd"/>
      <w:r w:rsidRPr="50F063BC">
        <w:rPr>
          <w:lang w:val="en-US"/>
        </w:rPr>
        <w:t xml:space="preserve">. </w:t>
      </w:r>
      <w:proofErr w:type="spellStart"/>
      <w:r w:rsidRPr="50F063BC">
        <w:rPr>
          <w:lang w:val="en-US"/>
        </w:rPr>
        <w:t>Rezultat</w:t>
      </w:r>
      <w:proofErr w:type="spellEnd"/>
      <w:r w:rsidRPr="50F063BC">
        <w:rPr>
          <w:lang w:val="en-US"/>
        </w:rPr>
        <w:t xml:space="preserve"> </w:t>
      </w:r>
      <w:proofErr w:type="spellStart"/>
      <w:r w:rsidRPr="50F063BC">
        <w:rPr>
          <w:lang w:val="en-US"/>
        </w:rPr>
        <w:t>su</w:t>
      </w:r>
      <w:proofErr w:type="spellEnd"/>
      <w:r w:rsidRPr="50F063BC">
        <w:rPr>
          <w:lang w:val="en-US"/>
        </w:rPr>
        <w:t xml:space="preserve"> </w:t>
      </w:r>
      <w:proofErr w:type="spellStart"/>
      <w:r w:rsidRPr="50F063BC">
        <w:rPr>
          <w:lang w:val="en-US"/>
        </w:rPr>
        <w:t>fleksibilni</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lako</w:t>
      </w:r>
      <w:proofErr w:type="spellEnd"/>
      <w:r w:rsidRPr="50F063BC">
        <w:rPr>
          <w:lang w:val="en-US"/>
        </w:rPr>
        <w:t xml:space="preserve"> </w:t>
      </w:r>
      <w:proofErr w:type="spellStart"/>
      <w:r w:rsidRPr="50F063BC">
        <w:rPr>
          <w:lang w:val="en-US"/>
        </w:rPr>
        <w:t>održivi</w:t>
      </w:r>
      <w:proofErr w:type="spellEnd"/>
      <w:r w:rsidRPr="50F063BC">
        <w:rPr>
          <w:lang w:val="en-US"/>
        </w:rPr>
        <w:t xml:space="preserve"> </w:t>
      </w:r>
      <w:r w:rsidRPr="50F063BC">
        <w:rPr>
          <w:i/>
          <w:iCs/>
          <w:lang w:val="en-US"/>
        </w:rPr>
        <w:t>API-ji</w:t>
      </w:r>
      <w:r w:rsidRPr="50F063BC">
        <w:rPr>
          <w:lang w:val="en-US"/>
        </w:rPr>
        <w:t xml:space="preserve"> koji </w:t>
      </w:r>
      <w:proofErr w:type="spellStart"/>
      <w:r w:rsidRPr="50F063BC">
        <w:rPr>
          <w:lang w:val="en-US"/>
        </w:rPr>
        <w:t>su</w:t>
      </w:r>
      <w:proofErr w:type="spellEnd"/>
      <w:r w:rsidRPr="50F063BC">
        <w:rPr>
          <w:lang w:val="en-US"/>
        </w:rPr>
        <w:t xml:space="preserve"> </w:t>
      </w:r>
      <w:proofErr w:type="spellStart"/>
      <w:r w:rsidRPr="50F063BC">
        <w:rPr>
          <w:lang w:val="en-US"/>
        </w:rPr>
        <w:t>manje</w:t>
      </w:r>
      <w:proofErr w:type="spellEnd"/>
      <w:r w:rsidRPr="50F063BC">
        <w:rPr>
          <w:lang w:val="en-US"/>
        </w:rPr>
        <w:t xml:space="preserve"> </w:t>
      </w:r>
      <w:proofErr w:type="spellStart"/>
      <w:r w:rsidRPr="50F063BC">
        <w:rPr>
          <w:lang w:val="en-US"/>
        </w:rPr>
        <w:t>zavisni</w:t>
      </w:r>
      <w:proofErr w:type="spellEnd"/>
      <w:r w:rsidRPr="50F063BC">
        <w:rPr>
          <w:lang w:val="en-US"/>
        </w:rPr>
        <w:t xml:space="preserve"> od </w:t>
      </w:r>
      <w:proofErr w:type="spellStart"/>
      <w:r w:rsidRPr="50F063BC">
        <w:rPr>
          <w:lang w:val="en-US"/>
        </w:rPr>
        <w:t>unutrašnje</w:t>
      </w:r>
      <w:proofErr w:type="spellEnd"/>
      <w:r w:rsidRPr="50F063BC">
        <w:rPr>
          <w:lang w:val="en-US"/>
        </w:rPr>
        <w:t xml:space="preserve"> </w:t>
      </w:r>
      <w:proofErr w:type="spellStart"/>
      <w:r w:rsidRPr="50F063BC">
        <w:rPr>
          <w:lang w:val="en-US"/>
        </w:rPr>
        <w:t>implementacije</w:t>
      </w:r>
      <w:proofErr w:type="spellEnd"/>
      <w:r w:rsidRPr="50F063BC">
        <w:rPr>
          <w:vertAlign w:val="superscript"/>
        </w:rPr>
        <w:t xml:space="preserve"> </w:t>
      </w:r>
      <w:hyperlink w:anchor="L09" w:history="1">
        <w:r w:rsidRPr="50F063BC">
          <w:rPr>
            <w:rStyle w:val="Hyperlink"/>
            <w:vertAlign w:val="superscript"/>
          </w:rPr>
          <w:t>[9]</w:t>
        </w:r>
      </w:hyperlink>
      <w:r w:rsidRPr="50F063BC">
        <w:rPr>
          <w:lang w:val="en-US"/>
        </w:rPr>
        <w:t>.</w:t>
      </w:r>
    </w:p>
    <w:p w14:paraId="2B44AA64" w14:textId="040411FD" w:rsidR="00196E64" w:rsidRDefault="00196E64" w:rsidP="00196E64">
      <w:pPr>
        <w:jc w:val="both"/>
        <w:rPr>
          <w:vertAlign w:val="superscript"/>
        </w:rPr>
      </w:pPr>
      <w:r>
        <w:t xml:space="preserve">Osim ovog patterna </w:t>
      </w:r>
      <w:r w:rsidRPr="50F063BC">
        <w:rPr>
          <w:i/>
          <w:iCs/>
        </w:rPr>
        <w:t xml:space="preserve">API </w:t>
      </w:r>
      <w:r>
        <w:t xml:space="preserve">direction na slici postoji još dosta </w:t>
      </w:r>
      <w:r w:rsidRPr="50F063BC">
        <w:rPr>
          <w:i/>
          <w:iCs/>
        </w:rPr>
        <w:t xml:space="preserve">API </w:t>
      </w:r>
      <w:r>
        <w:t xml:space="preserve">patterna koji na najvišem nivou apstrakcije olakšavaju proces projektovanja dobro organizovanih i čitljivih </w:t>
      </w:r>
      <w:r w:rsidRPr="50F063BC">
        <w:rPr>
          <w:i/>
          <w:iCs/>
        </w:rPr>
        <w:t>API</w:t>
      </w:r>
      <w:r>
        <w:t>-ja. Podeljeni su u nekoliko grupa i svaka grupa rešava određen set problema</w:t>
      </w:r>
    </w:p>
    <w:p w14:paraId="35A0DBF9" w14:textId="385CE37B" w:rsidR="00196E64" w:rsidRDefault="00196E64" w:rsidP="00196E64">
      <w:pPr>
        <w:keepNext/>
      </w:pPr>
      <w:r w:rsidRPr="00893284">
        <w:rPr>
          <w:noProof/>
          <w:vertAlign w:val="superscript"/>
          <w:lang w:val="en-US"/>
        </w:rPr>
        <w:drawing>
          <wp:inline distT="0" distB="0" distL="0" distR="0" wp14:anchorId="17E858A1" wp14:editId="479CE19E">
            <wp:extent cx="5746626" cy="3671455"/>
            <wp:effectExtent l="0" t="0" r="698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5266" cy="3683364"/>
                    </a:xfrm>
                    <a:prstGeom prst="rect">
                      <a:avLst/>
                    </a:prstGeom>
                  </pic:spPr>
                </pic:pic>
              </a:graphicData>
            </a:graphic>
          </wp:inline>
        </w:drawing>
      </w:r>
    </w:p>
    <w:p w14:paraId="00BFC009" w14:textId="45816326" w:rsidR="00196E64" w:rsidRDefault="00196E64" w:rsidP="00196E64">
      <w:pPr>
        <w:pStyle w:val="Caption"/>
        <w:jc w:val="center"/>
      </w:pPr>
      <w:bookmarkStart w:id="21" w:name="_Toc228782674"/>
      <w:r>
        <w:t xml:space="preserve">Slika </w:t>
      </w:r>
      <w:r>
        <w:fldChar w:fldCharType="begin"/>
      </w:r>
      <w:r>
        <w:instrText xml:space="preserve"> SEQ Slika \* ARABIC </w:instrText>
      </w:r>
      <w:r>
        <w:fldChar w:fldCharType="separate"/>
      </w:r>
      <w:r>
        <w:rPr>
          <w:noProof/>
        </w:rPr>
        <w:t>5</w:t>
      </w:r>
      <w:r>
        <w:fldChar w:fldCharType="end"/>
      </w:r>
      <w:r>
        <w:t xml:space="preserve">: </w:t>
      </w:r>
      <w:r w:rsidRPr="005E666C">
        <w:t>Paterni arhitekture aplikacionih programskih interfejsa</w:t>
      </w:r>
      <w:r>
        <w:t xml:space="preserve">, preuzeto sa </w:t>
      </w:r>
      <w:hyperlink w:anchor="L10" w:history="1">
        <w:r w:rsidRPr="00CA46D0">
          <w:rPr>
            <w:rStyle w:val="Hyperlink"/>
            <w:vertAlign w:val="superscript"/>
          </w:rPr>
          <w:t>[10]</w:t>
        </w:r>
        <w:bookmarkEnd w:id="21"/>
      </w:hyperlink>
    </w:p>
    <w:p w14:paraId="082DB4CF" w14:textId="44D3A9FA" w:rsidR="00196E64" w:rsidRDefault="00196E64" w:rsidP="00196E64">
      <w:pPr>
        <w:pStyle w:val="ListParagraph"/>
        <w:numPr>
          <w:ilvl w:val="0"/>
          <w:numId w:val="37"/>
        </w:numPr>
      </w:pPr>
      <w:r w:rsidRPr="000B61C0">
        <w:rPr>
          <w:rStyle w:val="Strong"/>
          <w:b w:val="0"/>
          <w:bCs w:val="0"/>
        </w:rPr>
        <w:t>Vidljivost API-ja (</w:t>
      </w:r>
      <w:r w:rsidRPr="000F6D31">
        <w:rPr>
          <w:rStyle w:val="Strong"/>
          <w:b w:val="0"/>
          <w:bCs w:val="0"/>
          <w:i/>
          <w:iCs/>
        </w:rPr>
        <w:t>API Visibility</w:t>
      </w:r>
      <w:r w:rsidRPr="000B61C0">
        <w:rPr>
          <w:rStyle w:val="Strong"/>
          <w:b w:val="0"/>
          <w:bCs w:val="0"/>
        </w:rPr>
        <w:t>)</w:t>
      </w:r>
      <w:r>
        <w:t>, d</w:t>
      </w:r>
      <w:r w:rsidRPr="00BB1D18">
        <w:t>efiniš</w:t>
      </w:r>
      <w:r>
        <w:t>u</w:t>
      </w:r>
      <w:r w:rsidRPr="00BB1D18">
        <w:t xml:space="preserve"> ko ima pristup API-ju i pod kojim uslovima. Fokus je na kontroli izloženosti funkcionalnosti sistema </w:t>
      </w:r>
      <w:r>
        <w:t xml:space="preserve">, </w:t>
      </w:r>
      <w:r w:rsidRPr="00BB1D18">
        <w:t>da li su servisi namenjeni široj javnosti, ograničenim partnerima ili isključivo internim komponentama.</w:t>
      </w:r>
    </w:p>
    <w:p w14:paraId="7A445C20" w14:textId="77777777" w:rsidR="00196E64" w:rsidRDefault="00196E64" w:rsidP="00196E64">
      <w:pPr>
        <w:pStyle w:val="ListParagraph"/>
      </w:pPr>
    </w:p>
    <w:p w14:paraId="56AFA3AE" w14:textId="5CA77DC5" w:rsidR="00196E64" w:rsidRDefault="00196E64" w:rsidP="00196E64">
      <w:pPr>
        <w:pStyle w:val="ListParagraph"/>
        <w:numPr>
          <w:ilvl w:val="0"/>
          <w:numId w:val="37"/>
        </w:numPr>
      </w:pPr>
      <w:r w:rsidRPr="006C7F23">
        <w:t>Smer API komunikacije (</w:t>
      </w:r>
      <w:r w:rsidRPr="000F6D31">
        <w:rPr>
          <w:i/>
          <w:iCs/>
        </w:rPr>
        <w:t>API Direction</w:t>
      </w:r>
      <w:r w:rsidRPr="00613FEC">
        <w:rPr>
          <w:b/>
          <w:bCs/>
        </w:rPr>
        <w:t xml:space="preserve">) </w:t>
      </w:r>
      <w:r w:rsidRPr="00613FEC">
        <w:t>opisuje ulogu API-ja u komunikacionoj arhitekturi sistema, odnosno da li služi kao veza prema korisničkom interfejsu ili kao sredstvo integracije između serverskih komponenti. Fokus je na razdvajanju odgovornosti i optimizaciji komunikacije u zavisnosti od sloja sistema.</w:t>
      </w:r>
    </w:p>
    <w:p w14:paraId="529162D8" w14:textId="77777777" w:rsidR="00196E64" w:rsidRDefault="00196E64" w:rsidP="00196E64">
      <w:pPr>
        <w:pStyle w:val="ListParagraph"/>
      </w:pPr>
    </w:p>
    <w:p w14:paraId="6FAFCFD9" w14:textId="39E7EB61" w:rsidR="00196E64" w:rsidRPr="00015E9E" w:rsidRDefault="00196E64" w:rsidP="00196E64">
      <w:pPr>
        <w:pStyle w:val="ListParagraph"/>
        <w:numPr>
          <w:ilvl w:val="0"/>
          <w:numId w:val="37"/>
        </w:numPr>
      </w:pPr>
      <w:r>
        <w:t>Osnovna struktura poruke(</w:t>
      </w:r>
      <w:r w:rsidRPr="000F6D31">
        <w:rPr>
          <w:i/>
          <w:iCs/>
        </w:rPr>
        <w:t>Basic Message Structure</w:t>
      </w:r>
      <w:r>
        <w:t>) opisuje</w:t>
      </w:r>
      <w:r>
        <w:rPr>
          <w:lang w:val="en-US"/>
        </w:rPr>
        <w:t xml:space="preserve"> </w:t>
      </w:r>
      <w:proofErr w:type="spellStart"/>
      <w:r>
        <w:rPr>
          <w:lang w:val="en-US"/>
        </w:rPr>
        <w:t>načine</w:t>
      </w:r>
      <w:proofErr w:type="spellEnd"/>
      <w:r>
        <w:rPr>
          <w:lang w:val="en-US"/>
        </w:rPr>
        <w:t xml:space="preserve"> </w:t>
      </w:r>
      <w:proofErr w:type="spellStart"/>
      <w:r>
        <w:rPr>
          <w:lang w:val="en-US"/>
        </w:rPr>
        <w:t>strukturiranja</w:t>
      </w:r>
      <w:proofErr w:type="spellEnd"/>
      <w:r>
        <w:rPr>
          <w:lang w:val="en-US"/>
        </w:rPr>
        <w:t xml:space="preserve"> </w:t>
      </w:r>
      <w:proofErr w:type="spellStart"/>
      <w:r>
        <w:rPr>
          <w:lang w:val="en-US"/>
        </w:rPr>
        <w:t>poruka</w:t>
      </w:r>
      <w:proofErr w:type="spellEnd"/>
      <w:r>
        <w:rPr>
          <w:lang w:val="en-US"/>
        </w:rPr>
        <w:t xml:space="preserve"> u </w:t>
      </w:r>
      <w:proofErr w:type="spellStart"/>
      <w:r>
        <w:rPr>
          <w:lang w:val="en-US"/>
        </w:rPr>
        <w:t>komunikaciji</w:t>
      </w:r>
      <w:proofErr w:type="spellEnd"/>
      <w:r>
        <w:rPr>
          <w:lang w:val="en-US"/>
        </w:rPr>
        <w:t xml:space="preserve"> </w:t>
      </w:r>
      <w:proofErr w:type="spellStart"/>
      <w:r>
        <w:rPr>
          <w:lang w:val="en-US"/>
        </w:rPr>
        <w:t>izmedju</w:t>
      </w:r>
      <w:proofErr w:type="spellEnd"/>
      <w:r>
        <w:rPr>
          <w:lang w:val="en-US"/>
        </w:rPr>
        <w:t xml:space="preserve"> </w:t>
      </w:r>
      <w:proofErr w:type="spellStart"/>
      <w:r>
        <w:rPr>
          <w:lang w:val="en-US"/>
        </w:rPr>
        <w:t>api</w:t>
      </w:r>
      <w:proofErr w:type="spellEnd"/>
      <w:r>
        <w:rPr>
          <w:lang w:val="en-US"/>
        </w:rPr>
        <w:t xml:space="preserve">-a. </w:t>
      </w:r>
      <w:proofErr w:type="spellStart"/>
      <w:r>
        <w:rPr>
          <w:lang w:val="en-US"/>
        </w:rPr>
        <w:t>Strukture</w:t>
      </w:r>
      <w:proofErr w:type="spellEnd"/>
      <w:r>
        <w:rPr>
          <w:lang w:val="en-US"/>
        </w:rPr>
        <w:t xml:space="preserve"> </w:t>
      </w:r>
      <w:proofErr w:type="spellStart"/>
      <w:r>
        <w:rPr>
          <w:lang w:val="en-US"/>
        </w:rPr>
        <w:t>omogućavaju</w:t>
      </w:r>
      <w:proofErr w:type="spellEnd"/>
      <w:r>
        <w:rPr>
          <w:lang w:val="en-US"/>
        </w:rPr>
        <w:t xml:space="preserve"> </w:t>
      </w:r>
      <w:proofErr w:type="spellStart"/>
      <w:r>
        <w:rPr>
          <w:lang w:val="en-US"/>
        </w:rPr>
        <w:t>bolju</w:t>
      </w:r>
      <w:proofErr w:type="spellEnd"/>
      <w:r>
        <w:rPr>
          <w:lang w:val="en-US"/>
        </w:rPr>
        <w:t xml:space="preserve"> </w:t>
      </w:r>
      <w:proofErr w:type="spellStart"/>
      <w:r>
        <w:rPr>
          <w:lang w:val="en-US"/>
        </w:rPr>
        <w:t>preglednost</w:t>
      </w:r>
      <w:proofErr w:type="spellEnd"/>
      <w:r>
        <w:rPr>
          <w:lang w:val="en-US"/>
        </w:rPr>
        <w:t xml:space="preserve"> </w:t>
      </w:r>
      <w:proofErr w:type="spellStart"/>
      <w:r>
        <w:rPr>
          <w:lang w:val="en-US"/>
        </w:rPr>
        <w:t>i</w:t>
      </w:r>
      <w:proofErr w:type="spellEnd"/>
      <w:r>
        <w:rPr>
          <w:lang w:val="en-US"/>
        </w:rPr>
        <w:t xml:space="preserve"> </w:t>
      </w:r>
      <w:proofErr w:type="spellStart"/>
      <w:r>
        <w:rPr>
          <w:lang w:val="en-US"/>
        </w:rPr>
        <w:t>lakšu</w:t>
      </w:r>
      <w:proofErr w:type="spellEnd"/>
      <w:r>
        <w:rPr>
          <w:lang w:val="en-US"/>
        </w:rPr>
        <w:t xml:space="preserve"> </w:t>
      </w:r>
      <w:proofErr w:type="spellStart"/>
      <w:r>
        <w:rPr>
          <w:lang w:val="en-US"/>
        </w:rPr>
        <w:t>obradu</w:t>
      </w:r>
      <w:proofErr w:type="spellEnd"/>
      <w:r>
        <w:rPr>
          <w:lang w:val="en-US"/>
        </w:rPr>
        <w:t xml:space="preserve">, </w:t>
      </w:r>
      <w:proofErr w:type="spellStart"/>
      <w:r>
        <w:rPr>
          <w:lang w:val="en-US"/>
        </w:rPr>
        <w:t>gde</w:t>
      </w:r>
      <w:proofErr w:type="spellEnd"/>
      <w:r>
        <w:rPr>
          <w:lang w:val="en-US"/>
        </w:rPr>
        <w:t xml:space="preserve"> </w:t>
      </w:r>
      <w:proofErr w:type="spellStart"/>
      <w:r>
        <w:rPr>
          <w:lang w:val="en-US"/>
        </w:rPr>
        <w:t>sam</w:t>
      </w:r>
      <w:proofErr w:type="spellEnd"/>
      <w:r>
        <w:rPr>
          <w:lang w:val="en-US"/>
        </w:rPr>
        <w:t xml:space="preserve"> </w:t>
      </w:r>
      <w:proofErr w:type="spellStart"/>
      <w:r>
        <w:rPr>
          <w:lang w:val="en-US"/>
        </w:rPr>
        <w:t>podatak</w:t>
      </w:r>
      <w:proofErr w:type="spellEnd"/>
      <w:r>
        <w:rPr>
          <w:lang w:val="en-US"/>
        </w:rPr>
        <w:t xml:space="preserve"> u </w:t>
      </w:r>
      <w:proofErr w:type="spellStart"/>
      <w:r>
        <w:rPr>
          <w:lang w:val="en-US"/>
        </w:rPr>
        <w:t>paru</w:t>
      </w:r>
      <w:proofErr w:type="spellEnd"/>
      <w:r>
        <w:rPr>
          <w:lang w:val="en-US"/>
        </w:rPr>
        <w:t xml:space="preserve"> </w:t>
      </w:r>
      <w:proofErr w:type="spellStart"/>
      <w:r>
        <w:rPr>
          <w:lang w:val="en-US"/>
        </w:rPr>
        <w:t>ključ-podatak</w:t>
      </w:r>
      <w:proofErr w:type="spellEnd"/>
      <w:r>
        <w:rPr>
          <w:lang w:val="en-US"/>
        </w:rPr>
        <w:t xml:space="preserve"> </w:t>
      </w:r>
      <w:proofErr w:type="spellStart"/>
      <w:r>
        <w:rPr>
          <w:lang w:val="en-US"/>
        </w:rPr>
        <w:t>može</w:t>
      </w:r>
      <w:proofErr w:type="spellEnd"/>
      <w:r>
        <w:rPr>
          <w:lang w:val="en-US"/>
        </w:rPr>
        <w:t xml:space="preserve"> </w:t>
      </w:r>
      <w:proofErr w:type="spellStart"/>
      <w:r>
        <w:rPr>
          <w:lang w:val="en-US"/>
        </w:rPr>
        <w:t>biti</w:t>
      </w:r>
      <w:proofErr w:type="spellEnd"/>
      <w:r>
        <w:rPr>
          <w:lang w:val="en-US"/>
        </w:rPr>
        <w:t xml:space="preserve"> </w:t>
      </w:r>
      <w:proofErr w:type="spellStart"/>
      <w:r>
        <w:rPr>
          <w:lang w:val="en-US"/>
        </w:rPr>
        <w:t>niz</w:t>
      </w:r>
      <w:proofErr w:type="spellEnd"/>
      <w:r>
        <w:rPr>
          <w:lang w:val="en-US"/>
        </w:rPr>
        <w:t xml:space="preserve"> </w:t>
      </w:r>
      <w:proofErr w:type="spellStart"/>
      <w:r>
        <w:rPr>
          <w:lang w:val="en-US"/>
        </w:rPr>
        <w:t>podataka</w:t>
      </w:r>
      <w:proofErr w:type="spellEnd"/>
      <w:r>
        <w:rPr>
          <w:lang w:val="en-US"/>
        </w:rPr>
        <w:t xml:space="preserve"> </w:t>
      </w:r>
      <w:proofErr w:type="spellStart"/>
      <w:r>
        <w:rPr>
          <w:lang w:val="en-US"/>
        </w:rPr>
        <w:t>ili</w:t>
      </w:r>
      <w:proofErr w:type="spellEnd"/>
      <w:r>
        <w:rPr>
          <w:lang w:val="en-US"/>
        </w:rPr>
        <w:t xml:space="preserve"> </w:t>
      </w:r>
      <w:proofErr w:type="spellStart"/>
      <w:r>
        <w:rPr>
          <w:lang w:val="en-US"/>
        </w:rPr>
        <w:t>drugi</w:t>
      </w:r>
      <w:proofErr w:type="spellEnd"/>
      <w:r>
        <w:rPr>
          <w:lang w:val="en-US"/>
        </w:rPr>
        <w:t xml:space="preserve"> par </w:t>
      </w:r>
      <w:proofErr w:type="spellStart"/>
      <w:r>
        <w:rPr>
          <w:lang w:val="en-US"/>
        </w:rPr>
        <w:t>ključ-podatak</w:t>
      </w:r>
      <w:proofErr w:type="spellEnd"/>
      <w:r>
        <w:rPr>
          <w:lang w:val="en-US"/>
        </w:rPr>
        <w:t xml:space="preserve">, </w:t>
      </w:r>
      <w:proofErr w:type="spellStart"/>
      <w:r>
        <w:rPr>
          <w:lang w:val="en-US"/>
        </w:rPr>
        <w:t>tj</w:t>
      </w:r>
      <w:proofErr w:type="spellEnd"/>
      <w:r>
        <w:rPr>
          <w:lang w:val="en-US"/>
        </w:rPr>
        <w:t xml:space="preserve"> </w:t>
      </w:r>
      <w:proofErr w:type="spellStart"/>
      <w:r>
        <w:rPr>
          <w:lang w:val="en-US"/>
        </w:rPr>
        <w:t>stablo</w:t>
      </w:r>
      <w:proofErr w:type="spellEnd"/>
      <w:r>
        <w:rPr>
          <w:lang w:val="en-US"/>
        </w:rPr>
        <w:t>.</w:t>
      </w:r>
    </w:p>
    <w:p w14:paraId="7CB13216" w14:textId="77777777" w:rsidR="00196E64" w:rsidRPr="001C7A05" w:rsidRDefault="00196E64" w:rsidP="00196E64">
      <w:pPr>
        <w:pStyle w:val="ListParagraph"/>
      </w:pPr>
    </w:p>
    <w:p w14:paraId="7A09AD3D" w14:textId="77777777" w:rsidR="00196E64" w:rsidRDefault="00196E64" w:rsidP="00196E64">
      <w:pPr>
        <w:pStyle w:val="ListParagraph"/>
        <w:numPr>
          <w:ilvl w:val="0"/>
          <w:numId w:val="37"/>
        </w:numPr>
      </w:pPr>
      <w:r>
        <w:t xml:space="preserve">Uloge endpoint-a i operacione odgovornosti </w:t>
      </w:r>
      <w:r w:rsidRPr="000F6D31">
        <w:rPr>
          <w:i/>
          <w:iCs/>
        </w:rPr>
        <w:t>(Endpoint Roles and Operation Responsibilities</w:t>
      </w:r>
      <w:r>
        <w:t>)</w:t>
      </w:r>
    </w:p>
    <w:p w14:paraId="1693521F" w14:textId="2C684499" w:rsidR="00196E64" w:rsidRDefault="00196E64" w:rsidP="00196E64">
      <w:pPr>
        <w:pStyle w:val="ListParagraph"/>
      </w:pPr>
      <w:r>
        <w:t xml:space="preserve">Definiše koju funkcionalnu ulogu pojedinačni endpoint ima u sistemu i kakvu vrstu operacija izvršava. Fokus nije samo na tome šta endpoint radi, već i na jasnom razdvajanju odgovornosti. Da li api obrađuje podatke(CRUD operacije), izvršava akcije promene statusa u vezi sa poslovnom logikom ili omogućava pristup drugim apijima, poput posrednika. </w:t>
      </w:r>
    </w:p>
    <w:p w14:paraId="19591394" w14:textId="77777777" w:rsidR="00196E64" w:rsidRDefault="00196E64" w:rsidP="00196E64">
      <w:pPr>
        <w:pStyle w:val="ListParagraph"/>
      </w:pPr>
    </w:p>
    <w:p w14:paraId="18CB0393" w14:textId="77777777" w:rsidR="00196E64" w:rsidRPr="00877809" w:rsidRDefault="00196E64" w:rsidP="00196E64">
      <w:pPr>
        <w:pStyle w:val="ListParagraph"/>
        <w:numPr>
          <w:ilvl w:val="0"/>
          <w:numId w:val="41"/>
        </w:numPr>
        <w:rPr>
          <w:lang w:val="en-US"/>
        </w:rPr>
      </w:pPr>
      <w:proofErr w:type="spellStart"/>
      <w:r w:rsidRPr="00877809">
        <w:rPr>
          <w:lang w:val="en-US"/>
        </w:rPr>
        <w:t>Dizajn</w:t>
      </w:r>
      <w:proofErr w:type="spellEnd"/>
      <w:r w:rsidRPr="00877809">
        <w:rPr>
          <w:lang w:val="en-US"/>
        </w:rPr>
        <w:t xml:space="preserve"> </w:t>
      </w:r>
      <w:proofErr w:type="spellStart"/>
      <w:r w:rsidRPr="00877809">
        <w:rPr>
          <w:lang w:val="en-US"/>
        </w:rPr>
        <w:t>zahteva</w:t>
      </w:r>
      <w:proofErr w:type="spellEnd"/>
      <w:r w:rsidRPr="00877809">
        <w:rPr>
          <w:lang w:val="en-US"/>
        </w:rPr>
        <w:t xml:space="preserve"> </w:t>
      </w:r>
      <w:proofErr w:type="spellStart"/>
      <w:r w:rsidRPr="00877809">
        <w:rPr>
          <w:lang w:val="en-US"/>
        </w:rPr>
        <w:t>i</w:t>
      </w:r>
      <w:proofErr w:type="spellEnd"/>
      <w:r w:rsidRPr="00877809">
        <w:rPr>
          <w:lang w:val="en-US"/>
        </w:rPr>
        <w:t xml:space="preserve"> </w:t>
      </w:r>
      <w:proofErr w:type="spellStart"/>
      <w:r w:rsidRPr="00877809">
        <w:rPr>
          <w:lang w:val="en-US"/>
        </w:rPr>
        <w:t>odgovora</w:t>
      </w:r>
      <w:proofErr w:type="spellEnd"/>
      <w:r w:rsidRPr="00877809">
        <w:rPr>
          <w:lang w:val="en-US"/>
        </w:rPr>
        <w:t xml:space="preserve"> (</w:t>
      </w:r>
      <w:r w:rsidRPr="000F6D31">
        <w:rPr>
          <w:i/>
          <w:iCs/>
          <w:lang w:val="en-US"/>
        </w:rPr>
        <w:t>Designing Request and Response Message Representations</w:t>
      </w:r>
      <w:r w:rsidRPr="00877809">
        <w:rPr>
          <w:lang w:val="en-US"/>
        </w:rPr>
        <w:t>)</w:t>
      </w:r>
    </w:p>
    <w:p w14:paraId="3F54EBF4" w14:textId="5E7FEC4D" w:rsidR="00196E64" w:rsidRPr="00877809" w:rsidRDefault="00196E64" w:rsidP="00196E64">
      <w:pPr>
        <w:pStyle w:val="ListParagraph"/>
        <w:rPr>
          <w:lang w:val="en-US"/>
        </w:rPr>
      </w:pPr>
      <w:proofErr w:type="spellStart"/>
      <w:r>
        <w:rPr>
          <w:lang w:val="en-US"/>
        </w:rPr>
        <w:t>Predlaže</w:t>
      </w:r>
      <w:proofErr w:type="spellEnd"/>
      <w:r w:rsidRPr="00877809">
        <w:rPr>
          <w:lang w:val="en-US"/>
        </w:rPr>
        <w:t xml:space="preserve"> </w:t>
      </w:r>
      <w:proofErr w:type="spellStart"/>
      <w:r>
        <w:rPr>
          <w:lang w:val="en-US"/>
        </w:rPr>
        <w:t>strukturu</w:t>
      </w:r>
      <w:proofErr w:type="spellEnd"/>
      <w:r>
        <w:rPr>
          <w:lang w:val="en-US"/>
        </w:rPr>
        <w:t xml:space="preserve"> </w:t>
      </w:r>
      <w:proofErr w:type="spellStart"/>
      <w:r>
        <w:rPr>
          <w:lang w:val="en-US"/>
        </w:rPr>
        <w:t>zahteva</w:t>
      </w:r>
      <w:proofErr w:type="spellEnd"/>
      <w:r>
        <w:rPr>
          <w:lang w:val="en-US"/>
        </w:rPr>
        <w:t xml:space="preserve"> </w:t>
      </w:r>
      <w:proofErr w:type="spellStart"/>
      <w:r>
        <w:rPr>
          <w:lang w:val="en-US"/>
        </w:rPr>
        <w:t>i</w:t>
      </w:r>
      <w:proofErr w:type="spellEnd"/>
      <w:r>
        <w:rPr>
          <w:lang w:val="en-US"/>
        </w:rPr>
        <w:t xml:space="preserve"> </w:t>
      </w:r>
      <w:proofErr w:type="spellStart"/>
      <w:r>
        <w:rPr>
          <w:lang w:val="en-US"/>
        </w:rPr>
        <w:t>odgovora</w:t>
      </w:r>
      <w:proofErr w:type="spellEnd"/>
      <w:r>
        <w:rPr>
          <w:lang w:val="en-US"/>
        </w:rPr>
        <w:t xml:space="preserve"> </w:t>
      </w:r>
      <w:proofErr w:type="spellStart"/>
      <w:r>
        <w:rPr>
          <w:lang w:val="en-US"/>
        </w:rPr>
        <w:t>radi</w:t>
      </w:r>
      <w:proofErr w:type="spellEnd"/>
      <w:r>
        <w:rPr>
          <w:lang w:val="en-US"/>
        </w:rPr>
        <w:t xml:space="preserve"> </w:t>
      </w:r>
      <w:proofErr w:type="spellStart"/>
      <w:r w:rsidRPr="00877809">
        <w:rPr>
          <w:lang w:val="en-US"/>
        </w:rPr>
        <w:t>standardizacij</w:t>
      </w:r>
      <w:r>
        <w:rPr>
          <w:lang w:val="en-US"/>
        </w:rPr>
        <w:t>e</w:t>
      </w:r>
      <w:proofErr w:type="spellEnd"/>
      <w:r>
        <w:rPr>
          <w:lang w:val="en-US"/>
        </w:rPr>
        <w:t xml:space="preserve"> </w:t>
      </w:r>
      <w:proofErr w:type="spellStart"/>
      <w:r>
        <w:rPr>
          <w:lang w:val="en-US"/>
        </w:rPr>
        <w:t>procesa</w:t>
      </w:r>
      <w:proofErr w:type="spellEnd"/>
      <w:r w:rsidRPr="00877809">
        <w:rPr>
          <w:lang w:val="en-US"/>
        </w:rPr>
        <w:t xml:space="preserve"> </w:t>
      </w:r>
      <w:proofErr w:type="spellStart"/>
      <w:r w:rsidRPr="00877809">
        <w:rPr>
          <w:lang w:val="en-US"/>
        </w:rPr>
        <w:t>kao</w:t>
      </w:r>
      <w:proofErr w:type="spellEnd"/>
      <w:r w:rsidRPr="00877809">
        <w:rPr>
          <w:lang w:val="en-US"/>
        </w:rPr>
        <w:t xml:space="preserve"> </w:t>
      </w:r>
      <w:proofErr w:type="spellStart"/>
      <w:r w:rsidRPr="00877809">
        <w:rPr>
          <w:lang w:val="en-US"/>
        </w:rPr>
        <w:t>što</w:t>
      </w:r>
      <w:proofErr w:type="spellEnd"/>
      <w:r w:rsidRPr="00877809">
        <w:rPr>
          <w:lang w:val="en-US"/>
        </w:rPr>
        <w:t xml:space="preserve"> </w:t>
      </w:r>
      <w:proofErr w:type="spellStart"/>
      <w:r w:rsidRPr="00877809">
        <w:rPr>
          <w:lang w:val="en-US"/>
        </w:rPr>
        <w:t>su</w:t>
      </w:r>
      <w:proofErr w:type="spellEnd"/>
      <w:r w:rsidRPr="00877809">
        <w:rPr>
          <w:lang w:val="en-US"/>
        </w:rPr>
        <w:t xml:space="preserve"> </w:t>
      </w:r>
      <w:proofErr w:type="spellStart"/>
      <w:r w:rsidRPr="00877809">
        <w:rPr>
          <w:lang w:val="en-US"/>
        </w:rPr>
        <w:t>identifikacija</w:t>
      </w:r>
      <w:proofErr w:type="spellEnd"/>
      <w:r w:rsidRPr="00877809">
        <w:rPr>
          <w:lang w:val="en-US"/>
        </w:rPr>
        <w:t xml:space="preserve">, </w:t>
      </w:r>
      <w:proofErr w:type="spellStart"/>
      <w:r w:rsidRPr="00877809">
        <w:rPr>
          <w:lang w:val="en-US"/>
        </w:rPr>
        <w:t>obrada</w:t>
      </w:r>
      <w:proofErr w:type="spellEnd"/>
      <w:r w:rsidRPr="00877809">
        <w:rPr>
          <w:lang w:val="en-US"/>
        </w:rPr>
        <w:t xml:space="preserve"> </w:t>
      </w:r>
      <w:proofErr w:type="spellStart"/>
      <w:r w:rsidRPr="00877809">
        <w:rPr>
          <w:lang w:val="en-US"/>
        </w:rPr>
        <w:t>grešaka</w:t>
      </w:r>
      <w:proofErr w:type="spellEnd"/>
      <w:r w:rsidRPr="00877809">
        <w:rPr>
          <w:lang w:val="en-US"/>
        </w:rPr>
        <w:t xml:space="preserve">, </w:t>
      </w:r>
      <w:proofErr w:type="spellStart"/>
      <w:r w:rsidRPr="00877809">
        <w:rPr>
          <w:lang w:val="en-US"/>
        </w:rPr>
        <w:t>kako</w:t>
      </w:r>
      <w:proofErr w:type="spellEnd"/>
      <w:r w:rsidRPr="00877809">
        <w:rPr>
          <w:lang w:val="en-US"/>
        </w:rPr>
        <w:t xml:space="preserve"> bi </w:t>
      </w:r>
      <w:proofErr w:type="spellStart"/>
      <w:r w:rsidRPr="00877809">
        <w:rPr>
          <w:lang w:val="en-US"/>
        </w:rPr>
        <w:t>komunikacija</w:t>
      </w:r>
      <w:proofErr w:type="spellEnd"/>
      <w:r w:rsidRPr="00877809">
        <w:rPr>
          <w:lang w:val="en-US"/>
        </w:rPr>
        <w:t xml:space="preserve"> </w:t>
      </w:r>
      <w:proofErr w:type="spellStart"/>
      <w:r w:rsidRPr="00877809">
        <w:rPr>
          <w:lang w:val="en-US"/>
        </w:rPr>
        <w:t>bila</w:t>
      </w:r>
      <w:proofErr w:type="spellEnd"/>
      <w:r w:rsidRPr="00877809">
        <w:rPr>
          <w:lang w:val="en-US"/>
        </w:rPr>
        <w:t xml:space="preserve"> </w:t>
      </w:r>
      <w:proofErr w:type="spellStart"/>
      <w:r w:rsidRPr="00877809">
        <w:rPr>
          <w:lang w:val="en-US"/>
        </w:rPr>
        <w:t>konzistentna</w:t>
      </w:r>
      <w:proofErr w:type="spellEnd"/>
      <w:r w:rsidRPr="00877809">
        <w:rPr>
          <w:lang w:val="en-US"/>
        </w:rPr>
        <w:t xml:space="preserve">, </w:t>
      </w:r>
      <w:proofErr w:type="spellStart"/>
      <w:r w:rsidRPr="00877809">
        <w:rPr>
          <w:lang w:val="en-US"/>
        </w:rPr>
        <w:t>razumljiva</w:t>
      </w:r>
      <w:proofErr w:type="spellEnd"/>
      <w:r w:rsidRPr="00877809">
        <w:rPr>
          <w:lang w:val="en-US"/>
        </w:rPr>
        <w:t xml:space="preserve"> </w:t>
      </w:r>
      <w:proofErr w:type="spellStart"/>
      <w:r w:rsidRPr="00877809">
        <w:rPr>
          <w:lang w:val="en-US"/>
        </w:rPr>
        <w:t>i</w:t>
      </w:r>
      <w:proofErr w:type="spellEnd"/>
      <w:r w:rsidRPr="00877809">
        <w:rPr>
          <w:lang w:val="en-US"/>
        </w:rPr>
        <w:t xml:space="preserve"> </w:t>
      </w:r>
      <w:proofErr w:type="spellStart"/>
      <w:r w:rsidRPr="00877809">
        <w:rPr>
          <w:lang w:val="en-US"/>
        </w:rPr>
        <w:t>pouzdana</w:t>
      </w:r>
      <w:proofErr w:type="spellEnd"/>
      <w:r w:rsidRPr="00877809">
        <w:rPr>
          <w:lang w:val="en-US"/>
        </w:rPr>
        <w:t>.</w:t>
      </w:r>
    </w:p>
    <w:p w14:paraId="092FE0EC" w14:textId="77777777" w:rsidR="00196E64" w:rsidRDefault="00196E64" w:rsidP="00196E64">
      <w:pPr>
        <w:pStyle w:val="ListParagraph"/>
      </w:pPr>
    </w:p>
    <w:p w14:paraId="2BEE71C6" w14:textId="2865B262" w:rsidR="00196E64" w:rsidRDefault="00196E64" w:rsidP="00196E64">
      <w:pPr>
        <w:pStyle w:val="ListParagraph"/>
        <w:numPr>
          <w:ilvl w:val="0"/>
          <w:numId w:val="41"/>
        </w:numPr>
      </w:pPr>
      <w:r w:rsidRPr="00F92F2C">
        <w:t>Unapređenje dizajna poruka (</w:t>
      </w:r>
      <w:r w:rsidRPr="000F6D31">
        <w:rPr>
          <w:i/>
          <w:iCs/>
        </w:rPr>
        <w:t>Refine Message Design for Quality</w:t>
      </w:r>
      <w:r w:rsidRPr="00F92F2C">
        <w:t>)</w:t>
      </w:r>
      <w:r>
        <w:t xml:space="preserve"> se bavi </w:t>
      </w:r>
      <w:r w:rsidRPr="00953A02">
        <w:t>tehnikama</w:t>
      </w:r>
      <w:r>
        <w:t xml:space="preserve"> dizajna zahteva</w:t>
      </w:r>
      <w:r w:rsidRPr="00953A02">
        <w:t xml:space="preserve"> koje poboljšavaju performanse</w:t>
      </w:r>
      <w:r>
        <w:t xml:space="preserve"> i</w:t>
      </w:r>
      <w:r w:rsidRPr="00953A02">
        <w:t xml:space="preserve"> fleksibilnost razmene podataka</w:t>
      </w:r>
      <w:r>
        <w:t xml:space="preserve">. To ostvaruju </w:t>
      </w:r>
      <w:r w:rsidRPr="00953A02">
        <w:t>kontrol</w:t>
      </w:r>
      <w:r>
        <w:t>om</w:t>
      </w:r>
      <w:r w:rsidRPr="00953A02">
        <w:t xml:space="preserve"> </w:t>
      </w:r>
      <w:r>
        <w:t>veličine odgovora</w:t>
      </w:r>
      <w:r w:rsidRPr="00953A02">
        <w:t>, smanjenje</w:t>
      </w:r>
      <w:r>
        <w:t>m</w:t>
      </w:r>
      <w:r w:rsidRPr="00953A02">
        <w:t xml:space="preserve"> broja zahteva i prilagođavanje odgovora potrebama klijenta.</w:t>
      </w:r>
    </w:p>
    <w:p w14:paraId="03B6B1DC" w14:textId="77777777" w:rsidR="00196E64" w:rsidRDefault="00196E64" w:rsidP="00196E64">
      <w:pPr>
        <w:pStyle w:val="ListParagraph"/>
      </w:pPr>
    </w:p>
    <w:p w14:paraId="14F542A6" w14:textId="660390EE" w:rsidR="00196E64" w:rsidRDefault="00196E64" w:rsidP="00196E64">
      <w:pPr>
        <w:pStyle w:val="ListParagraph"/>
        <w:numPr>
          <w:ilvl w:val="0"/>
          <w:numId w:val="41"/>
        </w:numPr>
      </w:pPr>
      <w:r>
        <w:t>Strategije evolucije API-ja (</w:t>
      </w:r>
      <w:r w:rsidRPr="000F6D31">
        <w:rPr>
          <w:i/>
          <w:iCs/>
        </w:rPr>
        <w:t>Decide on API Evolution Strategies</w:t>
      </w:r>
      <w:r>
        <w:t>) definiše kako se API razvija kroz vreme bez narušavanja postojećih integracija. Fokus je na verzionisanju endpointa, kako bi se omogućio kontinuirani razvoj sistema uz očuvanje kompatibilnosti sa postojećim korisnicima.</w:t>
      </w:r>
    </w:p>
    <w:p w14:paraId="499C82D9" w14:textId="77777777" w:rsidR="00196E64" w:rsidRDefault="00196E64" w:rsidP="00196E64">
      <w:pPr>
        <w:pStyle w:val="ListParagraph"/>
      </w:pPr>
    </w:p>
    <w:p w14:paraId="20771BCF" w14:textId="2ED48B3F" w:rsidR="00196E64" w:rsidRDefault="00196E64" w:rsidP="00196E64">
      <w:pPr>
        <w:pStyle w:val="ListParagraph"/>
        <w:numPr>
          <w:ilvl w:val="0"/>
          <w:numId w:val="37"/>
        </w:numPr>
      </w:pPr>
      <w:r w:rsidRPr="004F5F38">
        <w:t>Dokumentovanje API</w:t>
      </w:r>
      <w:r>
        <w:t xml:space="preserve">-a </w:t>
      </w:r>
      <w:r w:rsidRPr="004F5F38">
        <w:t>(</w:t>
      </w:r>
      <w:r w:rsidRPr="000F6D31">
        <w:rPr>
          <w:i/>
          <w:iCs/>
        </w:rPr>
        <w:t>Document API Contract</w:t>
      </w:r>
      <w:r w:rsidRPr="004F5F38">
        <w:t>)</w:t>
      </w:r>
      <w:r>
        <w:t xml:space="preserve"> govori o tome šta svaka dokumentacija api-a treba da ima. Podrazume </w:t>
      </w:r>
      <w:r w:rsidRPr="00C20D90">
        <w:t>opis kako se API koristi, koje su njegov</w:t>
      </w:r>
      <w:r>
        <w:t xml:space="preserve">i očekivani odgovori tj. scenariji upotrebe </w:t>
      </w:r>
      <w:r w:rsidRPr="00C20D90">
        <w:t>i ograničenja, čime se omogućava pouzdana integracija i očekivano ponašanje sistema.</w:t>
      </w:r>
    </w:p>
    <w:p w14:paraId="2BD5FAA7" w14:textId="77777777" w:rsidR="00196E64" w:rsidRPr="002D6BBD" w:rsidRDefault="00196E64" w:rsidP="00196E64"/>
    <w:p w14:paraId="5407269B" w14:textId="77777777" w:rsidR="00196E64" w:rsidRPr="002D6BBD" w:rsidRDefault="00196E64" w:rsidP="00196E64"/>
    <w:p w14:paraId="0F00D171" w14:textId="29053D02" w:rsidR="00196E64" w:rsidRDefault="00196E64" w:rsidP="00196E64">
      <w:pPr>
        <w:pStyle w:val="Heading3"/>
      </w:pPr>
      <w:bookmarkStart w:id="22" w:name="_Toc1588868597"/>
      <w:bookmarkStart w:id="23" w:name="_Toc228782603"/>
      <w:r>
        <w:t>2.2.2 API Arhitekturalni stilovi i protokoli</w:t>
      </w:r>
      <w:bookmarkEnd w:id="22"/>
      <w:bookmarkEnd w:id="23"/>
      <w:r>
        <w:t xml:space="preserve"> </w:t>
      </w:r>
    </w:p>
    <w:p w14:paraId="45655D55" w14:textId="494B2876" w:rsidR="00196E64" w:rsidRDefault="00196E64" w:rsidP="00196E64">
      <w:pPr>
        <w:jc w:val="both"/>
      </w:pPr>
      <w:r>
        <w:t xml:space="preserve">Za razliku od paterna arhitekture </w:t>
      </w:r>
      <w:r w:rsidRPr="06CBE8DA">
        <w:rPr>
          <w:i/>
          <w:iCs/>
        </w:rPr>
        <w:t>API-ja</w:t>
      </w:r>
      <w:r>
        <w:t xml:space="preserve">, koji  rešavaju specifične probleme, </w:t>
      </w:r>
      <w:r w:rsidRPr="06CBE8DA">
        <w:rPr>
          <w:i/>
          <w:iCs/>
        </w:rPr>
        <w:t xml:space="preserve">API </w:t>
      </w:r>
      <w:r>
        <w:t xml:space="preserve">stilovi opširnije sagledavaju probleme adresirajući najbolje prakse iz više paterna. </w:t>
      </w:r>
    </w:p>
    <w:p w14:paraId="313B2244" w14:textId="77777777" w:rsidR="00196E64" w:rsidRDefault="00196E64" w:rsidP="00196E64">
      <w:pPr>
        <w:jc w:val="both"/>
      </w:pPr>
      <w:r w:rsidRPr="06CBE8DA">
        <w:rPr>
          <w:i/>
          <w:iCs/>
        </w:rPr>
        <w:t>REST</w:t>
      </w:r>
      <w:r>
        <w:t>-Transfer stanja reprezentacijom resursa (</w:t>
      </w:r>
      <w:r w:rsidRPr="06CBE8DA">
        <w:rPr>
          <w:i/>
          <w:iCs/>
        </w:rPr>
        <w:t>Representational state transfer</w:t>
      </w:r>
      <w:r>
        <w:t xml:space="preserve">) je najpopularniji arhitekturalni stil koji je danas skoro postao standard pri dizajniranju klijent-server API-a. Prvi put spomenut u doktorskoj disertaciji Roy Fielding-a 2000. godine, predlaže </w:t>
      </w:r>
      <w:r w:rsidRPr="06CBE8DA">
        <w:rPr>
          <w:i/>
          <w:iCs/>
        </w:rPr>
        <w:t xml:space="preserve">stateless </w:t>
      </w:r>
      <w:r>
        <w:t>dizajn, tj. ne skladištenje podataka ili statusa između poziva. Koristi http protokol za prenos podataka i bazira se na konceptu resursa koji se identifikuju preko univerzalnog identifikatora (</w:t>
      </w:r>
      <w:r w:rsidRPr="06CBE8DA">
        <w:rPr>
          <w:i/>
          <w:iCs/>
        </w:rPr>
        <w:t>URI</w:t>
      </w:r>
      <w:r>
        <w:t xml:space="preserve">). Preporučuje keširanje odgovora na iste zahteve na strani klijenta i servera radi poboljšanja performansi. Takođe prepočuje korišećenje </w:t>
      </w:r>
      <w:r w:rsidRPr="06CBE8DA">
        <w:rPr>
          <w:i/>
          <w:iCs/>
        </w:rPr>
        <w:t>HATEOAS</w:t>
      </w:r>
      <w:r>
        <w:t xml:space="preserve">(Hypermedia as the engine of application state) koji je u praksi retko korišćen, jer developeri predviđaju strukturu poziva kroz strukturu URI-a. Po pravilu, endpointi (ili rute, adrese za usmeravanje) za pristup funkcionalnostima </w:t>
      </w:r>
      <w:r w:rsidRPr="06CBE8DA">
        <w:rPr>
          <w:i/>
          <w:iCs/>
        </w:rPr>
        <w:t>API</w:t>
      </w:r>
      <w:r>
        <w:t xml:space="preserve">-ja treba da budu precizno i nedvosmisleno definisane, korišćenjem http metoda (get, post, put, delete). Tu se pre svega misli na redosled resursa i operacija, sve rute koje se odnose na isti resurs treba da počinju na isti način, dok operacije nad resursima stoje na kraju. Odgovor takođe treba da bude dosledno definisan, najčešće u JSON ili XML formatu </w:t>
      </w:r>
      <w:hyperlink w:anchor="L09" w:history="1">
        <w:r w:rsidRPr="06CBE8DA">
          <w:rPr>
            <w:rStyle w:val="Hyperlink"/>
            <w:vertAlign w:val="superscript"/>
          </w:rPr>
          <w:t>[9]</w:t>
        </w:r>
      </w:hyperlink>
      <w:r>
        <w:t>.</w:t>
      </w:r>
      <w:r w:rsidRPr="06CBE8DA">
        <w:rPr>
          <w:vertAlign w:val="superscript"/>
        </w:rPr>
        <w:t xml:space="preserve"> </w:t>
      </w:r>
      <w:r>
        <w:t xml:space="preserve">Proces dokumentovanja i testiranja API-ja može se automatizovati koriščenjem alata poput  </w:t>
      </w:r>
      <w:r w:rsidRPr="00B9577A">
        <w:t>Swagger AP</w:t>
      </w:r>
      <w:r>
        <w:t>I. U nastavku su definisani neki od češće korišćenih protokola u http komunikaciji:</w:t>
      </w:r>
    </w:p>
    <w:p w14:paraId="071B2F42" w14:textId="4B2DA5B6" w:rsidR="00196E64" w:rsidRPr="00B9577A" w:rsidRDefault="00196E64" w:rsidP="00196E64">
      <w:pPr>
        <w:pStyle w:val="ListParagraph"/>
        <w:numPr>
          <w:ilvl w:val="0"/>
          <w:numId w:val="37"/>
        </w:numPr>
        <w:ind w:left="434"/>
        <w:jc w:val="both"/>
      </w:pPr>
      <w:r>
        <w:t xml:space="preserve">RPC Protokol za pozivanje udaljenih procedura (engl. </w:t>
      </w:r>
      <w:r w:rsidRPr="00B9577A">
        <w:t>Remote Procedure Call</w:t>
      </w:r>
      <w:r>
        <w:t>) koristi se u sinhronoj komunikaciji za slanje parametara distribuiranom servisu na obradu i prijem rezultata obrade. RPC pozivaju izvršne akcije ili procese na istom sistemu gađanjem imena ili adrese procedura ili na udaljenim sistemima kroz SOAP protokol specifikovanjem imena i parametra kroz XAML. Takođe postoji gRPC,</w:t>
      </w:r>
      <w:r w:rsidRPr="00B9577A">
        <w:rPr>
          <w:vertAlign w:val="superscript"/>
        </w:rPr>
        <w:t xml:space="preserve"> </w:t>
      </w:r>
      <w:r>
        <w:t xml:space="preserve">koji je razvio google i on koristi http 2.0 protokol koji podržava serijalizaciju JSON dokumenata i najčešće se koristi u mikroservisnoj arhitekturi </w:t>
      </w:r>
      <w:hyperlink w:anchor="L04" w:history="1">
        <w:r w:rsidRPr="00B9577A">
          <w:rPr>
            <w:rStyle w:val="Hyperlink"/>
            <w:vertAlign w:val="superscript"/>
          </w:rPr>
          <w:t>[4]</w:t>
        </w:r>
      </w:hyperlink>
      <w:r>
        <w:t>.</w:t>
      </w:r>
    </w:p>
    <w:p w14:paraId="5E3745FA" w14:textId="292A5529" w:rsidR="00196E64" w:rsidRDefault="00196E64" w:rsidP="00196E64">
      <w:pPr>
        <w:pStyle w:val="ListParagraph"/>
        <w:ind w:left="432"/>
        <w:jc w:val="both"/>
        <w:rPr>
          <w:vertAlign w:val="superscript"/>
        </w:rPr>
      </w:pPr>
    </w:p>
    <w:p w14:paraId="681A34EA" w14:textId="230D5524" w:rsidR="00196E64" w:rsidRDefault="00196E64" w:rsidP="00196E64">
      <w:pPr>
        <w:pStyle w:val="ListParagraph"/>
        <w:numPr>
          <w:ilvl w:val="0"/>
          <w:numId w:val="5"/>
        </w:numPr>
        <w:ind w:left="432"/>
        <w:jc w:val="both"/>
      </w:pPr>
      <w:r>
        <w:t>WebSocket prokol se koristi za dvosmernu interaktivnu komunikaciju klijenta i servera u realnom vremenu (full-duplex). Značajno se razlikuje od ostalih prokola jer ne koristi više http zahteva već klijentsko</w:t>
      </w:r>
      <w:r w:rsidRPr="06CBE8DA">
        <w:rPr>
          <w:lang w:val="en-US"/>
        </w:rPr>
        <w:t>/</w:t>
      </w:r>
      <w:r>
        <w:t>serverske zahteve i odgovore šalje preko jedne trajne konekcije uspostavljene preko web socket tehnologije.</w:t>
      </w:r>
    </w:p>
    <w:p w14:paraId="7B22ADC8" w14:textId="70416EA4" w:rsidR="00196E64" w:rsidRDefault="00196E64" w:rsidP="00196E64">
      <w:pPr>
        <w:pStyle w:val="ListParagraph"/>
        <w:ind w:left="432" w:hanging="360"/>
        <w:jc w:val="both"/>
      </w:pPr>
    </w:p>
    <w:p w14:paraId="7C280B65" w14:textId="1411ABA3" w:rsidR="00196E64" w:rsidRPr="00AD22C2" w:rsidRDefault="00196E64" w:rsidP="00196E64">
      <w:pPr>
        <w:pStyle w:val="ListParagraph"/>
        <w:numPr>
          <w:ilvl w:val="0"/>
          <w:numId w:val="5"/>
        </w:numPr>
        <w:ind w:left="432"/>
        <w:jc w:val="both"/>
      </w:pPr>
      <w:r>
        <w:t>Webhook protokol je asinhroni event-driven mehanizam koji omogućava klijentu da pretplati na događaj nastalim u toku izvršavanja servisa na serveru, specifikovanjem callback URL-a na koji klijent želi da bude obavešten, tj. na kojem čeka odgovor</w:t>
      </w:r>
      <w:hyperlink w:anchor="L12" w:history="1">
        <w:r>
          <w:t>[12]</w:t>
        </w:r>
      </w:hyperlink>
      <w:r>
        <w:t>. Služi za prenošenje jednostavnih obaveštenja zasnovanih na događajima, ne podržava složene upite ili operacije.</w:t>
      </w:r>
    </w:p>
    <w:p w14:paraId="6AA13A66" w14:textId="147B2687" w:rsidR="00196E64" w:rsidRDefault="00196E64" w:rsidP="00196E64">
      <w:pPr>
        <w:pStyle w:val="ListParagraph"/>
        <w:ind w:left="432" w:hanging="360"/>
        <w:jc w:val="both"/>
      </w:pPr>
    </w:p>
    <w:p w14:paraId="73B3B05F" w14:textId="3283F86B" w:rsidR="00196E64" w:rsidRDefault="00196E64" w:rsidP="00196E64">
      <w:pPr>
        <w:pStyle w:val="ListParagraph"/>
        <w:numPr>
          <w:ilvl w:val="0"/>
          <w:numId w:val="5"/>
        </w:numPr>
        <w:ind w:left="432"/>
        <w:jc w:val="both"/>
      </w:pPr>
      <w:r>
        <w:t xml:space="preserve">HTTP streaming je protokol prenosa multimedijalnih podataka putem http protokola u realnom vremenu. </w:t>
      </w:r>
    </w:p>
    <w:p w14:paraId="30743D7C" w14:textId="48DCC5B9" w:rsidR="00196E64" w:rsidRDefault="00196E64" w:rsidP="00196E64">
      <w:pPr>
        <w:pStyle w:val="ListParagraph"/>
        <w:ind w:left="72"/>
        <w:jc w:val="both"/>
      </w:pPr>
    </w:p>
    <w:p w14:paraId="19AD195F" w14:textId="4EF0BE70" w:rsidR="00196E64" w:rsidRDefault="00196E64" w:rsidP="00196E64">
      <w:pPr>
        <w:pStyle w:val="ListParagraph"/>
        <w:numPr>
          <w:ilvl w:val="0"/>
          <w:numId w:val="5"/>
        </w:numPr>
        <w:ind w:left="432"/>
        <w:jc w:val="both"/>
        <w:rPr>
          <w:lang w:val="en-US"/>
        </w:rPr>
      </w:pPr>
      <w:r w:rsidRPr="06CBE8DA">
        <w:rPr>
          <w:lang w:val="en-US"/>
        </w:rPr>
        <w:t>SOAP (</w:t>
      </w:r>
      <w:proofErr w:type="spellStart"/>
      <w:r w:rsidRPr="06CBE8DA">
        <w:rPr>
          <w:lang w:val="en-US"/>
        </w:rPr>
        <w:t>engl.</w:t>
      </w:r>
      <w:proofErr w:type="spellEnd"/>
      <w:r w:rsidRPr="06CBE8DA">
        <w:rPr>
          <w:lang w:val="en-US"/>
        </w:rPr>
        <w:t xml:space="preserve"> </w:t>
      </w:r>
      <w:r w:rsidRPr="06CBE8DA">
        <w:rPr>
          <w:i/>
          <w:iCs/>
          <w:lang w:val="en-US"/>
        </w:rPr>
        <w:t>Simple Object Access Protocol</w:t>
      </w:r>
      <w:r w:rsidRPr="06CBE8DA">
        <w:rPr>
          <w:lang w:val="en-US"/>
        </w:rPr>
        <w:t xml:space="preserve">) je http </w:t>
      </w:r>
      <w:proofErr w:type="spellStart"/>
      <w:r w:rsidRPr="06CBE8DA">
        <w:rPr>
          <w:lang w:val="en-US"/>
        </w:rPr>
        <w:t>klijent</w:t>
      </w:r>
      <w:proofErr w:type="spellEnd"/>
      <w:r w:rsidRPr="06CBE8DA">
        <w:rPr>
          <w:lang w:val="en-US"/>
        </w:rPr>
        <w:t xml:space="preserve">-server </w:t>
      </w:r>
      <w:proofErr w:type="spellStart"/>
      <w:r w:rsidRPr="06CBE8DA">
        <w:rPr>
          <w:lang w:val="en-US"/>
        </w:rPr>
        <w:t>arhitektura</w:t>
      </w:r>
      <w:proofErr w:type="spellEnd"/>
      <w:r w:rsidRPr="06CBE8DA">
        <w:rPr>
          <w:lang w:val="en-US"/>
        </w:rPr>
        <w:t xml:space="preserve"> </w:t>
      </w:r>
      <w:proofErr w:type="spellStart"/>
      <w:r w:rsidRPr="06CBE8DA">
        <w:rPr>
          <w:lang w:val="en-US"/>
        </w:rPr>
        <w:t>definisana</w:t>
      </w:r>
      <w:proofErr w:type="spellEnd"/>
      <w:r w:rsidRPr="06CBE8DA">
        <w:rPr>
          <w:lang w:val="en-US"/>
        </w:rPr>
        <w:t xml:space="preserve"> </w:t>
      </w:r>
      <w:proofErr w:type="spellStart"/>
      <w:r w:rsidRPr="06CBE8DA">
        <w:rPr>
          <w:lang w:val="en-US"/>
        </w:rPr>
        <w:t>korišćenjem</w:t>
      </w:r>
      <w:proofErr w:type="spellEnd"/>
      <w:r w:rsidRPr="06CBE8DA">
        <w:rPr>
          <w:lang w:val="en-US"/>
        </w:rPr>
        <w:t xml:space="preserve"> XAML.</w:t>
      </w:r>
    </w:p>
    <w:p w14:paraId="06F6B78E" w14:textId="23FD7A9C" w:rsidR="00196E64" w:rsidRDefault="00196E64" w:rsidP="00196E64">
      <w:pPr>
        <w:pStyle w:val="ListParagraph"/>
        <w:ind w:left="432" w:hanging="360"/>
        <w:jc w:val="both"/>
        <w:rPr>
          <w:lang w:val="en-US"/>
        </w:rPr>
      </w:pPr>
    </w:p>
    <w:p w14:paraId="00368E35" w14:textId="577C9DE4" w:rsidR="00196E64" w:rsidRDefault="00196E64" w:rsidP="00196E64">
      <w:pPr>
        <w:pStyle w:val="ListParagraph"/>
        <w:numPr>
          <w:ilvl w:val="0"/>
          <w:numId w:val="5"/>
        </w:numPr>
        <w:ind w:left="432"/>
        <w:jc w:val="both"/>
      </w:pPr>
      <w:r>
        <w:t>GraphQL, upitni jezik koji je razvio fejsbuk.</w:t>
      </w:r>
    </w:p>
    <w:p w14:paraId="518EBC79" w14:textId="77777777" w:rsidR="00196E64" w:rsidRPr="003A3D45" w:rsidRDefault="00196E64" w:rsidP="00196E64">
      <w:pPr>
        <w:rPr>
          <w:lang w:val="en-US"/>
        </w:rPr>
      </w:pPr>
    </w:p>
    <w:p w14:paraId="6EDDC5A4" w14:textId="6C05D5E5" w:rsidR="00196E64" w:rsidRPr="002146A1" w:rsidRDefault="00196E64" w:rsidP="00196E64">
      <w:pPr>
        <w:pStyle w:val="Heading2"/>
        <w:rPr>
          <w:lang w:val="sr-Latn-RS"/>
        </w:rPr>
      </w:pPr>
      <w:bookmarkStart w:id="24" w:name="_Toc1512204735"/>
      <w:bookmarkStart w:id="25" w:name="_Toc228782604"/>
      <w:r w:rsidRPr="50F063BC">
        <w:rPr>
          <w:lang w:val="sr-Latn-RS"/>
        </w:rPr>
        <w:t>2.3 Metodolo</w:t>
      </w:r>
      <w:proofErr w:type="spellStart"/>
      <w:r>
        <w:t>ški</w:t>
      </w:r>
      <w:proofErr w:type="spellEnd"/>
      <w:r>
        <w:t xml:space="preserve"> </w:t>
      </w:r>
      <w:proofErr w:type="spellStart"/>
      <w:r>
        <w:t>okviri</w:t>
      </w:r>
      <w:proofErr w:type="spellEnd"/>
      <w:r>
        <w:t xml:space="preserve"> za</w:t>
      </w:r>
      <w:r w:rsidRPr="50F063BC">
        <w:rPr>
          <w:lang w:val="sr-Latn-RS"/>
        </w:rPr>
        <w:t xml:space="preserve"> projektovanja arhitekture softvera</w:t>
      </w:r>
      <w:bookmarkEnd w:id="24"/>
      <w:bookmarkEnd w:id="25"/>
    </w:p>
    <w:p w14:paraId="42D70ACC" w14:textId="7F03FAF9" w:rsidR="00196E64" w:rsidRDefault="00196E64" w:rsidP="00196E64">
      <w:pPr>
        <w:pStyle w:val="Heading3"/>
      </w:pPr>
      <w:bookmarkStart w:id="26" w:name="_Toc946175902"/>
      <w:bookmarkStart w:id="27" w:name="_Toc228782605"/>
      <w:r>
        <w:t>2.3.1 Acr42</w:t>
      </w:r>
      <w:bookmarkEnd w:id="26"/>
      <w:bookmarkEnd w:id="27"/>
    </w:p>
    <w:p w14:paraId="18BAF090" w14:textId="56C02BE0" w:rsidR="00196E64" w:rsidRDefault="00196E64" w:rsidP="00196E64">
      <w:pPr>
        <w:jc w:val="both"/>
      </w:pPr>
      <w:r>
        <w:t>Acr42 je templejt za dokumentaciju arhitekture softvera. Sastoji se od 12 poglavlja i kroz njih sažeto, ali jasno komunicira arhitekturu softvera iz različitih uglova gledanja.</w:t>
      </w:r>
    </w:p>
    <w:p w14:paraId="13114C9E" w14:textId="5F93E250" w:rsidR="00196E64" w:rsidRDefault="00196E64" w:rsidP="00196E64">
      <w:pPr>
        <w:jc w:val="both"/>
        <w:rPr>
          <w:lang w:val="en-US"/>
        </w:rPr>
      </w:pPr>
      <w:r>
        <w:t>Tih 12 poglavlja su</w:t>
      </w:r>
      <w:r>
        <w:rPr>
          <w:lang w:val="en-US"/>
        </w:rPr>
        <w:t>:</w:t>
      </w:r>
    </w:p>
    <w:p w14:paraId="7AA7974F" w14:textId="5A78D32F" w:rsidR="00196E64" w:rsidRDefault="00196E64" w:rsidP="00196E64">
      <w:pPr>
        <w:pStyle w:val="ListParagraph"/>
        <w:numPr>
          <w:ilvl w:val="0"/>
          <w:numId w:val="26"/>
        </w:numPr>
        <w:jc w:val="both"/>
        <w:rPr>
          <w:lang w:val="en-US"/>
        </w:rPr>
      </w:pPr>
      <w:proofErr w:type="spellStart"/>
      <w:r>
        <w:rPr>
          <w:lang w:val="en-US"/>
        </w:rPr>
        <w:t>Uvod</w:t>
      </w:r>
      <w:proofErr w:type="spellEnd"/>
      <w:r>
        <w:rPr>
          <w:lang w:val="en-US"/>
        </w:rPr>
        <w:t xml:space="preserve"> </w:t>
      </w:r>
      <w:proofErr w:type="spellStart"/>
      <w:r>
        <w:rPr>
          <w:lang w:val="en-US"/>
        </w:rPr>
        <w:t>i</w:t>
      </w:r>
      <w:proofErr w:type="spellEnd"/>
      <w:r>
        <w:rPr>
          <w:lang w:val="en-US"/>
        </w:rPr>
        <w:t xml:space="preserve"> </w:t>
      </w:r>
      <w:proofErr w:type="spellStart"/>
      <w:r>
        <w:rPr>
          <w:lang w:val="en-US"/>
        </w:rPr>
        <w:t>ciljevi</w:t>
      </w:r>
      <w:proofErr w:type="spellEnd"/>
      <w:r>
        <w:rPr>
          <w:lang w:val="en-US"/>
        </w:rPr>
        <w:t xml:space="preserve">  </w:t>
      </w:r>
    </w:p>
    <w:p w14:paraId="05E9FFD5" w14:textId="5E600E45" w:rsidR="00196E64" w:rsidRPr="00CC662A" w:rsidRDefault="00196E64" w:rsidP="00196E64">
      <w:pPr>
        <w:pStyle w:val="ListParagraph"/>
        <w:numPr>
          <w:ilvl w:val="0"/>
          <w:numId w:val="26"/>
        </w:numPr>
        <w:jc w:val="both"/>
        <w:rPr>
          <w:lang w:val="en-US"/>
        </w:rPr>
      </w:pPr>
      <w:proofErr w:type="spellStart"/>
      <w:r>
        <w:rPr>
          <w:lang w:val="en-US"/>
        </w:rPr>
        <w:t>Ograni</w:t>
      </w:r>
      <w:proofErr w:type="spellEnd"/>
      <w:r>
        <w:t>čenja</w:t>
      </w:r>
    </w:p>
    <w:p w14:paraId="5BBBEA16" w14:textId="444CFB0E" w:rsidR="00196E64" w:rsidRDefault="00196E64" w:rsidP="00196E64">
      <w:pPr>
        <w:pStyle w:val="ListParagraph"/>
        <w:numPr>
          <w:ilvl w:val="0"/>
          <w:numId w:val="26"/>
        </w:numPr>
        <w:jc w:val="both"/>
        <w:rPr>
          <w:lang w:val="en-US"/>
        </w:rPr>
      </w:pPr>
      <w:proofErr w:type="spellStart"/>
      <w:r>
        <w:rPr>
          <w:lang w:val="en-US"/>
        </w:rPr>
        <w:t>Kontekst</w:t>
      </w:r>
      <w:proofErr w:type="spellEnd"/>
      <w:r>
        <w:rPr>
          <w:lang w:val="en-US"/>
        </w:rPr>
        <w:t xml:space="preserve"> </w:t>
      </w:r>
      <w:proofErr w:type="spellStart"/>
      <w:r>
        <w:rPr>
          <w:lang w:val="en-US"/>
        </w:rPr>
        <w:t>i</w:t>
      </w:r>
      <w:proofErr w:type="spellEnd"/>
      <w:r>
        <w:rPr>
          <w:lang w:val="en-US"/>
        </w:rPr>
        <w:t xml:space="preserve"> </w:t>
      </w:r>
      <w:proofErr w:type="spellStart"/>
      <w:r>
        <w:rPr>
          <w:lang w:val="en-US"/>
        </w:rPr>
        <w:t>opseg</w:t>
      </w:r>
      <w:proofErr w:type="spellEnd"/>
      <w:r>
        <w:rPr>
          <w:lang w:val="en-US"/>
        </w:rPr>
        <w:t xml:space="preserve"> </w:t>
      </w:r>
      <w:proofErr w:type="spellStart"/>
      <w:r>
        <w:rPr>
          <w:lang w:val="en-US"/>
        </w:rPr>
        <w:t>rešenja</w:t>
      </w:r>
      <w:proofErr w:type="spellEnd"/>
    </w:p>
    <w:p w14:paraId="35B88888" w14:textId="443BF1FA" w:rsidR="00196E64" w:rsidRDefault="00196E64" w:rsidP="00196E64">
      <w:pPr>
        <w:pStyle w:val="ListParagraph"/>
        <w:numPr>
          <w:ilvl w:val="0"/>
          <w:numId w:val="26"/>
        </w:numPr>
        <w:jc w:val="both"/>
        <w:rPr>
          <w:lang w:val="en-US"/>
        </w:rPr>
      </w:pPr>
      <w:proofErr w:type="spellStart"/>
      <w:r>
        <w:rPr>
          <w:lang w:val="en-US"/>
        </w:rPr>
        <w:t>Strategija</w:t>
      </w:r>
      <w:proofErr w:type="spellEnd"/>
      <w:r>
        <w:rPr>
          <w:lang w:val="en-US"/>
        </w:rPr>
        <w:t xml:space="preserve"> </w:t>
      </w:r>
      <w:proofErr w:type="spellStart"/>
      <w:r>
        <w:rPr>
          <w:lang w:val="en-US"/>
        </w:rPr>
        <w:t>rešenja</w:t>
      </w:r>
      <w:proofErr w:type="spellEnd"/>
    </w:p>
    <w:p w14:paraId="152286E6" w14:textId="4A576786" w:rsidR="00196E64" w:rsidRDefault="00196E64" w:rsidP="00196E64">
      <w:pPr>
        <w:pStyle w:val="ListParagraph"/>
        <w:numPr>
          <w:ilvl w:val="0"/>
          <w:numId w:val="26"/>
        </w:numPr>
        <w:jc w:val="both"/>
        <w:rPr>
          <w:lang w:val="en-US"/>
        </w:rPr>
      </w:pPr>
      <w:proofErr w:type="spellStart"/>
      <w:r>
        <w:rPr>
          <w:lang w:val="en-US"/>
        </w:rPr>
        <w:t>Pregled</w:t>
      </w:r>
      <w:proofErr w:type="spellEnd"/>
      <w:r>
        <w:rPr>
          <w:lang w:val="en-US"/>
        </w:rPr>
        <w:t xml:space="preserve"> </w:t>
      </w:r>
      <w:proofErr w:type="spellStart"/>
      <w:r>
        <w:rPr>
          <w:lang w:val="en-US"/>
        </w:rPr>
        <w:t>modula</w:t>
      </w:r>
      <w:proofErr w:type="spellEnd"/>
      <w:r>
        <w:rPr>
          <w:lang w:val="en-US"/>
        </w:rPr>
        <w:t xml:space="preserve"> (Building Block View)</w:t>
      </w:r>
    </w:p>
    <w:p w14:paraId="4FF22D9B" w14:textId="77777777" w:rsidR="00196E64" w:rsidRPr="00C23AF3" w:rsidRDefault="00196E64" w:rsidP="00196E64">
      <w:pPr>
        <w:pStyle w:val="ListParagraph"/>
        <w:numPr>
          <w:ilvl w:val="0"/>
          <w:numId w:val="26"/>
        </w:numPr>
        <w:jc w:val="both"/>
        <w:rPr>
          <w:lang w:val="en-US"/>
        </w:rPr>
      </w:pPr>
      <w:proofErr w:type="spellStart"/>
      <w:r w:rsidRPr="00C23AF3">
        <w:rPr>
          <w:lang w:val="en-US"/>
        </w:rPr>
        <w:t>Pregled</w:t>
      </w:r>
      <w:proofErr w:type="spellEnd"/>
      <w:r w:rsidRPr="00C23AF3">
        <w:rPr>
          <w:lang w:val="en-US"/>
        </w:rPr>
        <w:t xml:space="preserve"> </w:t>
      </w:r>
      <w:proofErr w:type="spellStart"/>
      <w:r w:rsidRPr="00C23AF3">
        <w:rPr>
          <w:lang w:val="en-US"/>
        </w:rPr>
        <w:t>Procesa</w:t>
      </w:r>
      <w:proofErr w:type="spellEnd"/>
      <w:r w:rsidRPr="00C23AF3">
        <w:rPr>
          <w:lang w:val="en-US"/>
        </w:rPr>
        <w:t>(Runtime View)</w:t>
      </w:r>
    </w:p>
    <w:p w14:paraId="18CC68BB" w14:textId="1CD8FD21" w:rsidR="00196E64" w:rsidRPr="00C23AF3" w:rsidRDefault="00196E64" w:rsidP="00196E64">
      <w:pPr>
        <w:pStyle w:val="ListParagraph"/>
        <w:numPr>
          <w:ilvl w:val="0"/>
          <w:numId w:val="26"/>
        </w:numPr>
        <w:jc w:val="both"/>
        <w:rPr>
          <w:lang w:val="en-US"/>
        </w:rPr>
      </w:pPr>
      <w:proofErr w:type="spellStart"/>
      <w:r w:rsidRPr="00C23AF3">
        <w:rPr>
          <w:lang w:val="en-US"/>
        </w:rPr>
        <w:t>Pregled</w:t>
      </w:r>
      <w:proofErr w:type="spellEnd"/>
      <w:r w:rsidRPr="00C23AF3">
        <w:rPr>
          <w:lang w:val="en-US"/>
        </w:rPr>
        <w:t xml:space="preserve"> </w:t>
      </w:r>
      <w:proofErr w:type="spellStart"/>
      <w:r w:rsidRPr="00C23AF3">
        <w:rPr>
          <w:lang w:val="en-US"/>
        </w:rPr>
        <w:t>Raspore</w:t>
      </w:r>
      <w:r>
        <w:rPr>
          <w:lang w:val="en-US"/>
        </w:rPr>
        <w:t>đ</w:t>
      </w:r>
      <w:r w:rsidRPr="00C23AF3">
        <w:rPr>
          <w:lang w:val="en-US"/>
        </w:rPr>
        <w:t>ivanja</w:t>
      </w:r>
      <w:proofErr w:type="spellEnd"/>
      <w:r w:rsidRPr="00C23AF3">
        <w:rPr>
          <w:lang w:val="en-US"/>
        </w:rPr>
        <w:t xml:space="preserve"> (Deployment View)</w:t>
      </w:r>
    </w:p>
    <w:p w14:paraId="74DA841B" w14:textId="77777777" w:rsidR="00196E64" w:rsidRDefault="00196E64" w:rsidP="00196E64">
      <w:pPr>
        <w:pStyle w:val="ListParagraph"/>
        <w:numPr>
          <w:ilvl w:val="0"/>
          <w:numId w:val="26"/>
        </w:numPr>
        <w:jc w:val="both"/>
        <w:rPr>
          <w:lang w:val="en-US"/>
        </w:rPr>
      </w:pPr>
      <w:r w:rsidRPr="00C23AF3">
        <w:rPr>
          <w:lang w:val="en-US"/>
        </w:rPr>
        <w:t xml:space="preserve">Crosscutting </w:t>
      </w:r>
      <w:proofErr w:type="spellStart"/>
      <w:r w:rsidRPr="00C23AF3">
        <w:rPr>
          <w:lang w:val="en-US"/>
        </w:rPr>
        <w:t>Koncepti</w:t>
      </w:r>
      <w:proofErr w:type="spellEnd"/>
    </w:p>
    <w:p w14:paraId="475EDCDE" w14:textId="1EB037DA" w:rsidR="00196E64" w:rsidRPr="00C23AF3" w:rsidRDefault="00196E64" w:rsidP="00196E64">
      <w:pPr>
        <w:pStyle w:val="ListParagraph"/>
        <w:numPr>
          <w:ilvl w:val="0"/>
          <w:numId w:val="26"/>
        </w:numPr>
        <w:jc w:val="both"/>
        <w:rPr>
          <w:lang w:val="en-US"/>
        </w:rPr>
      </w:pPr>
      <w:proofErr w:type="spellStart"/>
      <w:r>
        <w:rPr>
          <w:lang w:val="en-US"/>
        </w:rPr>
        <w:t>Odluke</w:t>
      </w:r>
      <w:proofErr w:type="spellEnd"/>
      <w:r>
        <w:rPr>
          <w:lang w:val="en-US"/>
        </w:rPr>
        <w:t xml:space="preserve"> o </w:t>
      </w:r>
      <w:proofErr w:type="spellStart"/>
      <w:r>
        <w:rPr>
          <w:lang w:val="en-US"/>
        </w:rPr>
        <w:t>arhitekturi</w:t>
      </w:r>
      <w:proofErr w:type="spellEnd"/>
      <w:r>
        <w:rPr>
          <w:lang w:val="en-US"/>
        </w:rPr>
        <w:t xml:space="preserve"> (Architecture Decision)</w:t>
      </w:r>
    </w:p>
    <w:p w14:paraId="7E0AE628" w14:textId="77777777" w:rsidR="00196E64" w:rsidRPr="00C23AF3" w:rsidRDefault="00196E64" w:rsidP="00196E64">
      <w:pPr>
        <w:pStyle w:val="ListParagraph"/>
        <w:numPr>
          <w:ilvl w:val="0"/>
          <w:numId w:val="26"/>
        </w:numPr>
        <w:jc w:val="both"/>
        <w:rPr>
          <w:lang w:val="en-US"/>
        </w:rPr>
      </w:pPr>
      <w:proofErr w:type="spellStart"/>
      <w:r w:rsidRPr="00C23AF3">
        <w:rPr>
          <w:lang w:val="en-US"/>
        </w:rPr>
        <w:t>Zahtevi</w:t>
      </w:r>
      <w:proofErr w:type="spellEnd"/>
      <w:r w:rsidRPr="00C23AF3">
        <w:rPr>
          <w:lang w:val="en-US"/>
        </w:rPr>
        <w:t xml:space="preserve"> </w:t>
      </w:r>
      <w:proofErr w:type="spellStart"/>
      <w:r w:rsidRPr="00C23AF3">
        <w:rPr>
          <w:lang w:val="en-US"/>
        </w:rPr>
        <w:t>kvaliteta</w:t>
      </w:r>
      <w:proofErr w:type="spellEnd"/>
    </w:p>
    <w:p w14:paraId="032C9188" w14:textId="77777777" w:rsidR="00196E64" w:rsidRPr="00C23AF3" w:rsidRDefault="00196E64" w:rsidP="00196E64">
      <w:pPr>
        <w:pStyle w:val="ListParagraph"/>
        <w:numPr>
          <w:ilvl w:val="0"/>
          <w:numId w:val="26"/>
        </w:numPr>
        <w:jc w:val="both"/>
        <w:rPr>
          <w:lang w:val="en-US"/>
        </w:rPr>
      </w:pPr>
      <w:proofErr w:type="spellStart"/>
      <w:r w:rsidRPr="00C23AF3">
        <w:rPr>
          <w:lang w:val="en-US"/>
        </w:rPr>
        <w:t>Rizici</w:t>
      </w:r>
      <w:proofErr w:type="spellEnd"/>
      <w:r w:rsidRPr="00C23AF3">
        <w:rPr>
          <w:lang w:val="en-US"/>
        </w:rPr>
        <w:t xml:space="preserve"> </w:t>
      </w:r>
      <w:proofErr w:type="spellStart"/>
      <w:r w:rsidRPr="00C23AF3">
        <w:rPr>
          <w:lang w:val="en-US"/>
        </w:rPr>
        <w:t>i</w:t>
      </w:r>
      <w:proofErr w:type="spellEnd"/>
      <w:r w:rsidRPr="00C23AF3">
        <w:rPr>
          <w:lang w:val="en-US"/>
        </w:rPr>
        <w:t xml:space="preserve"> </w:t>
      </w:r>
      <w:proofErr w:type="spellStart"/>
      <w:r w:rsidRPr="00C23AF3">
        <w:rPr>
          <w:lang w:val="en-US"/>
        </w:rPr>
        <w:t>tehnološki</w:t>
      </w:r>
      <w:proofErr w:type="spellEnd"/>
      <w:r w:rsidRPr="00C23AF3">
        <w:rPr>
          <w:lang w:val="en-US"/>
        </w:rPr>
        <w:t xml:space="preserve"> dug</w:t>
      </w:r>
    </w:p>
    <w:p w14:paraId="70CAF4CD" w14:textId="5FD7D1C4" w:rsidR="00196E64" w:rsidRDefault="00196E64" w:rsidP="00196E64">
      <w:pPr>
        <w:pStyle w:val="ListParagraph"/>
        <w:numPr>
          <w:ilvl w:val="0"/>
          <w:numId w:val="26"/>
        </w:numPr>
        <w:jc w:val="both"/>
        <w:rPr>
          <w:lang w:val="en-US"/>
        </w:rPr>
      </w:pPr>
      <w:proofErr w:type="spellStart"/>
      <w:r w:rsidRPr="00C23AF3">
        <w:rPr>
          <w:lang w:val="en-US"/>
        </w:rPr>
        <w:t>Rečnik</w:t>
      </w:r>
      <w:proofErr w:type="spellEnd"/>
      <w:r w:rsidRPr="00C23AF3">
        <w:rPr>
          <w:lang w:val="en-US"/>
        </w:rPr>
        <w:t xml:space="preserve"> </w:t>
      </w:r>
      <w:proofErr w:type="spellStart"/>
      <w:r w:rsidRPr="00C23AF3">
        <w:rPr>
          <w:lang w:val="en-US"/>
        </w:rPr>
        <w:t>pojmova</w:t>
      </w:r>
      <w:proofErr w:type="spellEnd"/>
    </w:p>
    <w:p w14:paraId="3B0D8B19" w14:textId="559483A7" w:rsidR="00196E64" w:rsidRDefault="00196E64" w:rsidP="00196E64">
      <w:pPr>
        <w:jc w:val="both"/>
        <w:rPr>
          <w:lang w:val="en-US"/>
        </w:rPr>
      </w:pPr>
      <w:proofErr w:type="spellStart"/>
      <w:r w:rsidRPr="06CBE8DA">
        <w:rPr>
          <w:lang w:val="en-US"/>
        </w:rPr>
        <w:t>Poglavlje</w:t>
      </w:r>
      <w:proofErr w:type="spellEnd"/>
      <w:r w:rsidRPr="06CBE8DA">
        <w:rPr>
          <w:lang w:val="en-US"/>
        </w:rPr>
        <w:t xml:space="preserve"> 1: </w:t>
      </w:r>
      <w:proofErr w:type="spellStart"/>
      <w:r w:rsidRPr="06CBE8DA">
        <w:rPr>
          <w:lang w:val="en-US"/>
        </w:rPr>
        <w:t>Uvod</w:t>
      </w:r>
      <w:proofErr w:type="spellEnd"/>
      <w:r w:rsidRPr="06CBE8DA">
        <w:rPr>
          <w:lang w:val="en-US"/>
        </w:rPr>
        <w:t xml:space="preserve"> I </w:t>
      </w:r>
      <w:proofErr w:type="spellStart"/>
      <w:r w:rsidRPr="06CBE8DA">
        <w:rPr>
          <w:lang w:val="en-US"/>
        </w:rPr>
        <w:t>ciljevi</w:t>
      </w:r>
      <w:proofErr w:type="spellEnd"/>
      <w:r w:rsidRPr="06CBE8DA">
        <w:rPr>
          <w:lang w:val="en-US"/>
        </w:rPr>
        <w:t xml:space="preserve"> se </w:t>
      </w:r>
      <w:proofErr w:type="spellStart"/>
      <w:r w:rsidRPr="06CBE8DA">
        <w:rPr>
          <w:lang w:val="en-US"/>
        </w:rPr>
        <w:t>dalje</w:t>
      </w:r>
      <w:proofErr w:type="spellEnd"/>
      <w:r w:rsidRPr="06CBE8DA">
        <w:rPr>
          <w:lang w:val="en-US"/>
        </w:rPr>
        <w:t xml:space="preserve"> </w:t>
      </w:r>
      <w:proofErr w:type="spellStart"/>
      <w:r w:rsidRPr="06CBE8DA">
        <w:rPr>
          <w:lang w:val="en-US"/>
        </w:rPr>
        <w:t>može</w:t>
      </w:r>
      <w:proofErr w:type="spellEnd"/>
      <w:r w:rsidRPr="06CBE8DA">
        <w:rPr>
          <w:lang w:val="en-US"/>
        </w:rPr>
        <w:t xml:space="preserve"> </w:t>
      </w:r>
      <w:proofErr w:type="spellStart"/>
      <w:r w:rsidRPr="06CBE8DA">
        <w:rPr>
          <w:lang w:val="en-US"/>
        </w:rPr>
        <w:t>podeliti</w:t>
      </w:r>
      <w:proofErr w:type="spellEnd"/>
      <w:r w:rsidRPr="06CBE8DA">
        <w:rPr>
          <w:lang w:val="en-US"/>
        </w:rPr>
        <w:t xml:space="preserve"> </w:t>
      </w:r>
      <w:proofErr w:type="spellStart"/>
      <w:r w:rsidRPr="06CBE8DA">
        <w:rPr>
          <w:lang w:val="en-US"/>
        </w:rPr>
        <w:t>na</w:t>
      </w:r>
      <w:proofErr w:type="spellEnd"/>
      <w:r w:rsidRPr="06CBE8DA">
        <w:rPr>
          <w:lang w:val="en-US"/>
        </w:rPr>
        <w:t xml:space="preserve"> 3 </w:t>
      </w:r>
      <w:proofErr w:type="spellStart"/>
      <w:r w:rsidRPr="06CBE8DA">
        <w:rPr>
          <w:lang w:val="en-US"/>
        </w:rPr>
        <w:t>podpoglavlja</w:t>
      </w:r>
      <w:proofErr w:type="spellEnd"/>
      <w:r w:rsidRPr="06CBE8DA">
        <w:rPr>
          <w:lang w:val="en-US"/>
        </w:rPr>
        <w:t xml:space="preserve">. </w:t>
      </w:r>
    </w:p>
    <w:p w14:paraId="4536FDF9" w14:textId="3C76BCE1" w:rsidR="00196E64" w:rsidRPr="00233447" w:rsidRDefault="00196E64" w:rsidP="00196E64">
      <w:pPr>
        <w:pStyle w:val="ListParagraph"/>
        <w:numPr>
          <w:ilvl w:val="1"/>
          <w:numId w:val="19"/>
        </w:numPr>
        <w:jc w:val="both"/>
        <w:rPr>
          <w:lang w:val="en-US"/>
        </w:rPr>
      </w:pPr>
      <w:proofErr w:type="spellStart"/>
      <w:r w:rsidRPr="06CBE8DA">
        <w:rPr>
          <w:lang w:val="en-US"/>
        </w:rPr>
        <w:t>Pregled</w:t>
      </w:r>
      <w:proofErr w:type="spellEnd"/>
      <w:r w:rsidRPr="06CBE8DA">
        <w:rPr>
          <w:lang w:val="en-US"/>
        </w:rPr>
        <w:t xml:space="preserve"> </w:t>
      </w:r>
      <w:proofErr w:type="spellStart"/>
      <w:r w:rsidRPr="06CBE8DA">
        <w:rPr>
          <w:lang w:val="en-US"/>
        </w:rPr>
        <w:t>zahteva</w:t>
      </w:r>
      <w:proofErr w:type="spellEnd"/>
      <w:r w:rsidRPr="06CBE8DA">
        <w:rPr>
          <w:lang w:val="en-US"/>
        </w:rPr>
        <w:t xml:space="preserve"> - </w:t>
      </w:r>
      <w:proofErr w:type="spellStart"/>
      <w:r w:rsidRPr="06CBE8DA">
        <w:rPr>
          <w:lang w:val="en-US"/>
        </w:rPr>
        <w:t>Opisane</w:t>
      </w:r>
      <w:proofErr w:type="spellEnd"/>
      <w:r w:rsidRPr="06CBE8DA">
        <w:rPr>
          <w:lang w:val="en-US"/>
        </w:rPr>
        <w:t xml:space="preserve"> </w:t>
      </w:r>
      <w:proofErr w:type="spellStart"/>
      <w:r w:rsidRPr="06CBE8DA">
        <w:rPr>
          <w:lang w:val="en-US"/>
        </w:rPr>
        <w:t>su</w:t>
      </w:r>
      <w:proofErr w:type="spellEnd"/>
      <w:r w:rsidRPr="06CBE8DA">
        <w:rPr>
          <w:lang w:val="en-US"/>
        </w:rPr>
        <w:t xml:space="preserve"> </w:t>
      </w:r>
      <w:proofErr w:type="spellStart"/>
      <w:r w:rsidRPr="06CBE8DA">
        <w:rPr>
          <w:lang w:val="en-US"/>
        </w:rPr>
        <w:t>osnovne</w:t>
      </w:r>
      <w:proofErr w:type="spellEnd"/>
      <w:r w:rsidRPr="06CBE8DA">
        <w:rPr>
          <w:lang w:val="en-US"/>
        </w:rPr>
        <w:t xml:space="preserve"> </w:t>
      </w:r>
      <w:proofErr w:type="spellStart"/>
      <w:r w:rsidRPr="06CBE8DA">
        <w:rPr>
          <w:lang w:val="en-US"/>
        </w:rPr>
        <w:t>funkcionalnosti</w:t>
      </w:r>
      <w:proofErr w:type="spellEnd"/>
      <w:r w:rsidRPr="06CBE8DA">
        <w:rPr>
          <w:lang w:val="en-US"/>
        </w:rPr>
        <w:t xml:space="preserve"> </w:t>
      </w:r>
      <w:proofErr w:type="spellStart"/>
      <w:r w:rsidRPr="06CBE8DA">
        <w:rPr>
          <w:lang w:val="en-US"/>
        </w:rPr>
        <w:t>koje</w:t>
      </w:r>
      <w:proofErr w:type="spellEnd"/>
      <w:r w:rsidRPr="06CBE8DA">
        <w:rPr>
          <w:lang w:val="en-US"/>
        </w:rPr>
        <w:t xml:space="preserve"> </w:t>
      </w:r>
      <w:proofErr w:type="spellStart"/>
      <w:r w:rsidRPr="06CBE8DA">
        <w:rPr>
          <w:lang w:val="en-US"/>
        </w:rPr>
        <w:t>softver</w:t>
      </w:r>
      <w:proofErr w:type="spellEnd"/>
      <w:r w:rsidRPr="06CBE8DA">
        <w:rPr>
          <w:lang w:val="en-US"/>
        </w:rPr>
        <w:t xml:space="preserve"> </w:t>
      </w:r>
      <w:proofErr w:type="spellStart"/>
      <w:r w:rsidRPr="06CBE8DA">
        <w:rPr>
          <w:lang w:val="en-US"/>
        </w:rPr>
        <w:t>pruža</w:t>
      </w:r>
      <w:proofErr w:type="spellEnd"/>
      <w:r w:rsidRPr="06CBE8DA">
        <w:rPr>
          <w:lang w:val="en-US"/>
        </w:rPr>
        <w:t xml:space="preserve"> </w:t>
      </w:r>
      <w:proofErr w:type="spellStart"/>
      <w:r w:rsidRPr="06CBE8DA">
        <w:rPr>
          <w:lang w:val="en-US"/>
        </w:rPr>
        <w:t>kao</w:t>
      </w:r>
      <w:proofErr w:type="spellEnd"/>
      <w:r w:rsidRPr="06CBE8DA">
        <w:rPr>
          <w:lang w:val="en-US"/>
        </w:rPr>
        <w:t xml:space="preserve"> </w:t>
      </w:r>
      <w:proofErr w:type="spellStart"/>
      <w:r w:rsidRPr="06CBE8DA">
        <w:rPr>
          <w:lang w:val="en-US"/>
        </w:rPr>
        <w:t>i</w:t>
      </w:r>
      <w:proofErr w:type="spellEnd"/>
      <w:r w:rsidRPr="06CBE8DA">
        <w:rPr>
          <w:lang w:val="en-US"/>
        </w:rPr>
        <w:t xml:space="preserve"> </w:t>
      </w:r>
      <w:proofErr w:type="spellStart"/>
      <w:r w:rsidRPr="06CBE8DA">
        <w:rPr>
          <w:lang w:val="en-US"/>
        </w:rPr>
        <w:t>svrha</w:t>
      </w:r>
      <w:proofErr w:type="spellEnd"/>
      <w:r w:rsidRPr="06CBE8DA">
        <w:rPr>
          <w:lang w:val="en-US"/>
        </w:rPr>
        <w:t xml:space="preserve"> </w:t>
      </w:r>
      <w:proofErr w:type="spellStart"/>
      <w:r w:rsidRPr="06CBE8DA">
        <w:rPr>
          <w:lang w:val="en-US"/>
        </w:rPr>
        <w:t>koju</w:t>
      </w:r>
      <w:proofErr w:type="spellEnd"/>
      <w:r w:rsidRPr="06CBE8DA">
        <w:rPr>
          <w:lang w:val="en-US"/>
        </w:rPr>
        <w:t xml:space="preserve"> </w:t>
      </w:r>
      <w:proofErr w:type="spellStart"/>
      <w:r w:rsidRPr="06CBE8DA">
        <w:rPr>
          <w:lang w:val="en-US"/>
        </w:rPr>
        <w:t>treba</w:t>
      </w:r>
      <w:proofErr w:type="spellEnd"/>
      <w:r w:rsidRPr="06CBE8DA">
        <w:rPr>
          <w:lang w:val="en-US"/>
        </w:rPr>
        <w:t xml:space="preserve"> da </w:t>
      </w:r>
      <w:proofErr w:type="spellStart"/>
      <w:r w:rsidRPr="06CBE8DA">
        <w:rPr>
          <w:lang w:val="en-US"/>
        </w:rPr>
        <w:t>zadovolji</w:t>
      </w:r>
      <w:proofErr w:type="spellEnd"/>
    </w:p>
    <w:p w14:paraId="32B7ABCA" w14:textId="052C2EF3" w:rsidR="00196E64" w:rsidRDefault="00196E64" w:rsidP="00196E64">
      <w:pPr>
        <w:pStyle w:val="ListParagraph"/>
        <w:numPr>
          <w:ilvl w:val="1"/>
          <w:numId w:val="19"/>
        </w:numPr>
        <w:jc w:val="both"/>
        <w:rPr>
          <w:lang w:val="en-US"/>
        </w:rPr>
      </w:pPr>
      <w:bookmarkStart w:id="28" w:name="CiljeviKvaliteta"/>
      <w:proofErr w:type="spellStart"/>
      <w:r w:rsidRPr="06CBE8DA">
        <w:rPr>
          <w:lang w:val="en-US"/>
        </w:rPr>
        <w:t>Ciljevi</w:t>
      </w:r>
      <w:proofErr w:type="spellEnd"/>
      <w:r w:rsidRPr="06CBE8DA">
        <w:rPr>
          <w:lang w:val="en-US"/>
        </w:rPr>
        <w:t xml:space="preserve"> </w:t>
      </w:r>
      <w:proofErr w:type="spellStart"/>
      <w:r w:rsidRPr="06CBE8DA">
        <w:rPr>
          <w:lang w:val="en-US"/>
        </w:rPr>
        <w:t>kvaliteta</w:t>
      </w:r>
      <w:proofErr w:type="spellEnd"/>
      <w:r w:rsidRPr="06CBE8DA">
        <w:rPr>
          <w:lang w:val="en-US"/>
        </w:rPr>
        <w:t xml:space="preserve"> </w:t>
      </w:r>
      <w:bookmarkEnd w:id="28"/>
      <w:r w:rsidRPr="06CBE8DA">
        <w:rPr>
          <w:lang w:val="en-US"/>
        </w:rPr>
        <w:t xml:space="preserve">- </w:t>
      </w:r>
      <w:proofErr w:type="spellStart"/>
      <w:r w:rsidRPr="06CBE8DA">
        <w:rPr>
          <w:lang w:val="en-US"/>
        </w:rPr>
        <w:t>služi</w:t>
      </w:r>
      <w:proofErr w:type="spellEnd"/>
      <w:r w:rsidRPr="06CBE8DA">
        <w:rPr>
          <w:lang w:val="en-US"/>
        </w:rPr>
        <w:t xml:space="preserve"> </w:t>
      </w:r>
      <w:proofErr w:type="spellStart"/>
      <w:r w:rsidRPr="06CBE8DA">
        <w:rPr>
          <w:lang w:val="en-US"/>
        </w:rPr>
        <w:t>kao</w:t>
      </w:r>
      <w:proofErr w:type="spellEnd"/>
      <w:r w:rsidRPr="06CBE8DA">
        <w:rPr>
          <w:lang w:val="en-US"/>
        </w:rPr>
        <w:t xml:space="preserve"> </w:t>
      </w:r>
      <w:proofErr w:type="spellStart"/>
      <w:r w:rsidRPr="06CBE8DA">
        <w:rPr>
          <w:lang w:val="en-US"/>
        </w:rPr>
        <w:t>vizija</w:t>
      </w:r>
      <w:proofErr w:type="spellEnd"/>
      <w:r w:rsidRPr="06CBE8DA">
        <w:rPr>
          <w:lang w:val="en-US"/>
        </w:rPr>
        <w:t xml:space="preserve"> </w:t>
      </w:r>
      <w:proofErr w:type="spellStart"/>
      <w:r w:rsidRPr="06CBE8DA">
        <w:rPr>
          <w:lang w:val="en-US"/>
        </w:rPr>
        <w:t>projekta</w:t>
      </w:r>
      <w:proofErr w:type="spellEnd"/>
      <w:r w:rsidRPr="06CBE8DA">
        <w:rPr>
          <w:lang w:val="en-US"/>
        </w:rPr>
        <w:t xml:space="preserve">, </w:t>
      </w:r>
      <w:proofErr w:type="spellStart"/>
      <w:r w:rsidRPr="06CBE8DA">
        <w:rPr>
          <w:lang w:val="en-US"/>
        </w:rPr>
        <w:t>nešto</w:t>
      </w:r>
      <w:proofErr w:type="spellEnd"/>
      <w:r w:rsidRPr="06CBE8DA">
        <w:rPr>
          <w:lang w:val="en-US"/>
        </w:rPr>
        <w:t xml:space="preserve"> </w:t>
      </w:r>
      <w:proofErr w:type="spellStart"/>
      <w:r w:rsidRPr="06CBE8DA">
        <w:rPr>
          <w:lang w:val="en-US"/>
        </w:rPr>
        <w:t>čemu</w:t>
      </w:r>
      <w:proofErr w:type="spellEnd"/>
      <w:r w:rsidRPr="06CBE8DA">
        <w:rPr>
          <w:lang w:val="en-US"/>
        </w:rPr>
        <w:t xml:space="preserve"> </w:t>
      </w:r>
      <w:proofErr w:type="spellStart"/>
      <w:r w:rsidRPr="06CBE8DA">
        <w:rPr>
          <w:lang w:val="en-US"/>
        </w:rPr>
        <w:t>aplikacija</w:t>
      </w:r>
      <w:proofErr w:type="spellEnd"/>
      <w:r w:rsidRPr="06CBE8DA">
        <w:rPr>
          <w:lang w:val="en-US"/>
        </w:rPr>
        <w:t xml:space="preserve"> </w:t>
      </w:r>
      <w:proofErr w:type="spellStart"/>
      <w:r w:rsidRPr="06CBE8DA">
        <w:rPr>
          <w:lang w:val="en-US"/>
        </w:rPr>
        <w:t>teži</w:t>
      </w:r>
      <w:proofErr w:type="spellEnd"/>
      <w:r w:rsidRPr="06CBE8DA">
        <w:rPr>
          <w:lang w:val="en-US"/>
        </w:rPr>
        <w:t xml:space="preserve"> </w:t>
      </w:r>
      <w:proofErr w:type="spellStart"/>
      <w:r w:rsidRPr="06CBE8DA">
        <w:rPr>
          <w:lang w:val="en-US"/>
        </w:rPr>
        <w:t>npr</w:t>
      </w:r>
      <w:proofErr w:type="spellEnd"/>
      <w:r w:rsidRPr="06CBE8DA">
        <w:rPr>
          <w:lang w:val="en-US"/>
        </w:rPr>
        <w:t xml:space="preserve">. </w:t>
      </w:r>
      <w:proofErr w:type="spellStart"/>
      <w:r w:rsidRPr="06CBE8DA">
        <w:rPr>
          <w:lang w:val="en-US"/>
        </w:rPr>
        <w:t>upotrebljivost</w:t>
      </w:r>
      <w:proofErr w:type="spellEnd"/>
      <w:r w:rsidRPr="06CBE8DA">
        <w:rPr>
          <w:lang w:val="en-US"/>
        </w:rPr>
        <w:t xml:space="preserve">, </w:t>
      </w:r>
      <w:proofErr w:type="spellStart"/>
      <w:r w:rsidRPr="06CBE8DA">
        <w:rPr>
          <w:lang w:val="en-US"/>
        </w:rPr>
        <w:t>efikasnost</w:t>
      </w:r>
      <w:proofErr w:type="spellEnd"/>
      <w:r w:rsidRPr="06CBE8DA">
        <w:rPr>
          <w:lang w:val="en-US"/>
        </w:rPr>
        <w:t xml:space="preserve">, </w:t>
      </w:r>
      <w:proofErr w:type="spellStart"/>
      <w:r w:rsidRPr="06CBE8DA">
        <w:rPr>
          <w:lang w:val="en-US"/>
        </w:rPr>
        <w:t>interoperabilnost</w:t>
      </w:r>
      <w:proofErr w:type="spellEnd"/>
      <w:r w:rsidRPr="06CBE8DA">
        <w:rPr>
          <w:lang w:val="en-US"/>
        </w:rPr>
        <w:t xml:space="preserve">, </w:t>
      </w:r>
      <w:proofErr w:type="spellStart"/>
      <w:r w:rsidRPr="06CBE8DA">
        <w:rPr>
          <w:lang w:val="en-US"/>
        </w:rPr>
        <w:t>testabilnost</w:t>
      </w:r>
      <w:proofErr w:type="spellEnd"/>
      <w:r w:rsidRPr="06CBE8DA">
        <w:rPr>
          <w:lang w:val="en-US"/>
        </w:rPr>
        <w:t xml:space="preserve"> </w:t>
      </w:r>
      <w:proofErr w:type="spellStart"/>
      <w:r w:rsidRPr="06CBE8DA">
        <w:rPr>
          <w:lang w:val="en-US"/>
        </w:rPr>
        <w:t>itd</w:t>
      </w:r>
      <w:proofErr w:type="spellEnd"/>
      <w:r w:rsidRPr="06CBE8DA">
        <w:rPr>
          <w:lang w:val="en-US"/>
        </w:rPr>
        <w:t>.</w:t>
      </w:r>
    </w:p>
    <w:p w14:paraId="323E9DBF" w14:textId="76A1FEEB" w:rsidR="00196E64" w:rsidRDefault="00196E64" w:rsidP="00196E64">
      <w:pPr>
        <w:pStyle w:val="ListParagraph"/>
        <w:numPr>
          <w:ilvl w:val="1"/>
          <w:numId w:val="19"/>
        </w:numPr>
        <w:jc w:val="both"/>
        <w:rPr>
          <w:lang w:val="en-US"/>
        </w:rPr>
      </w:pPr>
      <w:proofErr w:type="spellStart"/>
      <w:r w:rsidRPr="06CBE8DA">
        <w:rPr>
          <w:lang w:val="en-US"/>
        </w:rPr>
        <w:t>Stejkoholderi</w:t>
      </w:r>
      <w:proofErr w:type="spellEnd"/>
      <w:r w:rsidRPr="06CBE8DA">
        <w:rPr>
          <w:lang w:val="en-US"/>
        </w:rPr>
        <w:t xml:space="preserve"> - </w:t>
      </w:r>
      <w:proofErr w:type="spellStart"/>
      <w:r w:rsidRPr="06CBE8DA">
        <w:rPr>
          <w:lang w:val="en-US"/>
        </w:rPr>
        <w:t>svi</w:t>
      </w:r>
      <w:proofErr w:type="spellEnd"/>
      <w:r w:rsidRPr="06CBE8DA">
        <w:rPr>
          <w:lang w:val="en-US"/>
        </w:rPr>
        <w:t xml:space="preserve"> </w:t>
      </w:r>
      <w:proofErr w:type="spellStart"/>
      <w:r w:rsidRPr="06CBE8DA">
        <w:rPr>
          <w:lang w:val="en-US"/>
        </w:rPr>
        <w:t>ljudi</w:t>
      </w:r>
      <w:proofErr w:type="spellEnd"/>
      <w:r w:rsidRPr="06CBE8DA">
        <w:rPr>
          <w:lang w:val="en-US"/>
        </w:rPr>
        <w:t xml:space="preserve"> koji </w:t>
      </w:r>
      <w:proofErr w:type="spellStart"/>
      <w:r w:rsidRPr="06CBE8DA">
        <w:rPr>
          <w:lang w:val="en-US"/>
        </w:rPr>
        <w:t>imaju</w:t>
      </w:r>
      <w:proofErr w:type="spellEnd"/>
      <w:r w:rsidRPr="06CBE8DA">
        <w:rPr>
          <w:lang w:val="en-US"/>
        </w:rPr>
        <w:t xml:space="preserve"> </w:t>
      </w:r>
      <w:proofErr w:type="spellStart"/>
      <w:r w:rsidRPr="06CBE8DA">
        <w:rPr>
          <w:lang w:val="en-US"/>
        </w:rPr>
        <w:t>uticaja</w:t>
      </w:r>
      <w:proofErr w:type="spellEnd"/>
      <w:r w:rsidRPr="06CBE8DA">
        <w:rPr>
          <w:lang w:val="en-US"/>
        </w:rPr>
        <w:t xml:space="preserve"> </w:t>
      </w:r>
      <w:proofErr w:type="spellStart"/>
      <w:r w:rsidRPr="06CBE8DA">
        <w:rPr>
          <w:lang w:val="en-US"/>
        </w:rPr>
        <w:t>na</w:t>
      </w:r>
      <w:proofErr w:type="spellEnd"/>
      <w:r w:rsidRPr="06CBE8DA">
        <w:rPr>
          <w:lang w:val="en-US"/>
        </w:rPr>
        <w:t xml:space="preserve"> </w:t>
      </w:r>
      <w:proofErr w:type="spellStart"/>
      <w:r w:rsidRPr="06CBE8DA">
        <w:rPr>
          <w:lang w:val="en-US"/>
        </w:rPr>
        <w:t>rešenje</w:t>
      </w:r>
      <w:proofErr w:type="spellEnd"/>
      <w:r w:rsidRPr="06CBE8DA">
        <w:rPr>
          <w:lang w:val="en-US"/>
        </w:rPr>
        <w:t xml:space="preserve">. </w:t>
      </w:r>
      <w:proofErr w:type="spellStart"/>
      <w:r w:rsidRPr="06CBE8DA">
        <w:rPr>
          <w:lang w:val="en-US"/>
        </w:rPr>
        <w:t>Obuhvata</w:t>
      </w:r>
      <w:proofErr w:type="spellEnd"/>
      <w:r w:rsidRPr="06CBE8DA">
        <w:rPr>
          <w:lang w:val="en-US"/>
        </w:rPr>
        <w:t xml:space="preserve"> </w:t>
      </w:r>
      <w:proofErr w:type="spellStart"/>
      <w:r w:rsidRPr="06CBE8DA">
        <w:rPr>
          <w:lang w:val="en-US"/>
        </w:rPr>
        <w:t>tim</w:t>
      </w:r>
      <w:proofErr w:type="spellEnd"/>
      <w:r w:rsidRPr="06CBE8DA">
        <w:rPr>
          <w:lang w:val="en-US"/>
        </w:rPr>
        <w:t xml:space="preserve"> </w:t>
      </w:r>
      <w:proofErr w:type="spellStart"/>
      <w:r w:rsidRPr="06CBE8DA">
        <w:rPr>
          <w:lang w:val="en-US"/>
        </w:rPr>
        <w:t>ljudi</w:t>
      </w:r>
      <w:proofErr w:type="spellEnd"/>
      <w:r w:rsidRPr="06CBE8DA">
        <w:rPr>
          <w:lang w:val="en-US"/>
        </w:rPr>
        <w:t xml:space="preserve"> koji </w:t>
      </w:r>
      <w:proofErr w:type="spellStart"/>
      <w:r w:rsidRPr="06CBE8DA">
        <w:rPr>
          <w:lang w:val="en-US"/>
        </w:rPr>
        <w:t>radi</w:t>
      </w:r>
      <w:proofErr w:type="spellEnd"/>
      <w:r w:rsidRPr="06CBE8DA">
        <w:rPr>
          <w:lang w:val="en-US"/>
        </w:rPr>
        <w:t xml:space="preserve"> </w:t>
      </w:r>
      <w:proofErr w:type="spellStart"/>
      <w:r w:rsidRPr="06CBE8DA">
        <w:rPr>
          <w:lang w:val="en-US"/>
        </w:rPr>
        <w:t>na</w:t>
      </w:r>
      <w:proofErr w:type="spellEnd"/>
      <w:r w:rsidRPr="06CBE8DA">
        <w:rPr>
          <w:lang w:val="en-US"/>
        </w:rPr>
        <w:t xml:space="preserve"> </w:t>
      </w:r>
      <w:proofErr w:type="spellStart"/>
      <w:r w:rsidRPr="06CBE8DA">
        <w:rPr>
          <w:lang w:val="en-US"/>
        </w:rPr>
        <w:t>izradi</w:t>
      </w:r>
      <w:proofErr w:type="spellEnd"/>
      <w:r w:rsidRPr="06CBE8DA">
        <w:rPr>
          <w:lang w:val="en-US"/>
        </w:rPr>
        <w:t xml:space="preserve"> </w:t>
      </w:r>
      <w:proofErr w:type="spellStart"/>
      <w:r w:rsidRPr="06CBE8DA">
        <w:rPr>
          <w:lang w:val="en-US"/>
        </w:rPr>
        <w:t>rešenja</w:t>
      </w:r>
      <w:proofErr w:type="spellEnd"/>
      <w:r w:rsidRPr="06CBE8DA">
        <w:rPr>
          <w:lang w:val="en-US"/>
        </w:rPr>
        <w:t xml:space="preserve">: </w:t>
      </w:r>
      <w:proofErr w:type="spellStart"/>
      <w:r w:rsidRPr="06CBE8DA">
        <w:rPr>
          <w:lang w:val="en-US"/>
        </w:rPr>
        <w:t>developeri</w:t>
      </w:r>
      <w:proofErr w:type="spellEnd"/>
      <w:r w:rsidRPr="06CBE8DA">
        <w:rPr>
          <w:lang w:val="en-US"/>
        </w:rPr>
        <w:t xml:space="preserve">, </w:t>
      </w:r>
      <w:proofErr w:type="spellStart"/>
      <w:r w:rsidRPr="06CBE8DA">
        <w:rPr>
          <w:lang w:val="en-US"/>
        </w:rPr>
        <w:t>softver</w:t>
      </w:r>
      <w:proofErr w:type="spellEnd"/>
      <w:r w:rsidRPr="06CBE8DA">
        <w:rPr>
          <w:lang w:val="en-US"/>
        </w:rPr>
        <w:t xml:space="preserve"> </w:t>
      </w:r>
      <w:proofErr w:type="spellStart"/>
      <w:r w:rsidRPr="06CBE8DA">
        <w:rPr>
          <w:lang w:val="en-US"/>
        </w:rPr>
        <w:t>arhitekte</w:t>
      </w:r>
      <w:proofErr w:type="spellEnd"/>
      <w:r w:rsidRPr="06CBE8DA">
        <w:rPr>
          <w:lang w:val="en-US"/>
        </w:rPr>
        <w:t xml:space="preserve">, project </w:t>
      </w:r>
      <w:proofErr w:type="spellStart"/>
      <w:r w:rsidRPr="06CBE8DA">
        <w:rPr>
          <w:lang w:val="en-US"/>
        </w:rPr>
        <w:t>owneri</w:t>
      </w:r>
      <w:proofErr w:type="spellEnd"/>
      <w:r w:rsidRPr="06CBE8DA">
        <w:rPr>
          <w:lang w:val="en-US"/>
        </w:rPr>
        <w:t xml:space="preserve">, </w:t>
      </w:r>
      <w:proofErr w:type="spellStart"/>
      <w:r w:rsidRPr="06CBE8DA">
        <w:rPr>
          <w:lang w:val="en-US"/>
        </w:rPr>
        <w:t>testeri</w:t>
      </w:r>
      <w:proofErr w:type="spellEnd"/>
      <w:r w:rsidRPr="06CBE8DA">
        <w:rPr>
          <w:lang w:val="en-US"/>
        </w:rPr>
        <w:t xml:space="preserve">, </w:t>
      </w:r>
      <w:proofErr w:type="spellStart"/>
      <w:r w:rsidRPr="06CBE8DA">
        <w:rPr>
          <w:lang w:val="en-US"/>
        </w:rPr>
        <w:t>ljudi</w:t>
      </w:r>
      <w:proofErr w:type="spellEnd"/>
      <w:r w:rsidRPr="06CBE8DA">
        <w:rPr>
          <w:lang w:val="en-US"/>
        </w:rPr>
        <w:t xml:space="preserve"> koji </w:t>
      </w:r>
      <w:proofErr w:type="spellStart"/>
      <w:r w:rsidRPr="06CBE8DA">
        <w:rPr>
          <w:lang w:val="en-US"/>
        </w:rPr>
        <w:t>poznaju</w:t>
      </w:r>
      <w:proofErr w:type="spellEnd"/>
      <w:r w:rsidRPr="06CBE8DA">
        <w:rPr>
          <w:lang w:val="en-US"/>
        </w:rPr>
        <w:t xml:space="preserve"> </w:t>
      </w:r>
      <w:proofErr w:type="spellStart"/>
      <w:r w:rsidRPr="06CBE8DA">
        <w:rPr>
          <w:lang w:val="en-US"/>
        </w:rPr>
        <w:t>biznis</w:t>
      </w:r>
      <w:proofErr w:type="spellEnd"/>
      <w:r w:rsidRPr="06CBE8DA">
        <w:rPr>
          <w:lang w:val="en-US"/>
        </w:rPr>
        <w:t xml:space="preserve"> </w:t>
      </w:r>
      <w:proofErr w:type="spellStart"/>
      <w:r w:rsidRPr="06CBE8DA">
        <w:rPr>
          <w:lang w:val="en-US"/>
        </w:rPr>
        <w:t>logiku</w:t>
      </w:r>
      <w:proofErr w:type="spellEnd"/>
      <w:r w:rsidRPr="06CBE8DA">
        <w:rPr>
          <w:lang w:val="en-US"/>
        </w:rPr>
        <w:t xml:space="preserve"> </w:t>
      </w:r>
      <w:proofErr w:type="spellStart"/>
      <w:r w:rsidRPr="06CBE8DA">
        <w:rPr>
          <w:lang w:val="en-US"/>
        </w:rPr>
        <w:t>procesa</w:t>
      </w:r>
      <w:proofErr w:type="spellEnd"/>
      <w:r w:rsidRPr="06CBE8DA">
        <w:rPr>
          <w:lang w:val="en-US"/>
        </w:rPr>
        <w:t xml:space="preserve"> za koji se </w:t>
      </w:r>
      <w:proofErr w:type="spellStart"/>
      <w:r w:rsidRPr="06CBE8DA">
        <w:rPr>
          <w:lang w:val="en-US"/>
        </w:rPr>
        <w:t>aplikacija</w:t>
      </w:r>
      <w:proofErr w:type="spellEnd"/>
      <w:r w:rsidRPr="06CBE8DA">
        <w:rPr>
          <w:lang w:val="en-US"/>
        </w:rPr>
        <w:t xml:space="preserve"> </w:t>
      </w:r>
      <w:proofErr w:type="spellStart"/>
      <w:r w:rsidRPr="06CBE8DA">
        <w:rPr>
          <w:lang w:val="en-US"/>
        </w:rPr>
        <w:t>pravi</w:t>
      </w:r>
      <w:proofErr w:type="spellEnd"/>
      <w:r w:rsidRPr="06CBE8DA">
        <w:rPr>
          <w:lang w:val="en-US"/>
        </w:rPr>
        <w:t xml:space="preserve">, </w:t>
      </w:r>
      <w:proofErr w:type="spellStart"/>
      <w:r w:rsidRPr="06CBE8DA">
        <w:rPr>
          <w:lang w:val="en-US"/>
        </w:rPr>
        <w:t>partneri</w:t>
      </w:r>
      <w:proofErr w:type="spellEnd"/>
      <w:r w:rsidRPr="06CBE8DA">
        <w:rPr>
          <w:lang w:val="en-US"/>
        </w:rPr>
        <w:t xml:space="preserve">, </w:t>
      </w:r>
      <w:proofErr w:type="spellStart"/>
      <w:r w:rsidRPr="06CBE8DA">
        <w:rPr>
          <w:lang w:val="en-US"/>
        </w:rPr>
        <w:t>klijenti</w:t>
      </w:r>
      <w:proofErr w:type="spellEnd"/>
      <w:r w:rsidRPr="06CBE8DA">
        <w:rPr>
          <w:lang w:val="en-US"/>
        </w:rPr>
        <w:t xml:space="preserve"> </w:t>
      </w:r>
      <w:proofErr w:type="spellStart"/>
      <w:r w:rsidRPr="06CBE8DA">
        <w:rPr>
          <w:lang w:val="en-US"/>
        </w:rPr>
        <w:t>itd</w:t>
      </w:r>
      <w:proofErr w:type="spellEnd"/>
      <w:r w:rsidRPr="06CBE8DA">
        <w:rPr>
          <w:lang w:val="en-US"/>
        </w:rPr>
        <w:t xml:space="preserve">.  </w:t>
      </w:r>
    </w:p>
    <w:p w14:paraId="77A35798" w14:textId="45AEC15F" w:rsidR="00196E64" w:rsidRDefault="00196E64" w:rsidP="00196E64">
      <w:pPr>
        <w:jc w:val="both"/>
        <w:rPr>
          <w:lang w:val="en-US"/>
        </w:rPr>
      </w:pPr>
      <w:proofErr w:type="spellStart"/>
      <w:r w:rsidRPr="06CBE8DA">
        <w:rPr>
          <w:lang w:val="en-US"/>
        </w:rPr>
        <w:t>Poglavlje</w:t>
      </w:r>
      <w:proofErr w:type="spellEnd"/>
      <w:r w:rsidRPr="06CBE8DA">
        <w:rPr>
          <w:lang w:val="en-US"/>
        </w:rPr>
        <w:t xml:space="preserve"> 2: </w:t>
      </w:r>
      <w:proofErr w:type="spellStart"/>
      <w:r w:rsidRPr="06CBE8DA">
        <w:rPr>
          <w:lang w:val="en-US"/>
        </w:rPr>
        <w:t>Ograni</w:t>
      </w:r>
      <w:proofErr w:type="spellEnd"/>
      <w:r>
        <w:t>čenja</w:t>
      </w:r>
      <w:r w:rsidRPr="06CBE8DA">
        <w:rPr>
          <w:lang w:val="en-US"/>
        </w:rPr>
        <w:t xml:space="preserve"> </w:t>
      </w:r>
      <w:proofErr w:type="spellStart"/>
      <w:r w:rsidRPr="06CBE8DA">
        <w:rPr>
          <w:lang w:val="en-US"/>
        </w:rPr>
        <w:t>predstavlja</w:t>
      </w:r>
      <w:proofErr w:type="spellEnd"/>
      <w:r w:rsidRPr="06CBE8DA">
        <w:rPr>
          <w:lang w:val="en-US"/>
        </w:rPr>
        <w:t xml:space="preserve"> </w:t>
      </w:r>
      <w:proofErr w:type="spellStart"/>
      <w:r w:rsidRPr="06CBE8DA">
        <w:rPr>
          <w:lang w:val="en-US"/>
        </w:rPr>
        <w:t>ograničenja</w:t>
      </w:r>
      <w:proofErr w:type="spellEnd"/>
      <w:r w:rsidRPr="06CBE8DA">
        <w:rPr>
          <w:lang w:val="en-US"/>
        </w:rPr>
        <w:t xml:space="preserve"> u </w:t>
      </w:r>
      <w:proofErr w:type="spellStart"/>
      <w:r w:rsidRPr="06CBE8DA">
        <w:rPr>
          <w:lang w:val="en-US"/>
        </w:rPr>
        <w:t>smislu</w:t>
      </w:r>
      <w:proofErr w:type="spellEnd"/>
      <w:r w:rsidRPr="06CBE8DA">
        <w:rPr>
          <w:lang w:val="en-US"/>
        </w:rPr>
        <w:t xml:space="preserve"> </w:t>
      </w:r>
      <w:proofErr w:type="spellStart"/>
      <w:r w:rsidRPr="06CBE8DA">
        <w:rPr>
          <w:lang w:val="en-US"/>
        </w:rPr>
        <w:t>određenih</w:t>
      </w:r>
      <w:proofErr w:type="spellEnd"/>
      <w:r w:rsidRPr="06CBE8DA">
        <w:rPr>
          <w:lang w:val="en-US"/>
        </w:rPr>
        <w:t xml:space="preserve"> </w:t>
      </w:r>
      <w:proofErr w:type="spellStart"/>
      <w:r w:rsidRPr="06CBE8DA">
        <w:rPr>
          <w:lang w:val="en-US"/>
        </w:rPr>
        <w:t>softverskih</w:t>
      </w:r>
      <w:proofErr w:type="spellEnd"/>
      <w:r w:rsidRPr="06CBE8DA">
        <w:rPr>
          <w:lang w:val="en-US"/>
        </w:rPr>
        <w:t xml:space="preserve"> alata, </w:t>
      </w:r>
      <w:proofErr w:type="spellStart"/>
      <w:r w:rsidRPr="06CBE8DA">
        <w:rPr>
          <w:lang w:val="en-US"/>
        </w:rPr>
        <w:t>okruženja</w:t>
      </w:r>
      <w:proofErr w:type="spellEnd"/>
      <w:r w:rsidRPr="06CBE8DA">
        <w:rPr>
          <w:lang w:val="en-US"/>
        </w:rPr>
        <w:t xml:space="preserve">, </w:t>
      </w:r>
      <w:proofErr w:type="spellStart"/>
      <w:r w:rsidRPr="06CBE8DA">
        <w:rPr>
          <w:lang w:val="en-US"/>
        </w:rPr>
        <w:t>hardvera</w:t>
      </w:r>
      <w:proofErr w:type="spellEnd"/>
      <w:r w:rsidRPr="06CBE8DA">
        <w:rPr>
          <w:lang w:val="en-US"/>
        </w:rPr>
        <w:t xml:space="preserve"> </w:t>
      </w:r>
      <w:proofErr w:type="spellStart"/>
      <w:r w:rsidRPr="06CBE8DA">
        <w:rPr>
          <w:lang w:val="en-US"/>
        </w:rPr>
        <w:t>ili</w:t>
      </w:r>
      <w:proofErr w:type="spellEnd"/>
      <w:r w:rsidRPr="06CBE8DA">
        <w:rPr>
          <w:lang w:val="en-US"/>
        </w:rPr>
        <w:t xml:space="preserve"> </w:t>
      </w:r>
      <w:proofErr w:type="spellStart"/>
      <w:r w:rsidRPr="06CBE8DA">
        <w:rPr>
          <w:lang w:val="en-US"/>
        </w:rPr>
        <w:t>ljudskih</w:t>
      </w:r>
      <w:proofErr w:type="spellEnd"/>
      <w:r w:rsidRPr="06CBE8DA">
        <w:rPr>
          <w:lang w:val="en-US"/>
        </w:rPr>
        <w:t xml:space="preserve"> </w:t>
      </w:r>
      <w:proofErr w:type="spellStart"/>
      <w:r w:rsidRPr="06CBE8DA">
        <w:rPr>
          <w:lang w:val="en-US"/>
        </w:rPr>
        <w:t>resursa</w:t>
      </w:r>
      <w:proofErr w:type="spellEnd"/>
      <w:r w:rsidRPr="06CBE8DA">
        <w:rPr>
          <w:lang w:val="en-US"/>
        </w:rPr>
        <w:t xml:space="preserve"> koji </w:t>
      </w:r>
      <w:proofErr w:type="spellStart"/>
      <w:r w:rsidRPr="06CBE8DA">
        <w:rPr>
          <w:lang w:val="en-US"/>
        </w:rPr>
        <w:t>su</w:t>
      </w:r>
      <w:proofErr w:type="spellEnd"/>
      <w:r w:rsidRPr="06CBE8DA">
        <w:rPr>
          <w:lang w:val="en-US"/>
        </w:rPr>
        <w:t xml:space="preserve"> </w:t>
      </w:r>
      <w:proofErr w:type="spellStart"/>
      <w:r w:rsidRPr="06CBE8DA">
        <w:rPr>
          <w:lang w:val="en-US"/>
        </w:rPr>
        <w:t>direktno</w:t>
      </w:r>
      <w:proofErr w:type="spellEnd"/>
      <w:r w:rsidRPr="06CBE8DA">
        <w:rPr>
          <w:lang w:val="en-US"/>
        </w:rPr>
        <w:t xml:space="preserve"> </w:t>
      </w:r>
      <w:proofErr w:type="spellStart"/>
      <w:r w:rsidRPr="06CBE8DA">
        <w:rPr>
          <w:lang w:val="en-US"/>
        </w:rPr>
        <w:t>uticali</w:t>
      </w:r>
      <w:proofErr w:type="spellEnd"/>
      <w:r w:rsidRPr="06CBE8DA">
        <w:rPr>
          <w:lang w:val="en-US"/>
        </w:rPr>
        <w:t xml:space="preserve"> </w:t>
      </w:r>
      <w:proofErr w:type="spellStart"/>
      <w:r w:rsidRPr="06CBE8DA">
        <w:rPr>
          <w:lang w:val="en-US"/>
        </w:rPr>
        <w:t>na</w:t>
      </w:r>
      <w:proofErr w:type="spellEnd"/>
      <w:r w:rsidRPr="06CBE8DA">
        <w:rPr>
          <w:lang w:val="en-US"/>
        </w:rPr>
        <w:t xml:space="preserve"> </w:t>
      </w:r>
      <w:proofErr w:type="spellStart"/>
      <w:r w:rsidRPr="06CBE8DA">
        <w:rPr>
          <w:lang w:val="en-US"/>
        </w:rPr>
        <w:t>arhitekturu</w:t>
      </w:r>
      <w:proofErr w:type="spellEnd"/>
      <w:r w:rsidRPr="06CBE8DA">
        <w:rPr>
          <w:lang w:val="en-US"/>
        </w:rPr>
        <w:t xml:space="preserve">. U </w:t>
      </w:r>
      <w:proofErr w:type="spellStart"/>
      <w:r w:rsidRPr="06CBE8DA">
        <w:rPr>
          <w:lang w:val="en-US"/>
        </w:rPr>
        <w:t>nekim</w:t>
      </w:r>
      <w:proofErr w:type="spellEnd"/>
      <w:r w:rsidRPr="06CBE8DA">
        <w:rPr>
          <w:lang w:val="en-US"/>
        </w:rPr>
        <w:t xml:space="preserve"> </w:t>
      </w:r>
      <w:proofErr w:type="spellStart"/>
      <w:r w:rsidRPr="06CBE8DA">
        <w:rPr>
          <w:lang w:val="en-US"/>
        </w:rPr>
        <w:t>slučajevima</w:t>
      </w:r>
      <w:proofErr w:type="spellEnd"/>
      <w:r w:rsidRPr="06CBE8DA">
        <w:rPr>
          <w:lang w:val="en-US"/>
        </w:rPr>
        <w:t xml:space="preserve"> </w:t>
      </w:r>
      <w:proofErr w:type="spellStart"/>
      <w:r w:rsidRPr="06CBE8DA">
        <w:rPr>
          <w:lang w:val="en-US"/>
        </w:rPr>
        <w:t>može</w:t>
      </w:r>
      <w:proofErr w:type="spellEnd"/>
      <w:r w:rsidRPr="06CBE8DA">
        <w:rPr>
          <w:lang w:val="en-US"/>
        </w:rPr>
        <w:t xml:space="preserve"> </w:t>
      </w:r>
      <w:proofErr w:type="spellStart"/>
      <w:r w:rsidRPr="06CBE8DA">
        <w:rPr>
          <w:lang w:val="en-US"/>
        </w:rPr>
        <w:t>i</w:t>
      </w:r>
      <w:proofErr w:type="spellEnd"/>
      <w:r w:rsidRPr="06CBE8DA">
        <w:rPr>
          <w:lang w:val="en-US"/>
        </w:rPr>
        <w:t xml:space="preserve"> ne mora </w:t>
      </w:r>
      <w:proofErr w:type="spellStart"/>
      <w:r w:rsidRPr="06CBE8DA">
        <w:rPr>
          <w:lang w:val="en-US"/>
        </w:rPr>
        <w:t>dati</w:t>
      </w:r>
      <w:proofErr w:type="spellEnd"/>
      <w:r w:rsidRPr="06CBE8DA">
        <w:rPr>
          <w:lang w:val="en-US"/>
        </w:rPr>
        <w:t xml:space="preserve"> </w:t>
      </w:r>
      <w:proofErr w:type="spellStart"/>
      <w:r w:rsidRPr="06CBE8DA">
        <w:rPr>
          <w:lang w:val="en-US"/>
        </w:rPr>
        <w:t>razloge</w:t>
      </w:r>
      <w:proofErr w:type="spellEnd"/>
      <w:r w:rsidRPr="06CBE8DA">
        <w:rPr>
          <w:lang w:val="en-US"/>
        </w:rPr>
        <w:t xml:space="preserve"> </w:t>
      </w:r>
      <w:proofErr w:type="spellStart"/>
      <w:r w:rsidRPr="06CBE8DA">
        <w:rPr>
          <w:lang w:val="en-US"/>
        </w:rPr>
        <w:t>iza</w:t>
      </w:r>
      <w:proofErr w:type="spellEnd"/>
      <w:r w:rsidRPr="06CBE8DA">
        <w:rPr>
          <w:lang w:val="en-US"/>
        </w:rPr>
        <w:t xml:space="preserve"> </w:t>
      </w:r>
      <w:proofErr w:type="spellStart"/>
      <w:r w:rsidRPr="06CBE8DA">
        <w:rPr>
          <w:lang w:val="en-US"/>
        </w:rPr>
        <w:t>određenih</w:t>
      </w:r>
      <w:proofErr w:type="spellEnd"/>
      <w:r w:rsidRPr="06CBE8DA">
        <w:rPr>
          <w:lang w:val="en-US"/>
        </w:rPr>
        <w:t xml:space="preserve"> </w:t>
      </w:r>
      <w:proofErr w:type="spellStart"/>
      <w:r w:rsidRPr="06CBE8DA">
        <w:rPr>
          <w:lang w:val="en-US"/>
        </w:rPr>
        <w:t>odluka</w:t>
      </w:r>
      <w:proofErr w:type="spellEnd"/>
      <w:r w:rsidRPr="06CBE8DA">
        <w:rPr>
          <w:lang w:val="en-US"/>
        </w:rPr>
        <w:t xml:space="preserve">, </w:t>
      </w:r>
      <w:proofErr w:type="spellStart"/>
      <w:r w:rsidRPr="06CBE8DA">
        <w:rPr>
          <w:lang w:val="en-US"/>
        </w:rPr>
        <w:t>predstavlja</w:t>
      </w:r>
      <w:proofErr w:type="spellEnd"/>
      <w:r w:rsidRPr="06CBE8DA">
        <w:rPr>
          <w:lang w:val="en-US"/>
        </w:rPr>
        <w:t xml:space="preserve"> se u </w:t>
      </w:r>
      <w:proofErr w:type="spellStart"/>
      <w:r w:rsidRPr="06CBE8DA">
        <w:rPr>
          <w:lang w:val="en-US"/>
        </w:rPr>
        <w:t>glavnom</w:t>
      </w:r>
      <w:proofErr w:type="spellEnd"/>
      <w:r w:rsidRPr="06CBE8DA">
        <w:rPr>
          <w:lang w:val="en-US"/>
        </w:rPr>
        <w:t xml:space="preserve"> u </w:t>
      </w:r>
      <w:proofErr w:type="spellStart"/>
      <w:r w:rsidRPr="06CBE8DA">
        <w:rPr>
          <w:lang w:val="en-US"/>
        </w:rPr>
        <w:t>tabelama</w:t>
      </w:r>
      <w:proofErr w:type="spellEnd"/>
      <w:r w:rsidRPr="06CBE8DA">
        <w:rPr>
          <w:lang w:val="en-US"/>
        </w:rPr>
        <w:t xml:space="preserve"> </w:t>
      </w:r>
      <w:proofErr w:type="spellStart"/>
      <w:r w:rsidRPr="06CBE8DA">
        <w:rPr>
          <w:lang w:val="en-US"/>
        </w:rPr>
        <w:t>sa</w:t>
      </w:r>
      <w:proofErr w:type="spellEnd"/>
      <w:r w:rsidRPr="06CBE8DA">
        <w:rPr>
          <w:lang w:val="en-US"/>
        </w:rPr>
        <w:t xml:space="preserve"> 2 </w:t>
      </w:r>
      <w:proofErr w:type="spellStart"/>
      <w:r w:rsidRPr="06CBE8DA">
        <w:rPr>
          <w:lang w:val="en-US"/>
        </w:rPr>
        <w:t>kolone</w:t>
      </w:r>
      <w:proofErr w:type="spellEnd"/>
      <w:r w:rsidRPr="06CBE8DA">
        <w:rPr>
          <w:lang w:val="en-US"/>
        </w:rPr>
        <w:t xml:space="preserve">: </w:t>
      </w:r>
      <w:proofErr w:type="spellStart"/>
      <w:r w:rsidRPr="06CBE8DA">
        <w:rPr>
          <w:lang w:val="en-US"/>
        </w:rPr>
        <w:t>ograni</w:t>
      </w:r>
      <w:proofErr w:type="spellEnd"/>
      <w:r>
        <w:t>čenje i motivacija</w:t>
      </w:r>
      <w:r w:rsidRPr="06CBE8DA">
        <w:rPr>
          <w:lang w:val="en-US"/>
        </w:rPr>
        <w:t>/</w:t>
      </w:r>
      <w:proofErr w:type="spellStart"/>
      <w:r w:rsidRPr="06CBE8DA">
        <w:rPr>
          <w:lang w:val="en-US"/>
        </w:rPr>
        <w:t>razlog</w:t>
      </w:r>
      <w:proofErr w:type="spellEnd"/>
      <w:r w:rsidRPr="06CBE8DA">
        <w:rPr>
          <w:lang w:val="en-US"/>
        </w:rPr>
        <w:t xml:space="preserve">. </w:t>
      </w:r>
      <w:proofErr w:type="spellStart"/>
      <w:r w:rsidRPr="06CBE8DA">
        <w:rPr>
          <w:lang w:val="en-US"/>
        </w:rPr>
        <w:t>Posmatra</w:t>
      </w:r>
      <w:proofErr w:type="spellEnd"/>
      <w:r w:rsidRPr="06CBE8DA">
        <w:rPr>
          <w:lang w:val="en-US"/>
        </w:rPr>
        <w:t xml:space="preserve"> se </w:t>
      </w:r>
      <w:proofErr w:type="spellStart"/>
      <w:r w:rsidRPr="06CBE8DA">
        <w:rPr>
          <w:lang w:val="en-US"/>
        </w:rPr>
        <w:t>iz</w:t>
      </w:r>
      <w:proofErr w:type="spellEnd"/>
      <w:r w:rsidRPr="06CBE8DA">
        <w:rPr>
          <w:lang w:val="en-US"/>
        </w:rPr>
        <w:t xml:space="preserve"> 3 </w:t>
      </w:r>
      <w:proofErr w:type="spellStart"/>
      <w:r w:rsidRPr="06CBE8DA">
        <w:rPr>
          <w:lang w:val="en-US"/>
        </w:rPr>
        <w:t>apsekta</w:t>
      </w:r>
      <w:proofErr w:type="spellEnd"/>
      <w:r w:rsidRPr="06CBE8DA">
        <w:rPr>
          <w:lang w:val="en-US"/>
        </w:rPr>
        <w:t>.</w:t>
      </w:r>
    </w:p>
    <w:p w14:paraId="70D3436E" w14:textId="5A39C3BF" w:rsidR="00196E64" w:rsidRDefault="00196E64" w:rsidP="00196E64">
      <w:pPr>
        <w:jc w:val="both"/>
      </w:pPr>
      <w:r w:rsidRPr="06CBE8DA">
        <w:rPr>
          <w:lang w:val="en-US"/>
        </w:rPr>
        <w:t xml:space="preserve">2.1 </w:t>
      </w:r>
      <w:proofErr w:type="spellStart"/>
      <w:r w:rsidRPr="06CBE8DA">
        <w:rPr>
          <w:lang w:val="en-US"/>
        </w:rPr>
        <w:t>Tehnička</w:t>
      </w:r>
      <w:proofErr w:type="spellEnd"/>
      <w:r w:rsidRPr="06CBE8DA">
        <w:rPr>
          <w:lang w:val="en-US"/>
        </w:rPr>
        <w:t xml:space="preserve"> </w:t>
      </w:r>
      <w:proofErr w:type="spellStart"/>
      <w:r w:rsidRPr="06CBE8DA">
        <w:rPr>
          <w:lang w:val="en-US"/>
        </w:rPr>
        <w:t>ograničenja</w:t>
      </w:r>
      <w:proofErr w:type="spellEnd"/>
      <w:r w:rsidRPr="06CBE8DA">
        <w:rPr>
          <w:lang w:val="en-US"/>
        </w:rPr>
        <w:t xml:space="preserve"> –</w:t>
      </w:r>
      <w:r>
        <w:t xml:space="preserve"> predstavlja softverska, programerska i hardverska ograničenja</w:t>
      </w:r>
    </w:p>
    <w:p w14:paraId="0756C7AE" w14:textId="5C3D3CB7" w:rsidR="00196E64" w:rsidRDefault="00196E64" w:rsidP="00196E64">
      <w:pPr>
        <w:jc w:val="both"/>
      </w:pPr>
      <w:r>
        <w:t>2.2 Organizaciona ograničenja – predstavlja odluke vezane za organizaciju ljudi koji će raditi na projektu, odluke o razvojnom okruženju. Metodologije i filozofije kojima je projekat vođen, npr risk driven arhiktura, iterativna, inkrementalna metoda kao i npr arc42 kao metodologija tj. templejt za dokumentovanje softvera.</w:t>
      </w:r>
    </w:p>
    <w:p w14:paraId="3314E189" w14:textId="5AB0F476" w:rsidR="00196E64" w:rsidRDefault="00196E64" w:rsidP="00196E64">
      <w:pPr>
        <w:jc w:val="both"/>
      </w:pPr>
      <w:r>
        <w:t>2.3 Konvenciona ograničenja - Primer bi bio konvencija jezika koji je korišćen za implementaciju. Ako je jezik Java, treba pratiti konvenciju imenovanja promenljivih po kamel notaciji, jezik koji je korišćen za komponente u projektu bi takođe trebalo da bude naveden ovde i da se developeri kasnije tog jezika i pridržavaju, npr ako je jezik engleski onda sve promenljive treba da budu na engleskom, a ne neke na srpskom, neke na engleskom. Takođe mogu biti navedene i neke konvencije specifične za ovaj projekat, npr posebna ekstenzija za fajlove koje aplikacija proizvodi.</w:t>
      </w:r>
    </w:p>
    <w:p w14:paraId="504A10FA" w14:textId="1FB9D931" w:rsidR="00196E64" w:rsidRPr="00C173C8" w:rsidRDefault="00196E64" w:rsidP="00196E64">
      <w:pPr>
        <w:jc w:val="both"/>
      </w:pPr>
      <w:r>
        <w:t>Poglavlje 3: Kontekst i opseg rešenja odgovara na pitanje ko su korisnici sistema i od kojih drugih sistema zavisi. Posmatra se iz 2 aspekta.</w:t>
      </w:r>
    </w:p>
    <w:p w14:paraId="55DF53BD" w14:textId="51DD831F" w:rsidR="00196E64" w:rsidRPr="00C173C8" w:rsidRDefault="00196E64" w:rsidP="00196E64">
      <w:pPr>
        <w:jc w:val="both"/>
      </w:pPr>
      <w:r>
        <w:t>3.1 Biznis kontekst – predstavlja sistem kao crnu kutiju i fokus je na tokovima informacija ka spoljnim sistemima, korisnicima ili uređajima i nazad.</w:t>
      </w:r>
    </w:p>
    <w:p w14:paraId="5844A029" w14:textId="5E8FBD46" w:rsidR="00196E64" w:rsidRDefault="00196E64" w:rsidP="00196E64">
      <w:pPr>
        <w:keepNext/>
        <w:jc w:val="both"/>
      </w:pPr>
      <w:r>
        <w:rPr>
          <w:noProof/>
        </w:rPr>
        <w:drawing>
          <wp:inline distT="0" distB="0" distL="0" distR="0" wp14:anchorId="68884F06" wp14:editId="504C9735">
            <wp:extent cx="4921885" cy="3514725"/>
            <wp:effectExtent l="0" t="0" r="0" b="9525"/>
            <wp:docPr id="599163775" name="Picture 2" descr="Business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siness contex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21885" cy="3514725"/>
                    </a:xfrm>
                    <a:prstGeom prst="rect">
                      <a:avLst/>
                    </a:prstGeom>
                    <a:noFill/>
                    <a:ln>
                      <a:noFill/>
                    </a:ln>
                  </pic:spPr>
                </pic:pic>
              </a:graphicData>
            </a:graphic>
          </wp:inline>
        </w:drawing>
      </w:r>
    </w:p>
    <w:p w14:paraId="285DA33B" w14:textId="60E9C540" w:rsidR="00196E64" w:rsidRPr="00C173C8" w:rsidRDefault="00196E64" w:rsidP="00196E64">
      <w:pPr>
        <w:pStyle w:val="Caption"/>
        <w:jc w:val="both"/>
        <w:rPr>
          <w:sz w:val="22"/>
          <w:szCs w:val="22"/>
          <w:vertAlign w:val="superscript"/>
        </w:rPr>
      </w:pPr>
      <w:bookmarkStart w:id="29" w:name="_Toc228782675"/>
      <w:r>
        <w:t xml:space="preserve">Slika </w:t>
      </w:r>
      <w:r>
        <w:fldChar w:fldCharType="begin"/>
      </w:r>
      <w:r>
        <w:instrText xml:space="preserve"> SEQ Slika \* ARABIC </w:instrText>
      </w:r>
      <w:r>
        <w:fldChar w:fldCharType="separate"/>
      </w:r>
      <w:r>
        <w:rPr>
          <w:noProof/>
        </w:rPr>
        <w:t>6</w:t>
      </w:r>
      <w:r>
        <w:fldChar w:fldCharType="end"/>
      </w:r>
      <w:r>
        <w:t xml:space="preserve">: Primer Biznis Kontekst Diagrama – Uređaj proveru validonost HTML linkova (HTML Sanity Check), preuzeto sa </w:t>
      </w:r>
      <w:r w:rsidRPr="06CBE8DA">
        <w:rPr>
          <w:sz w:val="22"/>
          <w:szCs w:val="22"/>
          <w:vertAlign w:val="superscript"/>
        </w:rPr>
        <w:t>[</w:t>
      </w:r>
      <w:r w:rsidRPr="3780685E">
        <w:rPr>
          <w:sz w:val="22"/>
          <w:szCs w:val="22"/>
          <w:vertAlign w:val="superscript"/>
        </w:rPr>
        <w:t>23</w:t>
      </w:r>
      <w:r w:rsidRPr="06CBE8DA">
        <w:rPr>
          <w:sz w:val="22"/>
          <w:szCs w:val="22"/>
          <w:vertAlign w:val="superscript"/>
        </w:rPr>
        <w:t>]</w:t>
      </w:r>
      <w:bookmarkEnd w:id="29"/>
    </w:p>
    <w:p w14:paraId="0BF93F69" w14:textId="2C6059A6" w:rsidR="00196E64" w:rsidRPr="0098006E" w:rsidRDefault="00196E64" w:rsidP="00196E64">
      <w:pPr>
        <w:jc w:val="both"/>
      </w:pPr>
      <w:r>
        <w:t xml:space="preserve">3.2 Tehnički kontekst – predstavlja predhodne uređaje, aktore i sisteme kao i na biznis kontekstu, ali ovaj put predstavljajući i protokole komunikacije kojim se primaju i šalju ulazni i izlazni podaci. </w:t>
      </w:r>
    </w:p>
    <w:p w14:paraId="75C59315" w14:textId="587BE6B0" w:rsidR="00196E64" w:rsidRDefault="00196E64" w:rsidP="00196E64">
      <w:pPr>
        <w:jc w:val="both"/>
      </w:pPr>
      <w:proofErr w:type="spellStart"/>
      <w:r w:rsidRPr="06CBE8DA">
        <w:rPr>
          <w:lang w:val="en-US"/>
        </w:rPr>
        <w:t>Poglavlje</w:t>
      </w:r>
      <w:proofErr w:type="spellEnd"/>
      <w:r w:rsidRPr="06CBE8DA">
        <w:rPr>
          <w:lang w:val="en-US"/>
        </w:rPr>
        <w:t xml:space="preserve"> 4: </w:t>
      </w:r>
      <w:proofErr w:type="spellStart"/>
      <w:r w:rsidRPr="06CBE8DA">
        <w:rPr>
          <w:lang w:val="en-US"/>
        </w:rPr>
        <w:t>Strategija</w:t>
      </w:r>
      <w:proofErr w:type="spellEnd"/>
      <w:r w:rsidRPr="06CBE8DA">
        <w:rPr>
          <w:lang w:val="en-US"/>
        </w:rPr>
        <w:t xml:space="preserve"> </w:t>
      </w:r>
      <w:proofErr w:type="spellStart"/>
      <w:r w:rsidRPr="06CBE8DA">
        <w:rPr>
          <w:lang w:val="en-US"/>
        </w:rPr>
        <w:t>rešenja</w:t>
      </w:r>
      <w:proofErr w:type="spellEnd"/>
      <w:r>
        <w:t xml:space="preserve"> prikazuje se često u formatu liste ili tabele i opisuje prvo ciljeve kvaliteta ili izazove sa kojima se projekat suočava, a zatim opisuje konkretne pristupe, alate, jezike, kojim planira da ih prevaziđe. Opis treba da bude kratak i po potrebi u koloni Link to Details da specificira link ka poglavlju dokumentacije gde čitalac može opširnije da se informiše o konkretnoj strategiji rešenja.</w:t>
      </w:r>
    </w:p>
    <w:p w14:paraId="3C541147" w14:textId="4718517A" w:rsidR="00196E64" w:rsidRDefault="00196E64" w:rsidP="00196E64">
      <w:pPr>
        <w:jc w:val="both"/>
      </w:pPr>
    </w:p>
    <w:p w14:paraId="05FC1887" w14:textId="79E73FD5" w:rsidR="00196E64" w:rsidRDefault="00196E64" w:rsidP="00196E64">
      <w:pPr>
        <w:pStyle w:val="Caption"/>
        <w:keepNext/>
        <w:jc w:val="center"/>
      </w:pPr>
      <w:bookmarkStart w:id="30" w:name="_Toc225611765"/>
      <w:r>
        <w:t xml:space="preserve">Tabela </w:t>
      </w:r>
      <w:r>
        <w:fldChar w:fldCharType="begin"/>
      </w:r>
      <w:r>
        <w:instrText xml:space="preserve"> SEQ Tabela \* ARABIC </w:instrText>
      </w:r>
      <w:r>
        <w:fldChar w:fldCharType="separate"/>
      </w:r>
      <w:r>
        <w:rPr>
          <w:noProof/>
        </w:rPr>
        <w:t>3</w:t>
      </w:r>
      <w:r>
        <w:fldChar w:fldCharType="end"/>
      </w:r>
      <w:r>
        <w:t xml:space="preserve">: </w:t>
      </w:r>
      <w:r w:rsidRPr="003F58CE">
        <w:t>Templejt tabele ciljevi kvaliteta u strategiji rešenja</w:t>
      </w:r>
      <w:bookmarkEnd w:id="30"/>
    </w:p>
    <w:tbl>
      <w:tblPr>
        <w:tblStyle w:val="TableGrid"/>
        <w:tblW w:w="0" w:type="auto"/>
        <w:tblLook w:val="04A0" w:firstRow="1" w:lastRow="0" w:firstColumn="1" w:lastColumn="0" w:noHBand="0" w:noVBand="1"/>
      </w:tblPr>
      <w:tblGrid>
        <w:gridCol w:w="2337"/>
        <w:gridCol w:w="2337"/>
        <w:gridCol w:w="2338"/>
        <w:gridCol w:w="2338"/>
      </w:tblGrid>
      <w:tr w:rsidR="00196E64" w14:paraId="06C55132" w14:textId="77777777">
        <w:tc>
          <w:tcPr>
            <w:tcW w:w="2337" w:type="dxa"/>
          </w:tcPr>
          <w:p w14:paraId="2F11EA13" w14:textId="14C417FC" w:rsidR="00196E64" w:rsidRDefault="00196E64">
            <w:r w:rsidRPr="00984731">
              <w:rPr>
                <w:lang w:val="en-US"/>
              </w:rPr>
              <w:t>Quality goal</w:t>
            </w:r>
          </w:p>
        </w:tc>
        <w:tc>
          <w:tcPr>
            <w:tcW w:w="2337" w:type="dxa"/>
          </w:tcPr>
          <w:p w14:paraId="5D4D9665" w14:textId="41D8E0DC" w:rsidR="00196E64" w:rsidRDefault="00196E64">
            <w:r w:rsidRPr="00984731">
              <w:rPr>
                <w:lang w:val="en-US"/>
              </w:rPr>
              <w:t>Scenario</w:t>
            </w:r>
          </w:p>
        </w:tc>
        <w:tc>
          <w:tcPr>
            <w:tcW w:w="2338" w:type="dxa"/>
          </w:tcPr>
          <w:p w14:paraId="048F8314" w14:textId="3837283F" w:rsidR="00196E64" w:rsidRDefault="00196E64">
            <w:r w:rsidRPr="00984731">
              <w:rPr>
                <w:lang w:val="en-US"/>
              </w:rPr>
              <w:t>Solution approach</w:t>
            </w:r>
          </w:p>
        </w:tc>
        <w:tc>
          <w:tcPr>
            <w:tcW w:w="2338" w:type="dxa"/>
          </w:tcPr>
          <w:p w14:paraId="10A43657" w14:textId="370FC7F0" w:rsidR="00196E64" w:rsidRDefault="00196E64">
            <w:r w:rsidRPr="00984731">
              <w:rPr>
                <w:lang w:val="en-US"/>
              </w:rPr>
              <w:t>Link to Details</w:t>
            </w:r>
          </w:p>
        </w:tc>
      </w:tr>
      <w:tr w:rsidR="00196E64" w14:paraId="798033CC" w14:textId="77777777">
        <w:tc>
          <w:tcPr>
            <w:tcW w:w="2337" w:type="dxa"/>
          </w:tcPr>
          <w:p w14:paraId="5AC8975F" w14:textId="70373D11" w:rsidR="00196E64" w:rsidRDefault="00196E64">
            <w:r w:rsidRPr="00D73513">
              <w:rPr>
                <w:lang w:val="en-US"/>
              </w:rPr>
              <w:t>&lt;Q-goal 1&gt;</w:t>
            </w:r>
          </w:p>
        </w:tc>
        <w:tc>
          <w:tcPr>
            <w:tcW w:w="2337" w:type="dxa"/>
          </w:tcPr>
          <w:p w14:paraId="5C63F7CB" w14:textId="122EA69F" w:rsidR="00196E64" w:rsidRDefault="00196E64">
            <w:r w:rsidRPr="00D73513">
              <w:rPr>
                <w:lang w:val="en-US"/>
              </w:rPr>
              <w:t xml:space="preserve"> &lt;Text&gt;</w:t>
            </w:r>
          </w:p>
        </w:tc>
        <w:tc>
          <w:tcPr>
            <w:tcW w:w="2338" w:type="dxa"/>
          </w:tcPr>
          <w:p w14:paraId="02261040" w14:textId="22BAD58A" w:rsidR="00196E64" w:rsidRDefault="00196E64">
            <w:r w:rsidRPr="00D73513">
              <w:rPr>
                <w:lang w:val="en-US"/>
              </w:rPr>
              <w:t>&lt;Text&gt;</w:t>
            </w:r>
          </w:p>
        </w:tc>
        <w:tc>
          <w:tcPr>
            <w:tcW w:w="2338" w:type="dxa"/>
          </w:tcPr>
          <w:p w14:paraId="094A1123" w14:textId="749ED650" w:rsidR="00196E64" w:rsidRDefault="00196E64">
            <w:r w:rsidRPr="00D73513">
              <w:rPr>
                <w:lang w:val="en-US"/>
              </w:rPr>
              <w:t>&lt;Link&gt;</w:t>
            </w:r>
          </w:p>
        </w:tc>
      </w:tr>
      <w:tr w:rsidR="00196E64" w14:paraId="0172DE55" w14:textId="77777777">
        <w:tc>
          <w:tcPr>
            <w:tcW w:w="2337" w:type="dxa"/>
          </w:tcPr>
          <w:p w14:paraId="464FFFE7" w14:textId="1EC3240B" w:rsidR="00196E64" w:rsidRDefault="00196E64">
            <w:r w:rsidRPr="00701885">
              <w:rPr>
                <w:lang w:val="en-US"/>
              </w:rPr>
              <w:t>&lt;Q-goal 2&gt;</w:t>
            </w:r>
          </w:p>
        </w:tc>
        <w:tc>
          <w:tcPr>
            <w:tcW w:w="2337" w:type="dxa"/>
          </w:tcPr>
          <w:p w14:paraId="061913B8" w14:textId="3F4A7710" w:rsidR="00196E64" w:rsidRDefault="00196E64">
            <w:r w:rsidRPr="00701885">
              <w:rPr>
                <w:lang w:val="en-US"/>
              </w:rPr>
              <w:t xml:space="preserve"> &lt;Text&gt;</w:t>
            </w:r>
          </w:p>
        </w:tc>
        <w:tc>
          <w:tcPr>
            <w:tcW w:w="2338" w:type="dxa"/>
          </w:tcPr>
          <w:p w14:paraId="0B16224F" w14:textId="26C67C14" w:rsidR="00196E64" w:rsidRDefault="00196E64">
            <w:r w:rsidRPr="00701885">
              <w:rPr>
                <w:lang w:val="en-US"/>
              </w:rPr>
              <w:t>&lt;Text&gt;</w:t>
            </w:r>
          </w:p>
        </w:tc>
        <w:tc>
          <w:tcPr>
            <w:tcW w:w="2338" w:type="dxa"/>
          </w:tcPr>
          <w:p w14:paraId="6B2EE778" w14:textId="2792C7E2" w:rsidR="00196E64" w:rsidRDefault="00196E64">
            <w:pPr>
              <w:keepNext/>
            </w:pPr>
            <w:r w:rsidRPr="00701885">
              <w:rPr>
                <w:lang w:val="en-US"/>
              </w:rPr>
              <w:t>&lt;Link&gt;</w:t>
            </w:r>
          </w:p>
        </w:tc>
      </w:tr>
    </w:tbl>
    <w:p w14:paraId="7EED8B61" w14:textId="4ED25597" w:rsidR="00196E64" w:rsidRDefault="00196E64" w:rsidP="00196E64">
      <w:pPr>
        <w:jc w:val="both"/>
      </w:pPr>
    </w:p>
    <w:p w14:paraId="08EDC34C" w14:textId="37CE32C4" w:rsidR="00196E64" w:rsidRPr="009437E4" w:rsidRDefault="00196E64" w:rsidP="00196E64">
      <w:pPr>
        <w:jc w:val="both"/>
        <w:rPr>
          <w:lang w:val="en-US"/>
        </w:rPr>
      </w:pPr>
      <w:r>
        <w:t>Poglavlje 5</w:t>
      </w:r>
      <w:r w:rsidRPr="50F063BC">
        <w:rPr>
          <w:lang w:val="en-US"/>
        </w:rPr>
        <w:t xml:space="preserve">: </w:t>
      </w:r>
      <w:proofErr w:type="spellStart"/>
      <w:r w:rsidRPr="50F063BC">
        <w:rPr>
          <w:lang w:val="en-US"/>
        </w:rPr>
        <w:t>Pregled</w:t>
      </w:r>
      <w:proofErr w:type="spellEnd"/>
      <w:r w:rsidRPr="50F063BC">
        <w:rPr>
          <w:lang w:val="en-US"/>
        </w:rPr>
        <w:t xml:space="preserve"> </w:t>
      </w:r>
      <w:proofErr w:type="spellStart"/>
      <w:r w:rsidRPr="50F063BC">
        <w:rPr>
          <w:lang w:val="en-US"/>
        </w:rPr>
        <w:t>modula</w:t>
      </w:r>
      <w:proofErr w:type="spellEnd"/>
      <w:r w:rsidRPr="50F063BC">
        <w:rPr>
          <w:lang w:val="en-US"/>
        </w:rPr>
        <w:t xml:space="preserve"> (</w:t>
      </w:r>
      <w:bookmarkStart w:id="31" w:name="BuildingBlockView"/>
      <w:r w:rsidRPr="50F063BC">
        <w:rPr>
          <w:lang w:val="en-US"/>
        </w:rPr>
        <w:t>Building Block View</w:t>
      </w:r>
      <w:bookmarkEnd w:id="31"/>
      <w:r w:rsidRPr="50F063BC">
        <w:rPr>
          <w:lang w:val="en-US"/>
        </w:rPr>
        <w:t xml:space="preserve">) - </w:t>
      </w:r>
      <w:proofErr w:type="spellStart"/>
      <w:r w:rsidRPr="50F063BC">
        <w:rPr>
          <w:lang w:val="en-US"/>
        </w:rPr>
        <w:t>Predstavlja</w:t>
      </w:r>
      <w:proofErr w:type="spellEnd"/>
      <w:r w:rsidRPr="50F063BC">
        <w:rPr>
          <w:lang w:val="en-US"/>
        </w:rPr>
        <w:t xml:space="preserve"> </w:t>
      </w:r>
      <w:proofErr w:type="spellStart"/>
      <w:r w:rsidRPr="50F063BC">
        <w:rPr>
          <w:lang w:val="en-US"/>
        </w:rPr>
        <w:t>dekompoziciju</w:t>
      </w:r>
      <w:proofErr w:type="spellEnd"/>
      <w:r w:rsidRPr="50F063BC">
        <w:rPr>
          <w:lang w:val="en-US"/>
        </w:rPr>
        <w:t xml:space="preserve"> </w:t>
      </w:r>
      <w:proofErr w:type="spellStart"/>
      <w:r w:rsidRPr="50F063BC">
        <w:rPr>
          <w:lang w:val="en-US"/>
        </w:rPr>
        <w:t>logičke</w:t>
      </w:r>
      <w:proofErr w:type="spellEnd"/>
      <w:r w:rsidRPr="50F063BC">
        <w:rPr>
          <w:lang w:val="en-US"/>
        </w:rPr>
        <w:t xml:space="preserve"> </w:t>
      </w:r>
      <w:proofErr w:type="spellStart"/>
      <w:r w:rsidRPr="50F063BC">
        <w:rPr>
          <w:lang w:val="en-US"/>
        </w:rPr>
        <w:t>strukture</w:t>
      </w:r>
      <w:proofErr w:type="spellEnd"/>
      <w:r w:rsidRPr="50F063BC">
        <w:rPr>
          <w:lang w:val="en-US"/>
        </w:rPr>
        <w:t xml:space="preserve"> </w:t>
      </w:r>
      <w:proofErr w:type="spellStart"/>
      <w:r w:rsidRPr="50F063BC">
        <w:rPr>
          <w:lang w:val="en-US"/>
        </w:rPr>
        <w:t>sistema</w:t>
      </w:r>
      <w:proofErr w:type="spellEnd"/>
      <w:r w:rsidRPr="50F063BC">
        <w:rPr>
          <w:lang w:val="en-US"/>
        </w:rPr>
        <w:t xml:space="preserve"> </w:t>
      </w:r>
      <w:proofErr w:type="spellStart"/>
      <w:r w:rsidRPr="50F063BC">
        <w:rPr>
          <w:lang w:val="en-US"/>
        </w:rPr>
        <w:t>na</w:t>
      </w:r>
      <w:proofErr w:type="spellEnd"/>
      <w:r w:rsidRPr="50F063BC">
        <w:rPr>
          <w:lang w:val="en-US"/>
        </w:rPr>
        <w:t xml:space="preserve"> </w:t>
      </w:r>
      <w:proofErr w:type="spellStart"/>
      <w:r w:rsidRPr="50F063BC">
        <w:rPr>
          <w:lang w:val="en-US"/>
        </w:rPr>
        <w:t>gradivne</w:t>
      </w:r>
      <w:proofErr w:type="spellEnd"/>
      <w:r w:rsidRPr="50F063BC">
        <w:rPr>
          <w:lang w:val="en-US"/>
        </w:rPr>
        <w:t xml:space="preserve"> </w:t>
      </w:r>
      <w:proofErr w:type="spellStart"/>
      <w:r w:rsidRPr="50F063BC">
        <w:rPr>
          <w:lang w:val="en-US"/>
        </w:rPr>
        <w:t>blokove</w:t>
      </w:r>
      <w:proofErr w:type="spellEnd"/>
      <w:r w:rsidRPr="50F063BC">
        <w:rPr>
          <w:lang w:val="en-US"/>
        </w:rPr>
        <w:t xml:space="preserve"> (module, </w:t>
      </w:r>
      <w:proofErr w:type="spellStart"/>
      <w:r w:rsidRPr="50F063BC">
        <w:rPr>
          <w:lang w:val="en-US"/>
        </w:rPr>
        <w:t>klase</w:t>
      </w:r>
      <w:proofErr w:type="spellEnd"/>
      <w:r w:rsidRPr="50F063BC">
        <w:rPr>
          <w:lang w:val="en-US"/>
        </w:rPr>
        <w:t xml:space="preserve">, </w:t>
      </w:r>
      <w:proofErr w:type="spellStart"/>
      <w:r w:rsidRPr="50F063BC">
        <w:rPr>
          <w:lang w:val="en-US"/>
        </w:rPr>
        <w:t>pakete</w:t>
      </w:r>
      <w:proofErr w:type="spellEnd"/>
      <w:r w:rsidRPr="50F063BC">
        <w:rPr>
          <w:lang w:val="en-US"/>
        </w:rPr>
        <w:t xml:space="preserve">, </w:t>
      </w:r>
      <w:proofErr w:type="spellStart"/>
      <w:r w:rsidRPr="50F063BC">
        <w:rPr>
          <w:lang w:val="en-US"/>
        </w:rPr>
        <w:t>funkcije</w:t>
      </w:r>
      <w:proofErr w:type="spellEnd"/>
      <w:r w:rsidRPr="50F063BC">
        <w:rPr>
          <w:lang w:val="en-US"/>
        </w:rPr>
        <w:t xml:space="preserve">) </w:t>
      </w:r>
      <w:proofErr w:type="spellStart"/>
      <w:r w:rsidRPr="50F063BC">
        <w:rPr>
          <w:lang w:val="en-US"/>
        </w:rPr>
        <w:t>na</w:t>
      </w:r>
      <w:proofErr w:type="spellEnd"/>
      <w:r w:rsidRPr="50F063BC">
        <w:rPr>
          <w:lang w:val="en-US"/>
        </w:rPr>
        <w:t xml:space="preserve"> </w:t>
      </w:r>
      <w:proofErr w:type="spellStart"/>
      <w:r w:rsidRPr="50F063BC">
        <w:rPr>
          <w:lang w:val="en-US"/>
        </w:rPr>
        <w:t>više</w:t>
      </w:r>
      <w:proofErr w:type="spellEnd"/>
      <w:r w:rsidRPr="50F063BC">
        <w:rPr>
          <w:lang w:val="en-US"/>
        </w:rPr>
        <w:t xml:space="preserve"> </w:t>
      </w:r>
      <w:proofErr w:type="spellStart"/>
      <w:r w:rsidRPr="50F063BC">
        <w:rPr>
          <w:lang w:val="en-US"/>
        </w:rPr>
        <w:t>nivoa</w:t>
      </w:r>
      <w:proofErr w:type="spellEnd"/>
      <w:r w:rsidRPr="50F063BC">
        <w:rPr>
          <w:lang w:val="en-US"/>
        </w:rPr>
        <w:t xml:space="preserve"> </w:t>
      </w:r>
      <w:proofErr w:type="spellStart"/>
      <w:r w:rsidRPr="50F063BC">
        <w:rPr>
          <w:lang w:val="en-US"/>
        </w:rPr>
        <w:t>apstrakcije</w:t>
      </w:r>
      <w:proofErr w:type="spellEnd"/>
      <w:r w:rsidRPr="50F063BC">
        <w:rPr>
          <w:lang w:val="en-US"/>
        </w:rPr>
        <w:t xml:space="preserve">. Za </w:t>
      </w:r>
      <w:proofErr w:type="spellStart"/>
      <w:r w:rsidRPr="50F063BC">
        <w:rPr>
          <w:lang w:val="en-US"/>
        </w:rPr>
        <w:t>prikaz</w:t>
      </w:r>
      <w:proofErr w:type="spellEnd"/>
      <w:r w:rsidRPr="50F063BC">
        <w:rPr>
          <w:lang w:val="en-US"/>
        </w:rPr>
        <w:t xml:space="preserve"> se </w:t>
      </w:r>
      <w:proofErr w:type="spellStart"/>
      <w:r w:rsidRPr="50F063BC">
        <w:rPr>
          <w:lang w:val="en-US"/>
        </w:rPr>
        <w:t>mogu</w:t>
      </w:r>
      <w:proofErr w:type="spellEnd"/>
      <w:r w:rsidRPr="50F063BC">
        <w:rPr>
          <w:lang w:val="en-US"/>
        </w:rPr>
        <w:t xml:space="preserve"> </w:t>
      </w:r>
      <w:proofErr w:type="spellStart"/>
      <w:r w:rsidRPr="50F063BC">
        <w:rPr>
          <w:lang w:val="en-US"/>
        </w:rPr>
        <w:t>koristiti</w:t>
      </w:r>
      <w:proofErr w:type="spellEnd"/>
      <w:r w:rsidRPr="50F063BC">
        <w:rPr>
          <w:lang w:val="en-US"/>
        </w:rPr>
        <w:t xml:space="preserve"> UML </w:t>
      </w:r>
      <w:proofErr w:type="spellStart"/>
      <w:r w:rsidRPr="50F063BC">
        <w:rPr>
          <w:lang w:val="en-US"/>
        </w:rPr>
        <w:t>Diagrami</w:t>
      </w:r>
      <w:proofErr w:type="spellEnd"/>
      <w:r w:rsidRPr="50F063BC">
        <w:rPr>
          <w:lang w:val="en-US"/>
        </w:rPr>
        <w:t xml:space="preserve"> Komponenti, UML </w:t>
      </w:r>
      <w:proofErr w:type="spellStart"/>
      <w:r w:rsidRPr="50F063BC">
        <w:rPr>
          <w:lang w:val="en-US"/>
        </w:rPr>
        <w:t>Dijagram</w:t>
      </w:r>
      <w:proofErr w:type="spellEnd"/>
      <w:r w:rsidRPr="50F063BC">
        <w:rPr>
          <w:lang w:val="en-US"/>
        </w:rPr>
        <w:t xml:space="preserve"> </w:t>
      </w:r>
      <w:proofErr w:type="spellStart"/>
      <w:r w:rsidRPr="50F063BC">
        <w:rPr>
          <w:lang w:val="en-US"/>
        </w:rPr>
        <w:t>Paketa</w:t>
      </w:r>
      <w:proofErr w:type="spellEnd"/>
      <w:r w:rsidRPr="50F063BC">
        <w:rPr>
          <w:lang w:val="en-US"/>
        </w:rPr>
        <w:t xml:space="preserve">, </w:t>
      </w:r>
      <w:r>
        <w:t>ER dijagram (Entity-Relationship Diagram) za grafički prikaz relacionog modela.</w:t>
      </w:r>
    </w:p>
    <w:p w14:paraId="1A3AB961" w14:textId="705EDCE2" w:rsidR="00196E64" w:rsidRDefault="00196E64" w:rsidP="00196E64">
      <w:pPr>
        <w:jc w:val="both"/>
      </w:pPr>
      <w:proofErr w:type="spellStart"/>
      <w:r w:rsidRPr="50F063BC">
        <w:rPr>
          <w:lang w:val="en-US"/>
        </w:rPr>
        <w:t>Poglavlje</w:t>
      </w:r>
      <w:proofErr w:type="spellEnd"/>
      <w:r w:rsidRPr="50F063BC">
        <w:rPr>
          <w:lang w:val="en-US"/>
        </w:rPr>
        <w:t xml:space="preserve"> 6: </w:t>
      </w:r>
      <w:proofErr w:type="spellStart"/>
      <w:r w:rsidRPr="50F063BC">
        <w:rPr>
          <w:lang w:val="en-US"/>
        </w:rPr>
        <w:t>Pregled</w:t>
      </w:r>
      <w:proofErr w:type="spellEnd"/>
      <w:r w:rsidRPr="50F063BC">
        <w:rPr>
          <w:lang w:val="en-US"/>
        </w:rPr>
        <w:t xml:space="preserve"> </w:t>
      </w:r>
      <w:proofErr w:type="spellStart"/>
      <w:r w:rsidRPr="50F063BC">
        <w:rPr>
          <w:lang w:val="en-US"/>
        </w:rPr>
        <w:t>procesa</w:t>
      </w:r>
      <w:proofErr w:type="spellEnd"/>
      <w:r w:rsidRPr="50F063BC">
        <w:rPr>
          <w:lang w:val="en-US"/>
        </w:rPr>
        <w:t xml:space="preserve"> (</w:t>
      </w:r>
      <w:bookmarkStart w:id="32" w:name="RunTimeView"/>
      <w:r w:rsidRPr="50F063BC">
        <w:rPr>
          <w:lang w:val="en-US"/>
        </w:rPr>
        <w:t>Runtime View</w:t>
      </w:r>
      <w:bookmarkEnd w:id="32"/>
      <w:r w:rsidRPr="50F063BC">
        <w:rPr>
          <w:lang w:val="en-US"/>
        </w:rPr>
        <w:t xml:space="preserve">) - </w:t>
      </w:r>
      <w:r>
        <w:t>Predstavlja ponašanja sistema kroz procese između komponenti. Fokus ovog poglavlja je da ilustruju koje komponente inicijalizuju procese i šta su inputi i outputi koje svaka od komponenti proizvodi tokom procesa. Za prikaz se mogu koristiti UML Diagrami sekvenci ili UML Dijagram Aktivnosti.</w:t>
      </w:r>
    </w:p>
    <w:p w14:paraId="21C13ADC" w14:textId="0FDB93EE" w:rsidR="00196E64" w:rsidRPr="002529E2" w:rsidRDefault="00196E64" w:rsidP="00196E64">
      <w:pPr>
        <w:jc w:val="both"/>
        <w:rPr>
          <w:lang w:val="en-US"/>
        </w:rPr>
      </w:pPr>
      <w:r>
        <w:t xml:space="preserve">Poglavlje 7: </w:t>
      </w:r>
      <w:proofErr w:type="spellStart"/>
      <w:r w:rsidRPr="50F063BC">
        <w:rPr>
          <w:lang w:val="en-US"/>
        </w:rPr>
        <w:t>Pregled</w:t>
      </w:r>
      <w:proofErr w:type="spellEnd"/>
      <w:r w:rsidRPr="50F063BC">
        <w:rPr>
          <w:lang w:val="en-US"/>
        </w:rPr>
        <w:t xml:space="preserve"> </w:t>
      </w:r>
      <w:proofErr w:type="spellStart"/>
      <w:r w:rsidRPr="50F063BC">
        <w:rPr>
          <w:lang w:val="en-US"/>
        </w:rPr>
        <w:t>Raspoređivanja</w:t>
      </w:r>
      <w:proofErr w:type="spellEnd"/>
      <w:r w:rsidRPr="50F063BC">
        <w:rPr>
          <w:lang w:val="en-US"/>
        </w:rPr>
        <w:t xml:space="preserve"> (Deployment View) - </w:t>
      </w:r>
      <w:r>
        <w:t>Predstavlja se Deployment Diagramom koji prikazuje fizički deployment softverskih artefakata na hardware nodovima.</w:t>
      </w:r>
    </w:p>
    <w:p w14:paraId="18E0A7A5" w14:textId="4F4944BD" w:rsidR="00196E64" w:rsidRDefault="00196E64" w:rsidP="00196E64">
      <w:pPr>
        <w:jc w:val="both"/>
        <w:rPr>
          <w:lang w:val="en-US"/>
        </w:rPr>
      </w:pPr>
      <w:r>
        <w:t xml:space="preserve">Artefakt (eng. </w:t>
      </w:r>
      <w:r w:rsidRPr="50F063BC">
        <w:rPr>
          <w:i/>
          <w:iCs/>
        </w:rPr>
        <w:t>artifact</w:t>
      </w:r>
      <w:r>
        <w:t>) – bilo koja vrsta informacije proizvedena kroz proces razvoja softvera, predstavlja implementaciju softverskih komponenti, npr. : egzekutabilni fajlovi, konfiguracio</w:t>
      </w:r>
      <w:proofErr w:type="spellStart"/>
      <w:r w:rsidRPr="50F063BC">
        <w:rPr>
          <w:lang w:val="en-US"/>
        </w:rPr>
        <w:t>ni</w:t>
      </w:r>
      <w:proofErr w:type="spellEnd"/>
      <w:r w:rsidRPr="50F063BC">
        <w:rPr>
          <w:lang w:val="en-US"/>
        </w:rPr>
        <w:t xml:space="preserve"> </w:t>
      </w:r>
      <w:proofErr w:type="spellStart"/>
      <w:r w:rsidRPr="50F063BC">
        <w:rPr>
          <w:lang w:val="en-US"/>
        </w:rPr>
        <w:t>fajlovi</w:t>
      </w:r>
      <w:proofErr w:type="spellEnd"/>
      <w:r w:rsidRPr="50F063BC">
        <w:rPr>
          <w:lang w:val="en-US"/>
        </w:rPr>
        <w:t xml:space="preserve">, </w:t>
      </w:r>
      <w:proofErr w:type="spellStart"/>
      <w:r w:rsidRPr="50F063BC">
        <w:rPr>
          <w:lang w:val="en-US"/>
        </w:rPr>
        <w:t>skripte</w:t>
      </w:r>
      <w:proofErr w:type="spellEnd"/>
      <w:r w:rsidRPr="50F063BC">
        <w:rPr>
          <w:lang w:val="en-US"/>
        </w:rPr>
        <w:t xml:space="preserve">, </w:t>
      </w:r>
      <w:proofErr w:type="spellStart"/>
      <w:r w:rsidRPr="50F063BC">
        <w:rPr>
          <w:lang w:val="en-US"/>
        </w:rPr>
        <w:t>tabela</w:t>
      </w:r>
      <w:proofErr w:type="spellEnd"/>
      <w:r w:rsidRPr="50F063BC">
        <w:rPr>
          <w:lang w:val="en-US"/>
        </w:rPr>
        <w:t xml:space="preserve"> </w:t>
      </w:r>
      <w:proofErr w:type="spellStart"/>
      <w:r w:rsidRPr="50F063BC">
        <w:rPr>
          <w:lang w:val="en-US"/>
        </w:rPr>
        <w:t>baze</w:t>
      </w:r>
      <w:proofErr w:type="spellEnd"/>
      <w:r w:rsidRPr="50F063BC">
        <w:rPr>
          <w:lang w:val="en-US"/>
        </w:rPr>
        <w:t xml:space="preserve"> </w:t>
      </w:r>
      <w:proofErr w:type="spellStart"/>
      <w:r w:rsidRPr="50F063BC">
        <w:rPr>
          <w:lang w:val="en-US"/>
        </w:rPr>
        <w:t>podataka</w:t>
      </w:r>
      <w:proofErr w:type="spellEnd"/>
      <w:r w:rsidRPr="50F063BC">
        <w:rPr>
          <w:lang w:val="en-US"/>
        </w:rPr>
        <w:t>.</w:t>
      </w:r>
    </w:p>
    <w:p w14:paraId="5E9331F2" w14:textId="07D6B248" w:rsidR="00196E64" w:rsidRPr="005F503C" w:rsidRDefault="00196E64" w:rsidP="00196E64">
      <w:pPr>
        <w:jc w:val="both"/>
      </w:pPr>
      <w:r w:rsidRPr="50F063BC">
        <w:rPr>
          <w:lang w:val="en-US"/>
        </w:rPr>
        <w:t>Node (</w:t>
      </w:r>
      <w:r>
        <w:t>čvor</w:t>
      </w:r>
      <w:r w:rsidRPr="50F063BC">
        <w:rPr>
          <w:lang w:val="en-US"/>
        </w:rPr>
        <w:t xml:space="preserve">) – </w:t>
      </w:r>
      <w:proofErr w:type="spellStart"/>
      <w:r w:rsidRPr="50F063BC">
        <w:rPr>
          <w:lang w:val="en-US"/>
        </w:rPr>
        <w:t>hardverski</w:t>
      </w:r>
      <w:proofErr w:type="spellEnd"/>
      <w:r w:rsidRPr="50F063BC">
        <w:rPr>
          <w:lang w:val="en-US"/>
        </w:rPr>
        <w:t xml:space="preserve"> </w:t>
      </w:r>
      <w:proofErr w:type="spellStart"/>
      <w:r w:rsidRPr="50F063BC">
        <w:rPr>
          <w:lang w:val="en-US"/>
        </w:rPr>
        <w:t>uređaj</w:t>
      </w:r>
      <w:proofErr w:type="spellEnd"/>
      <w:r w:rsidRPr="50F063BC">
        <w:rPr>
          <w:lang w:val="en-US"/>
        </w:rPr>
        <w:t xml:space="preserve"> </w:t>
      </w:r>
      <w:proofErr w:type="spellStart"/>
      <w:r w:rsidRPr="50F063BC">
        <w:rPr>
          <w:lang w:val="en-US"/>
        </w:rPr>
        <w:t>ili</w:t>
      </w:r>
      <w:proofErr w:type="spellEnd"/>
      <w:r w:rsidRPr="50F063BC">
        <w:rPr>
          <w:lang w:val="en-US"/>
        </w:rPr>
        <w:t xml:space="preserve"> </w:t>
      </w:r>
      <w:proofErr w:type="spellStart"/>
      <w:r w:rsidRPr="50F063BC">
        <w:rPr>
          <w:lang w:val="en-US"/>
        </w:rPr>
        <w:t>softversko</w:t>
      </w:r>
      <w:proofErr w:type="spellEnd"/>
      <w:r w:rsidRPr="50F063BC">
        <w:rPr>
          <w:lang w:val="en-US"/>
        </w:rPr>
        <w:t xml:space="preserve"> </w:t>
      </w:r>
      <w:proofErr w:type="spellStart"/>
      <w:r w:rsidRPr="50F063BC">
        <w:rPr>
          <w:lang w:val="en-US"/>
        </w:rPr>
        <w:t>izvršno</w:t>
      </w:r>
      <w:proofErr w:type="spellEnd"/>
      <w:r w:rsidRPr="50F063BC">
        <w:rPr>
          <w:lang w:val="en-US"/>
        </w:rPr>
        <w:t xml:space="preserve"> </w:t>
      </w:r>
      <w:proofErr w:type="spellStart"/>
      <w:r w:rsidRPr="50F063BC">
        <w:rPr>
          <w:lang w:val="en-US"/>
        </w:rPr>
        <w:t>okruženje</w:t>
      </w:r>
      <w:proofErr w:type="spellEnd"/>
      <w:r w:rsidRPr="50F063BC">
        <w:rPr>
          <w:lang w:val="en-US"/>
        </w:rPr>
        <w:t xml:space="preserve">, </w:t>
      </w:r>
      <w:proofErr w:type="spellStart"/>
      <w:r w:rsidRPr="50F063BC">
        <w:rPr>
          <w:lang w:val="en-US"/>
        </w:rPr>
        <w:t>mogu</w:t>
      </w:r>
      <w:proofErr w:type="spellEnd"/>
      <w:r w:rsidRPr="50F063BC">
        <w:rPr>
          <w:lang w:val="en-US"/>
        </w:rPr>
        <w:t xml:space="preserve"> da </w:t>
      </w:r>
      <w:proofErr w:type="spellStart"/>
      <w:r w:rsidRPr="50F063BC">
        <w:rPr>
          <w:lang w:val="en-US"/>
        </w:rPr>
        <w:t>ugnježdavaju</w:t>
      </w:r>
      <w:proofErr w:type="spellEnd"/>
      <w:r w:rsidRPr="50F063BC">
        <w:rPr>
          <w:lang w:val="en-US"/>
        </w:rPr>
        <w:t xml:space="preserve"> </w:t>
      </w:r>
      <w:r>
        <w:t>(nestuju) druge nodove unutar sebe.</w:t>
      </w:r>
    </w:p>
    <w:p w14:paraId="22B4B017" w14:textId="3DD81BD2" w:rsidR="00196E64" w:rsidRDefault="00196E64" w:rsidP="00196E64">
      <w:pPr>
        <w:jc w:val="both"/>
      </w:pPr>
      <w:r>
        <w:t>Deployment dijagram prikazuje nodove u okviru kojih se izvršavaju artefakti kao i veze asocijacije i zavisnosti između artefakta. Ovi dijagrami po potrebi mogu biti veoma detaljni i tačno specifikovati tip procesora i operativni sistem svakog hardverskog noda, takođe ovo je mesto gde se specificiraju različita okruženja npr. development, testno i produkciono okruženje, load balanceri, ruteri, firewallovi itd.</w:t>
      </w:r>
    </w:p>
    <w:p w14:paraId="07026D74" w14:textId="4B5D0D3B" w:rsidR="00196E64" w:rsidRDefault="33AB813D" w:rsidP="1B35880D">
      <w:pPr>
        <w:keepNext/>
        <w:jc w:val="center"/>
      </w:pPr>
      <w:r>
        <w:rPr>
          <w:noProof/>
        </w:rPr>
        <w:drawing>
          <wp:inline distT="0" distB="0" distL="0" distR="0" wp14:anchorId="2551BA07" wp14:editId="621E840A">
            <wp:extent cx="2371725" cy="2305050"/>
            <wp:effectExtent l="0" t="0" r="9525" b="0"/>
            <wp:docPr id="67359792" name="Picture 1" descr="Several execution environments nested into server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veral execution environments nested into server devic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71725" cy="2305050"/>
                    </a:xfrm>
                    <a:prstGeom prst="rect">
                      <a:avLst/>
                    </a:prstGeom>
                    <a:noFill/>
                    <a:ln>
                      <a:noFill/>
                    </a:ln>
                  </pic:spPr>
                </pic:pic>
              </a:graphicData>
            </a:graphic>
          </wp:inline>
        </w:drawing>
      </w:r>
    </w:p>
    <w:p w14:paraId="4AAF2FC3" w14:textId="232FB093" w:rsidR="00196E64" w:rsidRPr="0049282B" w:rsidRDefault="33AB813D" w:rsidP="1B35880D">
      <w:pPr>
        <w:pStyle w:val="Caption"/>
        <w:jc w:val="center"/>
      </w:pPr>
      <w:bookmarkStart w:id="33" w:name="_Toc228782676"/>
      <w:r>
        <w:t xml:space="preserve">Slika </w:t>
      </w:r>
      <w:r w:rsidR="00196E64">
        <w:fldChar w:fldCharType="begin"/>
      </w:r>
      <w:r w:rsidR="00196E64">
        <w:instrText xml:space="preserve"> SEQ Slika \* ARABIC </w:instrText>
      </w:r>
      <w:r w:rsidR="00196E64">
        <w:fldChar w:fldCharType="separate"/>
      </w:r>
      <w:r w:rsidRPr="1B35880D">
        <w:rPr>
          <w:noProof/>
        </w:rPr>
        <w:t>8</w:t>
      </w:r>
      <w:r w:rsidR="00196E64">
        <w:fldChar w:fldCharType="end"/>
      </w:r>
      <w:r>
        <w:t xml:space="preserve">: Nekoliko izvršnih okruženja ugnježdenih na istom serverskom uređaju, preuzeto sa </w:t>
      </w:r>
      <w:r w:rsidRPr="1B35880D">
        <w:rPr>
          <w:vertAlign w:val="superscript"/>
        </w:rPr>
        <w:t>[16]</w:t>
      </w:r>
      <w:bookmarkEnd w:id="33"/>
    </w:p>
    <w:p w14:paraId="37838C62" w14:textId="4BD1725D" w:rsidR="00196E64" w:rsidRDefault="33AB813D" w:rsidP="1B35880D">
      <w:pPr>
        <w:keepNext/>
        <w:jc w:val="center"/>
      </w:pPr>
      <w:r>
        <w:rPr>
          <w:noProof/>
        </w:rPr>
        <w:drawing>
          <wp:inline distT="0" distB="0" distL="0" distR="0" wp14:anchorId="63A1B4A2" wp14:editId="45A9CE81">
            <wp:extent cx="3143250" cy="1962150"/>
            <wp:effectExtent l="0" t="0" r="0" b="0"/>
            <wp:docPr id="1654802756" name="Picture 3" descr="Deployment specification displayed as a classifier attached to deployment of component artif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ployment specification displayed as a classifier attached to deployment of component artifa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43250" cy="1962150"/>
                    </a:xfrm>
                    <a:prstGeom prst="rect">
                      <a:avLst/>
                    </a:prstGeom>
                    <a:noFill/>
                    <a:ln>
                      <a:noFill/>
                    </a:ln>
                  </pic:spPr>
                </pic:pic>
              </a:graphicData>
            </a:graphic>
          </wp:inline>
        </w:drawing>
      </w:r>
    </w:p>
    <w:p w14:paraId="262BADF2" w14:textId="771F8983" w:rsidR="00196E64" w:rsidRDefault="33AB813D" w:rsidP="1B35880D">
      <w:pPr>
        <w:pStyle w:val="Caption"/>
        <w:jc w:val="center"/>
      </w:pPr>
      <w:bookmarkStart w:id="34" w:name="_Toc228782677"/>
      <w:r>
        <w:t xml:space="preserve">Slika </w:t>
      </w:r>
      <w:r w:rsidR="00196E64">
        <w:fldChar w:fldCharType="begin"/>
      </w:r>
      <w:r w:rsidR="00196E64">
        <w:instrText xml:space="preserve"> SEQ Slika \* ARABIC </w:instrText>
      </w:r>
      <w:r w:rsidR="00196E64">
        <w:fldChar w:fldCharType="separate"/>
      </w:r>
      <w:r w:rsidRPr="1B35880D">
        <w:rPr>
          <w:noProof/>
        </w:rPr>
        <w:t>9</w:t>
      </w:r>
      <w:r w:rsidR="00196E64">
        <w:fldChar w:fldCharType="end"/>
      </w:r>
      <w:r>
        <w:t xml:space="preserve">: Primer specifikacije deployment artifakta, preuzeto sa </w:t>
      </w:r>
      <w:r w:rsidRPr="1B35880D">
        <w:rPr>
          <w:vertAlign w:val="superscript"/>
        </w:rPr>
        <w:t>[16]</w:t>
      </w:r>
      <w:bookmarkEnd w:id="34"/>
    </w:p>
    <w:p w14:paraId="24E70B8A" w14:textId="29E28985" w:rsidR="00196E64" w:rsidRDefault="00196E64" w:rsidP="00196E64">
      <w:pPr>
        <w:jc w:val="both"/>
      </w:pPr>
      <w:r>
        <w:t xml:space="preserve">Na slici 9, dodavanje specifikacije pri deploymentu egzekutabilne .jar biblioteke na aplikacionom serveru je suština devops metoda koji su spominjane u poglavlju </w:t>
      </w:r>
      <w:hyperlink w:anchor="_2.1.2_Atributi_kvaliteta" w:history="1">
        <w:r w:rsidRPr="50F063BC">
          <w:rPr>
            <w:rStyle w:val="Hyperlink"/>
          </w:rPr>
          <w:t>2.1.2 Atributi kvaliteta</w:t>
        </w:r>
      </w:hyperlink>
      <w:r>
        <w:t>. Kroz konfiguracione fajlove moguće je promeniti nivoe logovanja, promeniti dodeljene resurse ili konekcione parametre prema bazi bez potrebe da se modifikuje sam izvršni kod.</w:t>
      </w:r>
    </w:p>
    <w:p w14:paraId="0E8F4421" w14:textId="7802BC41" w:rsidR="00196E64" w:rsidRDefault="00196E64" w:rsidP="00196E64">
      <w:pPr>
        <w:jc w:val="both"/>
      </w:pPr>
      <w:r>
        <w:t>Poglavlje 8</w:t>
      </w:r>
      <w:r w:rsidRPr="50F063BC">
        <w:rPr>
          <w:lang w:val="en-US"/>
        </w:rPr>
        <w:t xml:space="preserve">: </w:t>
      </w:r>
      <w:proofErr w:type="spellStart"/>
      <w:r>
        <w:rPr>
          <w:lang w:val="en-US"/>
        </w:rPr>
        <w:t>Prožimajući</w:t>
      </w:r>
      <w:proofErr w:type="spellEnd"/>
      <w:r>
        <w:rPr>
          <w:lang w:val="en-US"/>
        </w:rPr>
        <w:t xml:space="preserve"> (</w:t>
      </w:r>
      <w:r w:rsidRPr="50F063BC">
        <w:rPr>
          <w:lang w:val="en-US"/>
        </w:rPr>
        <w:t>Crosscutting</w:t>
      </w:r>
      <w:r>
        <w:rPr>
          <w:lang w:val="en-US"/>
        </w:rPr>
        <w:t>)</w:t>
      </w:r>
      <w:r w:rsidRPr="50F063BC">
        <w:rPr>
          <w:lang w:val="en-US"/>
        </w:rPr>
        <w:t xml:space="preserve"> </w:t>
      </w:r>
      <w:proofErr w:type="spellStart"/>
      <w:r>
        <w:rPr>
          <w:lang w:val="en-US"/>
        </w:rPr>
        <w:t>k</w:t>
      </w:r>
      <w:r w:rsidRPr="50F063BC">
        <w:rPr>
          <w:lang w:val="en-US"/>
        </w:rPr>
        <w:t>oncepti</w:t>
      </w:r>
      <w:proofErr w:type="spellEnd"/>
      <w:r w:rsidRPr="50F063BC">
        <w:rPr>
          <w:lang w:val="en-US"/>
        </w:rPr>
        <w:t xml:space="preserve">, ova </w:t>
      </w:r>
      <w:proofErr w:type="spellStart"/>
      <w:r w:rsidRPr="50F063BC">
        <w:rPr>
          <w:lang w:val="en-US"/>
        </w:rPr>
        <w:t>sekcija</w:t>
      </w:r>
      <w:proofErr w:type="spellEnd"/>
      <w:r w:rsidRPr="50F063BC">
        <w:rPr>
          <w:lang w:val="en-US"/>
        </w:rPr>
        <w:t xml:space="preserve"> </w:t>
      </w:r>
      <w:proofErr w:type="spellStart"/>
      <w:r w:rsidRPr="50F063BC">
        <w:rPr>
          <w:lang w:val="en-US"/>
        </w:rPr>
        <w:t>obuhvata</w:t>
      </w:r>
      <w:proofErr w:type="spellEnd"/>
      <w:r w:rsidRPr="50F063BC">
        <w:rPr>
          <w:lang w:val="en-US"/>
        </w:rPr>
        <w:t xml:space="preserve"> </w:t>
      </w:r>
      <w:proofErr w:type="spellStart"/>
      <w:r w:rsidRPr="50F063BC">
        <w:rPr>
          <w:lang w:val="en-US"/>
        </w:rPr>
        <w:t>širok</w:t>
      </w:r>
      <w:proofErr w:type="spellEnd"/>
      <w:r w:rsidRPr="50F063BC">
        <w:rPr>
          <w:lang w:val="en-US"/>
        </w:rPr>
        <w:t xml:space="preserve"> </w:t>
      </w:r>
      <w:proofErr w:type="spellStart"/>
      <w:r w:rsidRPr="50F063BC">
        <w:rPr>
          <w:lang w:val="en-US"/>
        </w:rPr>
        <w:t>spektar</w:t>
      </w:r>
      <w:proofErr w:type="spellEnd"/>
      <w:r w:rsidRPr="50F063BC">
        <w:rPr>
          <w:lang w:val="en-US"/>
        </w:rPr>
        <w:t xml:space="preserve"> </w:t>
      </w:r>
      <w:proofErr w:type="spellStart"/>
      <w:r w:rsidRPr="50F063BC">
        <w:rPr>
          <w:lang w:val="en-US"/>
        </w:rPr>
        <w:t>koncepata</w:t>
      </w:r>
      <w:proofErr w:type="spellEnd"/>
      <w:r w:rsidRPr="50F063BC">
        <w:rPr>
          <w:lang w:val="en-US"/>
        </w:rPr>
        <w:t xml:space="preserve"> koji se pro</w:t>
      </w:r>
      <w:r>
        <w:t>žimaju kroz celu arhitekturu i ne mogu se pripisati samo određenom delu aplikacije npr logovanje,testabilnost, security.</w:t>
      </w:r>
    </w:p>
    <w:p w14:paraId="43D2D8CA" w14:textId="3D1D4323" w:rsidR="00196E64" w:rsidRDefault="33AB813D" w:rsidP="1B35880D">
      <w:pPr>
        <w:keepNext/>
        <w:jc w:val="center"/>
      </w:pPr>
      <w:r>
        <w:rPr>
          <w:noProof/>
        </w:rPr>
        <w:drawing>
          <wp:inline distT="0" distB="0" distL="0" distR="0" wp14:anchorId="63F05871" wp14:editId="60E82E54">
            <wp:extent cx="5271577" cy="1077911"/>
            <wp:effectExtent l="0" t="0" r="5715" b="8255"/>
            <wp:docPr id="19730339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33962" name="Picture 4"/>
                    <pic:cNvPicPr>
                      <a:picLocks noChangeAspect="1" noChangeArrowheads="1"/>
                    </pic:cNvPicPr>
                  </pic:nvPicPr>
                  <pic:blipFill>
                    <a:blip r:embed="rId23"/>
                    <a:stretch>
                      <a:fillRect/>
                    </a:stretch>
                  </pic:blipFill>
                  <pic:spPr bwMode="auto">
                    <a:xfrm>
                      <a:off x="0" y="0"/>
                      <a:ext cx="5271577" cy="1077911"/>
                    </a:xfrm>
                    <a:prstGeom prst="rect">
                      <a:avLst/>
                    </a:prstGeom>
                    <a:noFill/>
                    <a:ln>
                      <a:noFill/>
                    </a:ln>
                  </pic:spPr>
                </pic:pic>
              </a:graphicData>
            </a:graphic>
          </wp:inline>
        </w:drawing>
      </w:r>
    </w:p>
    <w:p w14:paraId="7ADFCA60" w14:textId="3E53FE37" w:rsidR="00196E64" w:rsidRPr="00B9201C" w:rsidRDefault="33AB813D" w:rsidP="00196E64">
      <w:pPr>
        <w:pStyle w:val="Caption"/>
        <w:jc w:val="center"/>
      </w:pPr>
      <w:bookmarkStart w:id="35" w:name="_Toc228782678"/>
      <w:r>
        <w:t xml:space="preserve">Slika </w:t>
      </w:r>
      <w:r w:rsidR="00196E64">
        <w:fldChar w:fldCharType="begin"/>
      </w:r>
      <w:r w:rsidR="00196E64">
        <w:instrText xml:space="preserve"> SEQ Slika \* ARABIC </w:instrText>
      </w:r>
      <w:r w:rsidR="00196E64">
        <w:fldChar w:fldCharType="separate"/>
      </w:r>
      <w:r w:rsidRPr="1B35880D">
        <w:rPr>
          <w:noProof/>
        </w:rPr>
        <w:t>10</w:t>
      </w:r>
      <w:r w:rsidR="00196E64">
        <w:fldChar w:fldCharType="end"/>
      </w:r>
      <w:r>
        <w:t>: Pro</w:t>
      </w:r>
      <w:proofErr w:type="spellStart"/>
      <w:r w:rsidRPr="1B35880D">
        <w:rPr>
          <w:lang w:val="en-US"/>
        </w:rPr>
        <w:t>žimajući</w:t>
      </w:r>
      <w:proofErr w:type="spellEnd"/>
      <w:r>
        <w:t xml:space="preserve"> koncepti kroz komponente, po uzoru na </w:t>
      </w:r>
      <w:r w:rsidRPr="1B35880D">
        <w:rPr>
          <w:vertAlign w:val="superscript"/>
        </w:rPr>
        <w:t>[25]</w:t>
      </w:r>
      <w:bookmarkEnd w:id="35"/>
    </w:p>
    <w:p w14:paraId="24672A14" w14:textId="4F0D73FC" w:rsidR="00196E64" w:rsidRDefault="00196E64" w:rsidP="00196E64">
      <w:pPr>
        <w:jc w:val="both"/>
        <w:rPr>
          <w:lang w:val="en-US"/>
        </w:rPr>
      </w:pPr>
      <w:r w:rsidRPr="50F063BC">
        <w:rPr>
          <w:lang w:val="en-US"/>
        </w:rPr>
        <w:t xml:space="preserve">Forma </w:t>
      </w:r>
      <w:proofErr w:type="spellStart"/>
      <w:r w:rsidRPr="50F063BC">
        <w:rPr>
          <w:lang w:val="en-US"/>
        </w:rPr>
        <w:t>ovog</w:t>
      </w:r>
      <w:proofErr w:type="spellEnd"/>
      <w:r w:rsidRPr="50F063BC">
        <w:rPr>
          <w:lang w:val="en-US"/>
        </w:rPr>
        <w:t xml:space="preserve"> </w:t>
      </w:r>
      <w:proofErr w:type="spellStart"/>
      <w:r w:rsidRPr="50F063BC">
        <w:rPr>
          <w:lang w:val="en-US"/>
        </w:rPr>
        <w:t>poglavlja</w:t>
      </w:r>
      <w:proofErr w:type="spellEnd"/>
      <w:r w:rsidRPr="50F063BC">
        <w:rPr>
          <w:lang w:val="en-US"/>
        </w:rPr>
        <w:t xml:space="preserve"> je </w:t>
      </w:r>
      <w:proofErr w:type="spellStart"/>
      <w:r w:rsidRPr="50F063BC">
        <w:rPr>
          <w:lang w:val="en-US"/>
        </w:rPr>
        <w:t>prilagodljiva</w:t>
      </w:r>
      <w:proofErr w:type="spellEnd"/>
      <w:r w:rsidRPr="50F063BC">
        <w:rPr>
          <w:lang w:val="en-US"/>
        </w:rPr>
        <w:t xml:space="preserve"> </w:t>
      </w:r>
      <w:proofErr w:type="spellStart"/>
      <w:r w:rsidRPr="50F063BC">
        <w:rPr>
          <w:lang w:val="en-US"/>
        </w:rPr>
        <w:t>potrebama</w:t>
      </w:r>
      <w:proofErr w:type="spellEnd"/>
      <w:r w:rsidRPr="50F063BC">
        <w:rPr>
          <w:lang w:val="en-US"/>
        </w:rPr>
        <w:t xml:space="preserve"> </w:t>
      </w:r>
      <w:proofErr w:type="spellStart"/>
      <w:r w:rsidRPr="50F063BC">
        <w:rPr>
          <w:lang w:val="en-US"/>
        </w:rPr>
        <w:t>samog</w:t>
      </w:r>
      <w:proofErr w:type="spellEnd"/>
      <w:r w:rsidRPr="50F063BC">
        <w:rPr>
          <w:lang w:val="en-US"/>
        </w:rPr>
        <w:t xml:space="preserve"> </w:t>
      </w:r>
      <w:proofErr w:type="spellStart"/>
      <w:r w:rsidRPr="50F063BC">
        <w:rPr>
          <w:lang w:val="en-US"/>
        </w:rPr>
        <w:t>projekta</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može</w:t>
      </w:r>
      <w:proofErr w:type="spellEnd"/>
      <w:r w:rsidRPr="50F063BC">
        <w:rPr>
          <w:lang w:val="en-US"/>
        </w:rPr>
        <w:t xml:space="preserve"> </w:t>
      </w:r>
      <w:proofErr w:type="spellStart"/>
      <w:r w:rsidRPr="50F063BC">
        <w:rPr>
          <w:lang w:val="en-US"/>
        </w:rPr>
        <w:t>obuhvatati</w:t>
      </w:r>
      <w:proofErr w:type="spellEnd"/>
      <w:r w:rsidRPr="50F063BC">
        <w:rPr>
          <w:lang w:val="en-US"/>
        </w:rPr>
        <w:t xml:space="preserve"> po </w:t>
      </w:r>
      <w:proofErr w:type="spellStart"/>
      <w:r w:rsidRPr="50F063BC">
        <w:rPr>
          <w:lang w:val="en-US"/>
        </w:rPr>
        <w:t>potrebi</w:t>
      </w:r>
      <w:proofErr w:type="spellEnd"/>
      <w:r w:rsidRPr="50F063BC">
        <w:rPr>
          <w:lang w:val="en-US"/>
        </w:rPr>
        <w:t xml:space="preserve"> </w:t>
      </w:r>
      <w:proofErr w:type="spellStart"/>
      <w:r w:rsidRPr="50F063BC">
        <w:rPr>
          <w:lang w:val="en-US"/>
        </w:rPr>
        <w:t>kratke</w:t>
      </w:r>
      <w:proofErr w:type="spellEnd"/>
      <w:r w:rsidRPr="50F063BC">
        <w:rPr>
          <w:lang w:val="en-US"/>
        </w:rPr>
        <w:t xml:space="preserve"> </w:t>
      </w:r>
      <w:proofErr w:type="spellStart"/>
      <w:r w:rsidRPr="50F063BC">
        <w:rPr>
          <w:lang w:val="en-US"/>
        </w:rPr>
        <w:t>opise</w:t>
      </w:r>
      <w:proofErr w:type="spellEnd"/>
      <w:r w:rsidRPr="50F063BC">
        <w:rPr>
          <w:lang w:val="en-US"/>
        </w:rPr>
        <w:t xml:space="preserve"> </w:t>
      </w:r>
      <w:proofErr w:type="spellStart"/>
      <w:r w:rsidRPr="50F063BC">
        <w:rPr>
          <w:lang w:val="en-US"/>
        </w:rPr>
        <w:t>svih</w:t>
      </w:r>
      <w:proofErr w:type="spellEnd"/>
      <w:r w:rsidRPr="50F063BC">
        <w:rPr>
          <w:lang w:val="en-US"/>
        </w:rPr>
        <w:t xml:space="preserve"> </w:t>
      </w:r>
      <w:proofErr w:type="spellStart"/>
      <w:r w:rsidRPr="50F063BC">
        <w:rPr>
          <w:lang w:val="en-US"/>
        </w:rPr>
        <w:t>koncepata</w:t>
      </w:r>
      <w:proofErr w:type="spellEnd"/>
      <w:r w:rsidRPr="50F063BC">
        <w:rPr>
          <w:lang w:val="en-US"/>
        </w:rPr>
        <w:t xml:space="preserve"> </w:t>
      </w:r>
      <w:proofErr w:type="spellStart"/>
      <w:r w:rsidRPr="50F063BC">
        <w:rPr>
          <w:lang w:val="en-US"/>
        </w:rPr>
        <w:t>koje</w:t>
      </w:r>
      <w:proofErr w:type="spellEnd"/>
      <w:r w:rsidRPr="50F063BC">
        <w:rPr>
          <w:lang w:val="en-US"/>
        </w:rPr>
        <w:t xml:space="preserve"> </w:t>
      </w:r>
      <w:proofErr w:type="spellStart"/>
      <w:r w:rsidRPr="50F063BC">
        <w:rPr>
          <w:lang w:val="en-US"/>
        </w:rPr>
        <w:t>autor</w:t>
      </w:r>
      <w:proofErr w:type="spellEnd"/>
      <w:r w:rsidRPr="50F063BC">
        <w:rPr>
          <w:lang w:val="en-US"/>
        </w:rPr>
        <w:t xml:space="preserve"> </w:t>
      </w:r>
      <w:proofErr w:type="spellStart"/>
      <w:r w:rsidRPr="50F063BC">
        <w:rPr>
          <w:lang w:val="en-US"/>
        </w:rPr>
        <w:t>želi</w:t>
      </w:r>
      <w:proofErr w:type="spellEnd"/>
      <w:r w:rsidRPr="50F063BC">
        <w:rPr>
          <w:lang w:val="en-US"/>
        </w:rPr>
        <w:t xml:space="preserve"> </w:t>
      </w:r>
      <w:proofErr w:type="spellStart"/>
      <w:r w:rsidRPr="50F063BC">
        <w:rPr>
          <w:lang w:val="en-US"/>
        </w:rPr>
        <w:t>detaljnije</w:t>
      </w:r>
      <w:proofErr w:type="spellEnd"/>
      <w:r w:rsidRPr="50F063BC">
        <w:rPr>
          <w:lang w:val="en-US"/>
        </w:rPr>
        <w:t xml:space="preserve"> da </w:t>
      </w:r>
      <w:proofErr w:type="spellStart"/>
      <w:r w:rsidRPr="50F063BC">
        <w:rPr>
          <w:lang w:val="en-US"/>
        </w:rPr>
        <w:t>objasni</w:t>
      </w:r>
      <w:proofErr w:type="spellEnd"/>
      <w:r w:rsidRPr="50F063BC">
        <w:rPr>
          <w:lang w:val="en-US"/>
        </w:rPr>
        <w:t xml:space="preserve"> </w:t>
      </w:r>
      <w:proofErr w:type="spellStart"/>
      <w:r w:rsidRPr="50F063BC">
        <w:rPr>
          <w:lang w:val="en-US"/>
        </w:rPr>
        <w:t>na</w:t>
      </w:r>
      <w:proofErr w:type="spellEnd"/>
      <w:r w:rsidRPr="50F063BC">
        <w:rPr>
          <w:lang w:val="en-US"/>
        </w:rPr>
        <w:t xml:space="preserve"> </w:t>
      </w:r>
      <w:proofErr w:type="spellStart"/>
      <w:r w:rsidRPr="50F063BC">
        <w:rPr>
          <w:lang w:val="en-US"/>
        </w:rPr>
        <w:t>jednom</w:t>
      </w:r>
      <w:proofErr w:type="spellEnd"/>
      <w:r w:rsidRPr="50F063BC">
        <w:rPr>
          <w:lang w:val="en-US"/>
        </w:rPr>
        <w:t xml:space="preserve"> </w:t>
      </w:r>
      <w:proofErr w:type="spellStart"/>
      <w:r w:rsidRPr="50F063BC">
        <w:rPr>
          <w:lang w:val="en-US"/>
        </w:rPr>
        <w:t>mestu</w:t>
      </w:r>
      <w:proofErr w:type="spellEnd"/>
      <w:r w:rsidRPr="50F063BC">
        <w:rPr>
          <w:lang w:val="en-US"/>
        </w:rPr>
        <w:t xml:space="preserve"> </w:t>
      </w:r>
      <w:proofErr w:type="spellStart"/>
      <w:r w:rsidRPr="50F063BC">
        <w:rPr>
          <w:lang w:val="en-US"/>
        </w:rPr>
        <w:t>jer</w:t>
      </w:r>
      <w:proofErr w:type="spellEnd"/>
      <w:r w:rsidRPr="50F063BC">
        <w:rPr>
          <w:lang w:val="en-US"/>
        </w:rPr>
        <w:t xml:space="preserve"> se </w:t>
      </w:r>
      <w:proofErr w:type="spellStart"/>
      <w:r w:rsidRPr="50F063BC">
        <w:rPr>
          <w:lang w:val="en-US"/>
        </w:rPr>
        <w:t>spominju</w:t>
      </w:r>
      <w:proofErr w:type="spellEnd"/>
      <w:r w:rsidRPr="50F063BC">
        <w:rPr>
          <w:lang w:val="en-US"/>
        </w:rPr>
        <w:t xml:space="preserve"> </w:t>
      </w:r>
      <w:proofErr w:type="spellStart"/>
      <w:r w:rsidRPr="50F063BC">
        <w:rPr>
          <w:lang w:val="en-US"/>
        </w:rPr>
        <w:t>na</w:t>
      </w:r>
      <w:proofErr w:type="spellEnd"/>
      <w:r w:rsidRPr="50F063BC">
        <w:rPr>
          <w:lang w:val="en-US"/>
        </w:rPr>
        <w:t xml:space="preserve"> </w:t>
      </w:r>
      <w:proofErr w:type="spellStart"/>
      <w:r w:rsidRPr="50F063BC">
        <w:rPr>
          <w:lang w:val="en-US"/>
        </w:rPr>
        <w:t>više</w:t>
      </w:r>
      <w:proofErr w:type="spellEnd"/>
      <w:r w:rsidRPr="50F063BC">
        <w:rPr>
          <w:lang w:val="en-US"/>
        </w:rPr>
        <w:t xml:space="preserve"> </w:t>
      </w:r>
      <w:proofErr w:type="spellStart"/>
      <w:r w:rsidRPr="50F063BC">
        <w:rPr>
          <w:lang w:val="en-US"/>
        </w:rPr>
        <w:t>mesta</w:t>
      </w:r>
      <w:proofErr w:type="spellEnd"/>
      <w:r w:rsidRPr="50F063BC">
        <w:rPr>
          <w:lang w:val="en-US"/>
        </w:rPr>
        <w:t xml:space="preserve">, </w:t>
      </w:r>
      <w:proofErr w:type="spellStart"/>
      <w:r w:rsidRPr="50F063BC">
        <w:rPr>
          <w:lang w:val="en-US"/>
        </w:rPr>
        <w:t>ali</w:t>
      </w:r>
      <w:proofErr w:type="spellEnd"/>
      <w:r w:rsidRPr="50F063BC">
        <w:rPr>
          <w:lang w:val="en-US"/>
        </w:rPr>
        <w:t xml:space="preserve"> </w:t>
      </w:r>
      <w:proofErr w:type="spellStart"/>
      <w:r w:rsidRPr="50F063BC">
        <w:rPr>
          <w:lang w:val="en-US"/>
        </w:rPr>
        <w:t>nisu</w:t>
      </w:r>
      <w:proofErr w:type="spellEnd"/>
      <w:r w:rsidRPr="50F063BC">
        <w:rPr>
          <w:lang w:val="en-US"/>
        </w:rPr>
        <w:t xml:space="preserve"> </w:t>
      </w:r>
      <w:proofErr w:type="spellStart"/>
      <w:r w:rsidRPr="50F063BC">
        <w:rPr>
          <w:lang w:val="en-US"/>
        </w:rPr>
        <w:t>svojstveni</w:t>
      </w:r>
      <w:proofErr w:type="spellEnd"/>
      <w:r w:rsidRPr="50F063BC">
        <w:rPr>
          <w:lang w:val="en-US"/>
        </w:rPr>
        <w:t xml:space="preserve"> </w:t>
      </w:r>
      <w:proofErr w:type="spellStart"/>
      <w:r w:rsidRPr="50F063BC">
        <w:rPr>
          <w:lang w:val="en-US"/>
        </w:rPr>
        <w:t>ni</w:t>
      </w:r>
      <w:proofErr w:type="spellEnd"/>
      <w:r w:rsidRPr="50F063BC">
        <w:rPr>
          <w:lang w:val="en-US"/>
        </w:rPr>
        <w:t xml:space="preserve"> za </w:t>
      </w:r>
      <w:proofErr w:type="spellStart"/>
      <w:r w:rsidRPr="50F063BC">
        <w:rPr>
          <w:lang w:val="en-US"/>
        </w:rPr>
        <w:t>jedno</w:t>
      </w:r>
      <w:proofErr w:type="spellEnd"/>
      <w:r w:rsidRPr="50F063BC">
        <w:rPr>
          <w:lang w:val="en-US"/>
        </w:rPr>
        <w:t xml:space="preserve"> </w:t>
      </w:r>
      <w:proofErr w:type="spellStart"/>
      <w:r w:rsidRPr="50F063BC">
        <w:rPr>
          <w:lang w:val="en-US"/>
        </w:rPr>
        <w:t>drugo</w:t>
      </w:r>
      <w:proofErr w:type="spellEnd"/>
      <w:r w:rsidRPr="50F063BC">
        <w:rPr>
          <w:lang w:val="en-US"/>
        </w:rPr>
        <w:t xml:space="preserve"> </w:t>
      </w:r>
      <w:proofErr w:type="spellStart"/>
      <w:r w:rsidRPr="50F063BC">
        <w:rPr>
          <w:lang w:val="en-US"/>
        </w:rPr>
        <w:t>specifično</w:t>
      </w:r>
      <w:proofErr w:type="spellEnd"/>
      <w:r w:rsidRPr="50F063BC">
        <w:rPr>
          <w:lang w:val="en-US"/>
        </w:rPr>
        <w:t xml:space="preserve"> </w:t>
      </w:r>
      <w:proofErr w:type="spellStart"/>
      <w:r w:rsidRPr="50F063BC">
        <w:rPr>
          <w:lang w:val="en-US"/>
        </w:rPr>
        <w:t>poglavlje</w:t>
      </w:r>
      <w:proofErr w:type="spellEnd"/>
      <w:r w:rsidRPr="50F063BC">
        <w:rPr>
          <w:lang w:val="en-US"/>
        </w:rPr>
        <w:t>.</w:t>
      </w:r>
    </w:p>
    <w:p w14:paraId="04FB1DAC" w14:textId="26A55807" w:rsidR="00196E64" w:rsidRDefault="00196E64" w:rsidP="00196E64">
      <w:pPr>
        <w:keepNext/>
        <w:jc w:val="center"/>
      </w:pPr>
      <w:r>
        <w:rPr>
          <w:noProof/>
        </w:rPr>
        <w:drawing>
          <wp:inline distT="0" distB="0" distL="0" distR="0" wp14:anchorId="75C769AC" wp14:editId="7E2DE2EB">
            <wp:extent cx="5585042" cy="3514725"/>
            <wp:effectExtent l="0" t="0" r="0" b="0"/>
            <wp:docPr id="18051913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91346" name="Picture 5"/>
                    <pic:cNvPicPr>
                      <a:picLocks noChangeAspect="1" noChangeArrowheads="1"/>
                    </pic:cNvPicPr>
                  </pic:nvPicPr>
                  <pic:blipFill>
                    <a:blip r:embed="rId24"/>
                    <a:stretch>
                      <a:fillRect/>
                    </a:stretch>
                  </pic:blipFill>
                  <pic:spPr bwMode="auto">
                    <a:xfrm>
                      <a:off x="0" y="0"/>
                      <a:ext cx="5585042" cy="3514725"/>
                    </a:xfrm>
                    <a:prstGeom prst="rect">
                      <a:avLst/>
                    </a:prstGeom>
                    <a:noFill/>
                    <a:ln>
                      <a:noFill/>
                    </a:ln>
                  </pic:spPr>
                </pic:pic>
              </a:graphicData>
            </a:graphic>
          </wp:inline>
        </w:drawing>
      </w:r>
    </w:p>
    <w:p w14:paraId="0BD669AB" w14:textId="0E5B79C8" w:rsidR="00196E64" w:rsidRPr="0073691E" w:rsidRDefault="33AB813D" w:rsidP="00196E64">
      <w:pPr>
        <w:pStyle w:val="Caption"/>
        <w:jc w:val="center"/>
        <w:rPr>
          <w:lang w:val="en-US"/>
        </w:rPr>
      </w:pPr>
      <w:bookmarkStart w:id="36" w:name="_Toc228782679"/>
      <w:r>
        <w:t xml:space="preserve">Slika </w:t>
      </w:r>
      <w:r w:rsidR="00196E64">
        <w:fldChar w:fldCharType="begin"/>
      </w:r>
      <w:r w:rsidR="00196E64">
        <w:instrText xml:space="preserve"> SEQ Slika \* ARABIC </w:instrText>
      </w:r>
      <w:r w:rsidR="00196E64">
        <w:fldChar w:fldCharType="separate"/>
      </w:r>
      <w:r w:rsidRPr="1B35880D">
        <w:rPr>
          <w:noProof/>
        </w:rPr>
        <w:t>11</w:t>
      </w:r>
      <w:r w:rsidR="00196E64">
        <w:fldChar w:fldCharType="end"/>
      </w:r>
      <w:r>
        <w:t xml:space="preserve">: Koncepti koji se mogu pojaviti u poglavlju prožimajućih koncepata, slika radjena po uzoru na </w:t>
      </w:r>
      <w:hyperlink w:anchor="L24" w:history="1">
        <w:r w:rsidRPr="1B35880D">
          <w:rPr>
            <w:rStyle w:val="Hyperlink"/>
            <w:vertAlign w:val="superscript"/>
            <w:lang w:val="en-US"/>
          </w:rPr>
          <w:t>[</w:t>
        </w:r>
        <w:r w:rsidRPr="1B35880D">
          <w:rPr>
            <w:rStyle w:val="Hyperlink"/>
            <w:vertAlign w:val="superscript"/>
          </w:rPr>
          <w:t>24</w:t>
        </w:r>
        <w:r w:rsidRPr="1B35880D">
          <w:rPr>
            <w:rStyle w:val="Hyperlink"/>
            <w:vertAlign w:val="superscript"/>
            <w:lang w:val="en-US"/>
          </w:rPr>
          <w:t>]</w:t>
        </w:r>
        <w:bookmarkEnd w:id="36"/>
      </w:hyperlink>
    </w:p>
    <w:p w14:paraId="3B6EFE58" w14:textId="79A7B303" w:rsidR="00196E64" w:rsidRPr="00DD0805" w:rsidRDefault="00196E64" w:rsidP="00196E64">
      <w:pPr>
        <w:pStyle w:val="Caption"/>
        <w:rPr>
          <w:lang w:val="en-US"/>
        </w:rPr>
      </w:pPr>
    </w:p>
    <w:p w14:paraId="65A5B7BE" w14:textId="4BE297CD" w:rsidR="00196E64" w:rsidRDefault="00196E64" w:rsidP="00196E64">
      <w:pPr>
        <w:jc w:val="both"/>
      </w:pPr>
      <w:r>
        <w:t>Poglavlje 9: Odluke o arhitekturi se dotiče odluka koje direktno utiču na performanse i kvalitet aplikacije,  motivacije iza takvih odluka, tj. racionalizacijom zašto je baš to rešenje izabrano.</w:t>
      </w:r>
    </w:p>
    <w:p w14:paraId="77BD5616" w14:textId="034DBCBC" w:rsidR="00196E64" w:rsidRPr="00BF2A26" w:rsidRDefault="00196E64" w:rsidP="00196E64">
      <w:pPr>
        <w:jc w:val="both"/>
      </w:pPr>
      <w:r>
        <w:t xml:space="preserve">Poglavlje 10: Zahtevi kvaliteta, obuhvata sve zahteve kvaliteta popisane u formi stabla ili tabele sa kolonama zahteva kvaliteta i preduzetih mere da zahtev bude ispunjen. Zahtevi se mogu grupisati npr zahtevi koji se odnose na ispunjene ciljeva iz poglavlja </w:t>
      </w:r>
      <w:hyperlink w:anchor="CiljeviKvaliteta" w:history="1">
        <w:r w:rsidRPr="50F063BC">
          <w:rPr>
            <w:rStyle w:val="Hyperlink"/>
            <w:u w:val="none"/>
          </w:rPr>
          <w:t>1.2 Ciljevi kvaliteta</w:t>
        </w:r>
      </w:hyperlink>
      <w:r>
        <w:t xml:space="preserve">, npr kada pričamo o Security aspektu na primeru websajta za rad sa poreskim prijavama, gde obični radnici banke ne bi trebalo da mogu da menjaju role drugim radnicima sem ako nemaju ulogu administratora, to se može postići kako ograničavanjem renderovanih komponenti na klijentskoj strani za korisnike sa nedovoljnom autorizacijom, kao i dodavanjem safe guardova na endpointe na serverskoj strani kao dodatni vid autorizacije. </w:t>
      </w:r>
    </w:p>
    <w:p w14:paraId="6F5E170C" w14:textId="55946134" w:rsidR="00196E64" w:rsidRDefault="00196E64" w:rsidP="00196E64">
      <w:pPr>
        <w:jc w:val="both"/>
      </w:pPr>
      <w:r>
        <w:t>Poglavlje 11: Rizici i tehnološki dug predstavlja listu identifikovanih tehničkih rizika i/ili tehničkih dugova, sortiranih po prioritetu.</w:t>
      </w:r>
    </w:p>
    <w:p w14:paraId="48D9F4BE" w14:textId="2680FCB3" w:rsidR="00196E64" w:rsidRDefault="00196E64" w:rsidP="00196E64">
      <w:pPr>
        <w:jc w:val="both"/>
      </w:pPr>
      <w:r>
        <w:t xml:space="preserve">Rizici su uglavnom izazvani faktorima koji su u trenutku projektovanja nepoznati timu. Mogu biti vezani za nedostatak dokumentacije biznis logike ili znanja određene tehnologije ili alata koja je predviđena za izradu projekta kao i njihove međusobne kompatibilnosti. Faktori rizika takođe mogu imati veze sa stakeholderima koji ne mogu da daju dovoljno jasne detalje željenog rešenja, zbog čega postoji rizik od izrade nezadovoljavajućeg rešenja. </w:t>
      </w:r>
    </w:p>
    <w:p w14:paraId="55C62994" w14:textId="32F67B77" w:rsidR="00196E64" w:rsidRDefault="00196E64" w:rsidP="00196E64">
      <w:pPr>
        <w:jc w:val="both"/>
      </w:pPr>
      <w:r>
        <w:t>Razlog za tehnološki dug mogu npr biti rokovi koji predviđaju demo ili produkcionu verziju pre nego što su svi predviđeni featuri implementirani, u tom slučaju arhitekta ili developer može odlučiti da napravi kompromis predviđenoj arhitekturi, izostavljajući neke manje bitne feature i testove.</w:t>
      </w:r>
    </w:p>
    <w:p w14:paraId="785E9EA8" w14:textId="10AA7B97" w:rsidR="00196E64" w:rsidRPr="00102557" w:rsidRDefault="00196E64" w:rsidP="00196E64">
      <w:pPr>
        <w:jc w:val="both"/>
      </w:pPr>
      <w:r>
        <w:t>Poglavlje 12: Rečnik pojmova služi da objasni često spominjane tehničke termine u ostatku dokumentacije, kako bi svi stakeholderi koji čitaju ovaj dokument imali jasno, zajedničko razumevanje na šta se ti pojmovi odnose.</w:t>
      </w:r>
    </w:p>
    <w:p w14:paraId="4EC60029" w14:textId="10AC2BA5" w:rsidR="00196E64" w:rsidRDefault="00196E64" w:rsidP="00196E64">
      <w:pPr>
        <w:pStyle w:val="Heading3"/>
      </w:pPr>
      <w:bookmarkStart w:id="37" w:name="_Toc669830464"/>
      <w:bookmarkStart w:id="38" w:name="_Toc228782606"/>
      <w:r>
        <w:t>2.3.2 4+1 View Model</w:t>
      </w:r>
      <w:bookmarkEnd w:id="37"/>
      <w:bookmarkEnd w:id="38"/>
    </w:p>
    <w:p w14:paraId="66146908" w14:textId="35DDC9A7" w:rsidR="00196E64" w:rsidRDefault="00196E64" w:rsidP="00196E64">
      <w:pPr>
        <w:jc w:val="both"/>
      </w:pPr>
      <w:r>
        <w:t>4+1 View Model je još jedan popularan templejt za dokumentovanje softvera. Fokus ovog templejta je na stakeholderima i kako oni vide softversko rešenje.</w:t>
      </w:r>
    </w:p>
    <w:p w14:paraId="2833DE69" w14:textId="1CCC49F6" w:rsidR="00196E64" w:rsidRDefault="00196E64" w:rsidP="00196E64">
      <w:pPr>
        <w:jc w:val="both"/>
      </w:pPr>
      <w:r>
        <w:t>Filip Krušten (</w:t>
      </w:r>
      <w:r w:rsidRPr="50F063BC">
        <w:rPr>
          <w:i/>
          <w:iCs/>
        </w:rPr>
        <w:t>Philip Kruchten</w:t>
      </w:r>
      <w:r>
        <w:t>), autor ovog modela, objašnjava da je potreba za ovim modelom nastala zato što je na projektima na kojima je radio dolazio u situacije da dokumentacija bude puna oznaka koje krajnji korisnik ne razume, te se mučio da dođe do informacija koje bi se njega ticale.</w:t>
      </w:r>
    </w:p>
    <w:p w14:paraId="6514A83F" w14:textId="7504C8D7" w:rsidR="00196E64" w:rsidRDefault="00196E64" w:rsidP="00196E64">
      <w:pPr>
        <w:jc w:val="both"/>
        <w:rPr>
          <w:lang w:val="en-US"/>
        </w:rPr>
      </w:pPr>
      <w:r>
        <w:t xml:space="preserve">Rešenje do kog je došao je napraviti model za svaku ulogu stakeholdera projekta sa detaljima koji se njega konkretno tiču. Ovaj model posmatra rešenje iz  4 ugla kranjih korisnika, project menadžera, programera, devops inžinjera, </w:t>
      </w:r>
      <w:proofErr w:type="spellStart"/>
      <w:r w:rsidRPr="50F063BC">
        <w:rPr>
          <w:lang w:val="en-US"/>
        </w:rPr>
        <w:t>na</w:t>
      </w:r>
      <w:proofErr w:type="spellEnd"/>
      <w:r w:rsidRPr="50F063BC">
        <w:rPr>
          <w:lang w:val="en-US"/>
        </w:rPr>
        <w:t xml:space="preserve"> </w:t>
      </w:r>
      <w:r>
        <w:t>šta se dodaje 5. pogled koji sadrži neke, ali ne sve slučajeve korišćenja, kako bi objasnio kako su svi ostali pogledi povezani međusobno.</w:t>
      </w:r>
      <w:hyperlink w:anchor="L17" w:history="1">
        <w:r w:rsidRPr="50F063BC">
          <w:rPr>
            <w:rStyle w:val="Hyperlink"/>
            <w:vertAlign w:val="superscript"/>
            <w:lang w:val="en-US"/>
          </w:rPr>
          <w:t>[17]</w:t>
        </w:r>
      </w:hyperlink>
      <w:r>
        <w:t xml:space="preserve">  </w:t>
      </w:r>
    </w:p>
    <w:p w14:paraId="4565C3D6" w14:textId="302ED4DE" w:rsidR="00196E64" w:rsidRDefault="00196E64" w:rsidP="00196E64">
      <w:pPr>
        <w:keepNext/>
        <w:jc w:val="right"/>
      </w:pPr>
      <w:r>
        <w:rPr>
          <w:noProof/>
        </w:rPr>
        <w:drawing>
          <wp:inline distT="0" distB="0" distL="0" distR="0" wp14:anchorId="41673FE4" wp14:editId="310AE4AC">
            <wp:extent cx="5143449" cy="2763768"/>
            <wp:effectExtent l="0" t="0" r="635" b="0"/>
            <wp:docPr id="14929282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28210" name="Picture 6"/>
                    <pic:cNvPicPr>
                      <a:picLocks noChangeAspect="1" noChangeArrowheads="1"/>
                    </pic:cNvPicPr>
                  </pic:nvPicPr>
                  <pic:blipFill>
                    <a:blip r:embed="rId25"/>
                    <a:stretch>
                      <a:fillRect/>
                    </a:stretch>
                  </pic:blipFill>
                  <pic:spPr bwMode="auto">
                    <a:xfrm>
                      <a:off x="0" y="0"/>
                      <a:ext cx="5143449" cy="2763768"/>
                    </a:xfrm>
                    <a:prstGeom prst="rect">
                      <a:avLst/>
                    </a:prstGeom>
                    <a:noFill/>
                    <a:ln>
                      <a:noFill/>
                    </a:ln>
                  </pic:spPr>
                </pic:pic>
              </a:graphicData>
            </a:graphic>
          </wp:inline>
        </w:drawing>
      </w:r>
    </w:p>
    <w:p w14:paraId="502E60E9" w14:textId="79D95F3C" w:rsidR="00196E64" w:rsidRDefault="00196E64" w:rsidP="00196E64">
      <w:pPr>
        <w:pStyle w:val="Caption"/>
        <w:jc w:val="center"/>
      </w:pPr>
      <w:bookmarkStart w:id="39" w:name="_Toc228782680"/>
      <w:r>
        <w:t xml:space="preserve">Slika </w:t>
      </w:r>
      <w:r>
        <w:fldChar w:fldCharType="begin"/>
      </w:r>
      <w:r>
        <w:instrText xml:space="preserve"> SEQ Slika \* ARABIC </w:instrText>
      </w:r>
      <w:r>
        <w:fldChar w:fldCharType="separate"/>
      </w:r>
      <w:r>
        <w:rPr>
          <w:noProof/>
        </w:rPr>
        <w:t>12</w:t>
      </w:r>
      <w:r>
        <w:fldChar w:fldCharType="end"/>
      </w:r>
      <w:r>
        <w:t xml:space="preserve">: </w:t>
      </w:r>
      <w:r w:rsidRPr="00BF0E9D">
        <w:t>4+1 View Model</w:t>
      </w:r>
      <w:r>
        <w:t xml:space="preserve">, crtana po uzoru na </w:t>
      </w:r>
      <w:hyperlink w:anchor="L17" w:history="1">
        <w:r w:rsidRPr="007C5951">
          <w:rPr>
            <w:rStyle w:val="Hyperlink"/>
            <w:vertAlign w:val="superscript"/>
          </w:rPr>
          <w:t>[17]</w:t>
        </w:r>
        <w:bookmarkEnd w:id="39"/>
      </w:hyperlink>
    </w:p>
    <w:p w14:paraId="7D52DA17" w14:textId="77777777" w:rsidR="00196E64" w:rsidRDefault="00196E64" w:rsidP="00196E64">
      <w:pPr>
        <w:rPr>
          <w:u w:val="single"/>
        </w:rPr>
      </w:pPr>
    </w:p>
    <w:p w14:paraId="7FB5D13E" w14:textId="701C00AD" w:rsidR="00196E64" w:rsidRDefault="00196E64" w:rsidP="00196E64">
      <w:pPr>
        <w:pStyle w:val="ListParagraph"/>
        <w:numPr>
          <w:ilvl w:val="0"/>
          <w:numId w:val="4"/>
        </w:numPr>
        <w:ind w:left="360"/>
      </w:pPr>
      <w:r>
        <w:t>Logički pogled predstavlja rešenje iz ugla kranjih korisnika, na veoma visokom nivou apstrakcije opisuje kako je sistem struktuiran da bi pružio funkcionalnosti korisniku. Za prikaz se mogu koristiti UML dijagram klasa i UML dijagram stanja.</w:t>
      </w:r>
    </w:p>
    <w:p w14:paraId="0328C584" w14:textId="55F2FA45" w:rsidR="00196E64" w:rsidRDefault="00196E64" w:rsidP="00196E64">
      <w:pPr>
        <w:pStyle w:val="ListParagraph"/>
        <w:numPr>
          <w:ilvl w:val="0"/>
          <w:numId w:val="4"/>
        </w:numPr>
        <w:ind w:left="360"/>
        <w:jc w:val="both"/>
      </w:pPr>
      <w:r>
        <w:t>Procesni pogled se fokusira na ponašanje sistema u vreme izvršavanja, predstavlja procese u sistemu i kako oni međusobno komuniciraju.  Za prikaz su prikladni UML dijagrami sekvenci, komunikacije i aktivnosti. Takođe adresira nefunkcionalne zahteve.</w:t>
      </w:r>
    </w:p>
    <w:p w14:paraId="5CF491B1" w14:textId="41BCE2AE" w:rsidR="00196E64" w:rsidRDefault="00196E64" w:rsidP="00196E64">
      <w:pPr>
        <w:pStyle w:val="ListParagraph"/>
        <w:numPr>
          <w:ilvl w:val="0"/>
          <w:numId w:val="4"/>
        </w:numPr>
        <w:ind w:left="360"/>
        <w:jc w:val="both"/>
      </w:pPr>
      <w:r>
        <w:t>Development pogled prikazuje sistem iz ugla programera i bavi se menadžmentom softvera . U tu svrhu, koristi se dijagrami komponenti i</w:t>
      </w:r>
      <w:r w:rsidRPr="50F063BC">
        <w:rPr>
          <w:lang w:val="en-US"/>
        </w:rPr>
        <w:t>/</w:t>
      </w:r>
      <w:proofErr w:type="spellStart"/>
      <w:r w:rsidRPr="50F063BC">
        <w:rPr>
          <w:lang w:val="en-US"/>
        </w:rPr>
        <w:t>ili</w:t>
      </w:r>
      <w:proofErr w:type="spellEnd"/>
      <w:r>
        <w:t xml:space="preserve"> package dijagrami.</w:t>
      </w:r>
    </w:p>
    <w:p w14:paraId="7923061F" w14:textId="6F851880" w:rsidR="00196E64" w:rsidRDefault="00196E64" w:rsidP="00196E64">
      <w:pPr>
        <w:pStyle w:val="ListParagraph"/>
        <w:numPr>
          <w:ilvl w:val="0"/>
          <w:numId w:val="4"/>
        </w:numPr>
        <w:ind w:left="360"/>
        <w:jc w:val="both"/>
      </w:pPr>
      <w:r>
        <w:t>Fizički pogled posmatra rešenje na nižem nivou, nivou hardvera, opisuje mapiranje između softvera i hardvera i ekvivalentan je Deployment View-u u arc42 arhitekturi. Ovo je pogled iz ugla devops inžinjera.</w:t>
      </w:r>
    </w:p>
    <w:p w14:paraId="43539F28" w14:textId="7CE55800" w:rsidR="00196E64" w:rsidRPr="00913B80" w:rsidRDefault="00196E64" w:rsidP="00196E64">
      <w:pPr>
        <w:jc w:val="both"/>
      </w:pPr>
      <w:r>
        <w:t xml:space="preserve">Scenariji slučaja korišćenja predstavljaju 5. pogled, kako korisnici interaguju sa sistemom. Za tu svrhu koristi UML use case dijagrame.  </w:t>
      </w:r>
    </w:p>
    <w:p w14:paraId="66B8E72A" w14:textId="5EB852AD" w:rsidR="00196E64" w:rsidRDefault="00196E64" w:rsidP="00196E64">
      <w:pPr>
        <w:pStyle w:val="Heading3"/>
      </w:pPr>
      <w:bookmarkStart w:id="40" w:name="_Toc984023103"/>
      <w:bookmarkStart w:id="41" w:name="_Toc228782607"/>
      <w:r>
        <w:t>2.3.3 Software Architecture Inception Canvas</w:t>
      </w:r>
      <w:bookmarkEnd w:id="40"/>
      <w:bookmarkEnd w:id="41"/>
    </w:p>
    <w:p w14:paraId="5C0F15B8" w14:textId="14B4BBC1" w:rsidR="00196E64" w:rsidRPr="00124856" w:rsidRDefault="00196E64" w:rsidP="00196E64">
      <w:pPr>
        <w:jc w:val="both"/>
        <w:rPr>
          <w:lang w:val="en-US"/>
        </w:rPr>
      </w:pPr>
      <w:r>
        <w:t>Software Architecture Inceptiom Canvas je deo arc42 arhitekture templejta i predviđa sažet opis softverskog rešenja na jednoj slici nalik prezentacionom slajdu. Slika je podeljena u sekcije, gde svaka od sekcija opisuje jednu od vrsta vodećih motivacionih faktora rešenja. Sekcije su različito oboje  i koriste ikonice kako bi dodatno olakšale razumevanje čitave slike. Ovo je inception canvas, što znači da je glavni fokus skica ili suština rešenja, ne treba da sadrži bilo kakve detalje implementacije arhitekture.</w:t>
      </w:r>
      <w:hyperlink w:anchor="L18" w:history="1">
        <w:r w:rsidRPr="50F063BC">
          <w:rPr>
            <w:rStyle w:val="Hyperlink"/>
            <w:vertAlign w:val="superscript"/>
          </w:rPr>
          <w:t>[18]</w:t>
        </w:r>
      </w:hyperlink>
    </w:p>
    <w:p w14:paraId="1B243F88" w14:textId="0FA917B3" w:rsidR="00196E64" w:rsidRDefault="00196E64" w:rsidP="00196E64">
      <w:pPr>
        <w:keepNext/>
      </w:pPr>
      <w:r w:rsidRPr="00913B80">
        <w:rPr>
          <w:noProof/>
        </w:rPr>
        <w:drawing>
          <wp:inline distT="0" distB="0" distL="0" distR="0" wp14:anchorId="09F361F8" wp14:editId="59022582">
            <wp:extent cx="5941356" cy="3698875"/>
            <wp:effectExtent l="0" t="0" r="2540" b="0"/>
            <wp:docPr id="152256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61553" name="Picture 1"/>
                    <pic:cNvPicPr/>
                  </pic:nvPicPr>
                  <pic:blipFill>
                    <a:blip r:embed="rId26"/>
                    <a:stretch>
                      <a:fillRect/>
                    </a:stretch>
                  </pic:blipFill>
                  <pic:spPr>
                    <a:xfrm>
                      <a:off x="0" y="0"/>
                      <a:ext cx="5941356" cy="3698875"/>
                    </a:xfrm>
                    <a:prstGeom prst="rect">
                      <a:avLst/>
                    </a:prstGeom>
                  </pic:spPr>
                </pic:pic>
              </a:graphicData>
            </a:graphic>
          </wp:inline>
        </w:drawing>
      </w:r>
    </w:p>
    <w:p w14:paraId="5D6A9C10" w14:textId="0BA84FAF" w:rsidR="00196E64" w:rsidRDefault="00196E64" w:rsidP="00196E64">
      <w:pPr>
        <w:pStyle w:val="Caption"/>
        <w:jc w:val="center"/>
      </w:pPr>
      <w:bookmarkStart w:id="42" w:name="_Toc228782681"/>
      <w:r>
        <w:t xml:space="preserve">Slika </w:t>
      </w:r>
      <w:r>
        <w:fldChar w:fldCharType="begin"/>
      </w:r>
      <w:r>
        <w:instrText xml:space="preserve"> SEQ Slika \* ARABIC </w:instrText>
      </w:r>
      <w:r>
        <w:fldChar w:fldCharType="separate"/>
      </w:r>
      <w:r>
        <w:rPr>
          <w:noProof/>
        </w:rPr>
        <w:t>13</w:t>
      </w:r>
      <w:r>
        <w:fldChar w:fldCharType="end"/>
      </w:r>
      <w:r>
        <w:t xml:space="preserve">: Kanvas softverske arhitekture, slika prevedena od </w:t>
      </w:r>
      <w:hyperlink w:anchor="L18" w:history="1">
        <w:r w:rsidRPr="002C33B9">
          <w:rPr>
            <w:rStyle w:val="Hyperlink"/>
            <w:vertAlign w:val="superscript"/>
          </w:rPr>
          <w:t>[18]</w:t>
        </w:r>
        <w:bookmarkEnd w:id="42"/>
      </w:hyperlink>
    </w:p>
    <w:p w14:paraId="10591794" w14:textId="12325A80" w:rsidR="00196E64" w:rsidRDefault="00196E64" w:rsidP="00196E64">
      <w:pPr>
        <w:jc w:val="both"/>
      </w:pPr>
      <w:r>
        <w:t>Biznis slu</w:t>
      </w:r>
      <w:proofErr w:type="spellStart"/>
      <w:r>
        <w:rPr>
          <w:lang w:val="en-US"/>
        </w:rPr>
        <w:t>čaj</w:t>
      </w:r>
      <w:proofErr w:type="spellEnd"/>
      <w:r>
        <w:t>: počinje od pitanja zašto baš ovaj projekat</w:t>
      </w:r>
      <w:r w:rsidRPr="50F063BC">
        <w:rPr>
          <w:lang w:val="en-US"/>
        </w:rPr>
        <w:t xml:space="preserve">? </w:t>
      </w:r>
      <w:proofErr w:type="spellStart"/>
      <w:r w:rsidRPr="50F063BC">
        <w:rPr>
          <w:lang w:val="en-US"/>
        </w:rPr>
        <w:t>Definisanje</w:t>
      </w:r>
      <w:proofErr w:type="spellEnd"/>
      <w:r w:rsidRPr="50F063BC">
        <w:rPr>
          <w:lang w:val="en-US"/>
        </w:rPr>
        <w:t xml:space="preserve"> </w:t>
      </w:r>
      <w:proofErr w:type="spellStart"/>
      <w:r w:rsidRPr="50F063BC">
        <w:rPr>
          <w:lang w:val="en-US"/>
        </w:rPr>
        <w:t>razloga</w:t>
      </w:r>
      <w:proofErr w:type="spellEnd"/>
      <w:r w:rsidRPr="50F063BC">
        <w:rPr>
          <w:lang w:val="en-US"/>
        </w:rPr>
        <w:t xml:space="preserve"> </w:t>
      </w:r>
      <w:proofErr w:type="spellStart"/>
      <w:r w:rsidRPr="50F063BC">
        <w:rPr>
          <w:lang w:val="en-US"/>
        </w:rPr>
        <w:t>iza</w:t>
      </w:r>
      <w:proofErr w:type="spellEnd"/>
      <w:r w:rsidRPr="50F063BC">
        <w:rPr>
          <w:lang w:val="en-US"/>
        </w:rPr>
        <w:t xml:space="preserve"> </w:t>
      </w:r>
      <w:proofErr w:type="spellStart"/>
      <w:r w:rsidRPr="50F063BC">
        <w:rPr>
          <w:lang w:val="en-US"/>
        </w:rPr>
        <w:t>projekta</w:t>
      </w:r>
      <w:proofErr w:type="spellEnd"/>
      <w:r w:rsidRPr="50F063BC">
        <w:rPr>
          <w:lang w:val="en-US"/>
        </w:rPr>
        <w:t xml:space="preserve"> </w:t>
      </w:r>
      <w:proofErr w:type="spellStart"/>
      <w:r w:rsidRPr="50F063BC">
        <w:rPr>
          <w:lang w:val="en-US"/>
        </w:rPr>
        <w:t>daje</w:t>
      </w:r>
      <w:proofErr w:type="spellEnd"/>
      <w:r>
        <w:t xml:space="preserve"> orjentaciju produkcionom timu i odgovor na pitanje čemu će kranji proizvod služiti, kao i kolika je njegova bitnost. Dodatna vrednost je motivacija samog tima jer izvršiocima daje korelaciju između njihovih invidualnih doprinosa i ekonomskih ciljeva preduzeća. </w:t>
      </w:r>
    </w:p>
    <w:p w14:paraId="5DFA6AD4" w14:textId="32B6FFAD" w:rsidR="00196E64" w:rsidRDefault="00196E64" w:rsidP="00196E64">
      <w:pPr>
        <w:jc w:val="both"/>
      </w:pPr>
      <w:r>
        <w:t>Funkcinalni pregled: daje odgovor na pitanje šta će naš softver raditi na najvišem nivou apstrakcije. Koje primarne probleme će ovaj softver rešiti.</w:t>
      </w:r>
    </w:p>
    <w:p w14:paraId="1D1F20E1" w14:textId="352DAA91" w:rsidR="00196E64" w:rsidRDefault="00196E64" w:rsidP="00196E64">
      <w:pPr>
        <w:jc w:val="both"/>
        <w:rPr>
          <w:lang w:val="en-US"/>
        </w:rPr>
      </w:pPr>
      <w:r>
        <w:t>Ciljevi kvaliteta</w:t>
      </w:r>
      <w:r w:rsidRPr="50F063BC">
        <w:rPr>
          <w:lang w:val="en-US"/>
        </w:rPr>
        <w:t xml:space="preserve">: </w:t>
      </w:r>
      <w:proofErr w:type="spellStart"/>
      <w:r w:rsidRPr="50F063BC">
        <w:rPr>
          <w:lang w:val="en-US"/>
        </w:rPr>
        <w:t>Sadrži</w:t>
      </w:r>
      <w:proofErr w:type="spellEnd"/>
      <w:r w:rsidRPr="50F063BC">
        <w:rPr>
          <w:lang w:val="en-US"/>
        </w:rPr>
        <w:t xml:space="preserve"> 3 do 4 </w:t>
      </w:r>
      <w:proofErr w:type="spellStart"/>
      <w:r w:rsidRPr="50F063BC">
        <w:rPr>
          <w:lang w:val="en-US"/>
        </w:rPr>
        <w:t>najbitnija</w:t>
      </w:r>
      <w:proofErr w:type="spellEnd"/>
      <w:r w:rsidRPr="50F063BC">
        <w:rPr>
          <w:lang w:val="en-US"/>
        </w:rPr>
        <w:t xml:space="preserve"> </w:t>
      </w:r>
      <w:proofErr w:type="spellStart"/>
      <w:r w:rsidRPr="50F063BC">
        <w:rPr>
          <w:lang w:val="en-US"/>
        </w:rPr>
        <w:t>atributa</w:t>
      </w:r>
      <w:proofErr w:type="spellEnd"/>
      <w:r w:rsidRPr="50F063BC">
        <w:rPr>
          <w:lang w:val="en-US"/>
        </w:rPr>
        <w:t xml:space="preserve"> </w:t>
      </w:r>
      <w:proofErr w:type="spellStart"/>
      <w:r w:rsidRPr="50F063BC">
        <w:rPr>
          <w:lang w:val="en-US"/>
        </w:rPr>
        <w:t>kvaliteta</w:t>
      </w:r>
      <w:proofErr w:type="spellEnd"/>
      <w:r w:rsidRPr="50F063BC">
        <w:rPr>
          <w:lang w:val="en-US"/>
        </w:rPr>
        <w:t xml:space="preserve">. </w:t>
      </w:r>
      <w:proofErr w:type="spellStart"/>
      <w:r w:rsidRPr="50F063BC">
        <w:rPr>
          <w:lang w:val="en-US"/>
        </w:rPr>
        <w:t>Prilikom</w:t>
      </w:r>
      <w:proofErr w:type="spellEnd"/>
      <w:r w:rsidRPr="50F063BC">
        <w:rPr>
          <w:lang w:val="en-US"/>
        </w:rPr>
        <w:t xml:space="preserve"> </w:t>
      </w:r>
      <w:proofErr w:type="spellStart"/>
      <w:r w:rsidRPr="50F063BC">
        <w:rPr>
          <w:lang w:val="en-US"/>
        </w:rPr>
        <w:t>biranja</w:t>
      </w:r>
      <w:proofErr w:type="spellEnd"/>
      <w:r w:rsidRPr="50F063BC">
        <w:rPr>
          <w:lang w:val="en-US"/>
        </w:rPr>
        <w:t xml:space="preserve"> </w:t>
      </w:r>
      <w:proofErr w:type="spellStart"/>
      <w:r w:rsidRPr="50F063BC">
        <w:rPr>
          <w:lang w:val="en-US"/>
        </w:rPr>
        <w:t>ovih</w:t>
      </w:r>
      <w:proofErr w:type="spellEnd"/>
      <w:r w:rsidRPr="50F063BC">
        <w:rPr>
          <w:lang w:val="en-US"/>
        </w:rPr>
        <w:t xml:space="preserve"> </w:t>
      </w:r>
      <w:proofErr w:type="spellStart"/>
      <w:r w:rsidRPr="50F063BC">
        <w:rPr>
          <w:lang w:val="en-US"/>
        </w:rPr>
        <w:t>ciljeva</w:t>
      </w:r>
      <w:proofErr w:type="spellEnd"/>
      <w:r w:rsidRPr="50F063BC">
        <w:rPr>
          <w:lang w:val="en-US"/>
        </w:rPr>
        <w:t xml:space="preserve"> </w:t>
      </w:r>
      <w:proofErr w:type="spellStart"/>
      <w:r w:rsidRPr="50F063BC">
        <w:rPr>
          <w:lang w:val="en-US"/>
        </w:rPr>
        <w:t>kvaliteta</w:t>
      </w:r>
      <w:proofErr w:type="spellEnd"/>
      <w:r w:rsidRPr="50F063BC">
        <w:rPr>
          <w:lang w:val="en-US"/>
        </w:rPr>
        <w:t xml:space="preserve"> </w:t>
      </w:r>
      <w:proofErr w:type="spellStart"/>
      <w:r w:rsidRPr="50F063BC">
        <w:rPr>
          <w:lang w:val="en-US"/>
        </w:rPr>
        <w:t>bitno</w:t>
      </w:r>
      <w:proofErr w:type="spellEnd"/>
      <w:r w:rsidRPr="50F063BC">
        <w:rPr>
          <w:lang w:val="en-US"/>
        </w:rPr>
        <w:t xml:space="preserve"> je </w:t>
      </w:r>
      <w:proofErr w:type="spellStart"/>
      <w:r w:rsidRPr="50F063BC">
        <w:rPr>
          <w:lang w:val="en-US"/>
        </w:rPr>
        <w:t>izabrati</w:t>
      </w:r>
      <w:proofErr w:type="spellEnd"/>
      <w:r w:rsidRPr="50F063BC">
        <w:rPr>
          <w:lang w:val="en-US"/>
        </w:rPr>
        <w:t xml:space="preserve"> </w:t>
      </w:r>
      <w:proofErr w:type="spellStart"/>
      <w:r w:rsidRPr="50F063BC">
        <w:rPr>
          <w:lang w:val="en-US"/>
        </w:rPr>
        <w:t>atribute</w:t>
      </w:r>
      <w:proofErr w:type="spellEnd"/>
      <w:r w:rsidRPr="50F063BC">
        <w:rPr>
          <w:lang w:val="en-US"/>
        </w:rPr>
        <w:t xml:space="preserve"> </w:t>
      </w:r>
      <w:proofErr w:type="spellStart"/>
      <w:r w:rsidRPr="50F063BC">
        <w:rPr>
          <w:lang w:val="en-US"/>
        </w:rPr>
        <w:t>kvaliteta</w:t>
      </w:r>
      <w:proofErr w:type="spellEnd"/>
      <w:r w:rsidRPr="50F063BC">
        <w:rPr>
          <w:lang w:val="en-US"/>
        </w:rPr>
        <w:t xml:space="preserve">, </w:t>
      </w:r>
      <w:proofErr w:type="spellStart"/>
      <w:r w:rsidRPr="50F063BC">
        <w:rPr>
          <w:lang w:val="en-US"/>
        </w:rPr>
        <w:t>imajući</w:t>
      </w:r>
      <w:proofErr w:type="spellEnd"/>
      <w:r w:rsidRPr="50F063BC">
        <w:rPr>
          <w:lang w:val="en-US"/>
        </w:rPr>
        <w:t xml:space="preserve"> </w:t>
      </w:r>
      <w:proofErr w:type="spellStart"/>
      <w:r w:rsidRPr="50F063BC">
        <w:rPr>
          <w:lang w:val="en-US"/>
        </w:rPr>
        <w:t>na</w:t>
      </w:r>
      <w:proofErr w:type="spellEnd"/>
      <w:r w:rsidRPr="50F063BC">
        <w:rPr>
          <w:lang w:val="en-US"/>
        </w:rPr>
        <w:t xml:space="preserve"> </w:t>
      </w:r>
      <w:proofErr w:type="spellStart"/>
      <w:r w:rsidRPr="50F063BC">
        <w:rPr>
          <w:lang w:val="en-US"/>
        </w:rPr>
        <w:t>umu</w:t>
      </w:r>
      <w:proofErr w:type="spellEnd"/>
      <w:r w:rsidRPr="50F063BC">
        <w:rPr>
          <w:lang w:val="en-US"/>
        </w:rPr>
        <w:t xml:space="preserve"> da </w:t>
      </w:r>
      <w:proofErr w:type="spellStart"/>
      <w:r w:rsidRPr="50F063BC">
        <w:rPr>
          <w:lang w:val="en-US"/>
        </w:rPr>
        <w:t>će</w:t>
      </w:r>
      <w:proofErr w:type="spellEnd"/>
      <w:r w:rsidRPr="50F063BC">
        <w:rPr>
          <w:lang w:val="en-US"/>
        </w:rPr>
        <w:t xml:space="preserve"> oni </w:t>
      </w:r>
      <w:proofErr w:type="spellStart"/>
      <w:r w:rsidRPr="50F063BC">
        <w:rPr>
          <w:lang w:val="en-US"/>
        </w:rPr>
        <w:t>biti</w:t>
      </w:r>
      <w:proofErr w:type="spellEnd"/>
      <w:r w:rsidRPr="50F063BC">
        <w:rPr>
          <w:lang w:val="en-US"/>
        </w:rPr>
        <w:t xml:space="preserve"> </w:t>
      </w:r>
      <w:proofErr w:type="spellStart"/>
      <w:r w:rsidRPr="50F063BC">
        <w:rPr>
          <w:lang w:val="en-US"/>
        </w:rPr>
        <w:t>vodilja</w:t>
      </w:r>
      <w:proofErr w:type="spellEnd"/>
      <w:r w:rsidRPr="50F063BC">
        <w:rPr>
          <w:lang w:val="en-US"/>
        </w:rPr>
        <w:t xml:space="preserve"> </w:t>
      </w:r>
      <w:proofErr w:type="spellStart"/>
      <w:r w:rsidRPr="50F063BC">
        <w:rPr>
          <w:lang w:val="en-US"/>
        </w:rPr>
        <w:t>svima</w:t>
      </w:r>
      <w:proofErr w:type="spellEnd"/>
      <w:r w:rsidRPr="50F063BC">
        <w:rPr>
          <w:lang w:val="en-US"/>
        </w:rPr>
        <w:t xml:space="preserve"> koji </w:t>
      </w:r>
      <w:proofErr w:type="spellStart"/>
      <w:r w:rsidRPr="50F063BC">
        <w:rPr>
          <w:lang w:val="en-US"/>
        </w:rPr>
        <w:t>će</w:t>
      </w:r>
      <w:proofErr w:type="spellEnd"/>
      <w:r w:rsidRPr="50F063BC">
        <w:rPr>
          <w:lang w:val="en-US"/>
        </w:rPr>
        <w:t xml:space="preserve"> </w:t>
      </w:r>
      <w:proofErr w:type="spellStart"/>
      <w:r w:rsidRPr="50F063BC">
        <w:rPr>
          <w:lang w:val="en-US"/>
        </w:rPr>
        <w:t>raditi</w:t>
      </w:r>
      <w:proofErr w:type="spellEnd"/>
      <w:r w:rsidRPr="50F063BC">
        <w:rPr>
          <w:lang w:val="en-US"/>
        </w:rPr>
        <w:t xml:space="preserve"> </w:t>
      </w:r>
      <w:proofErr w:type="spellStart"/>
      <w:r w:rsidRPr="50F063BC">
        <w:rPr>
          <w:lang w:val="en-US"/>
        </w:rPr>
        <w:t>na</w:t>
      </w:r>
      <w:proofErr w:type="spellEnd"/>
      <w:r w:rsidRPr="50F063BC">
        <w:rPr>
          <w:lang w:val="en-US"/>
        </w:rPr>
        <w:t xml:space="preserve"> </w:t>
      </w:r>
      <w:proofErr w:type="spellStart"/>
      <w:r w:rsidRPr="50F063BC">
        <w:rPr>
          <w:lang w:val="en-US"/>
        </w:rPr>
        <w:t>projektu</w:t>
      </w:r>
      <w:proofErr w:type="spellEnd"/>
      <w:r>
        <w:rPr>
          <w:lang w:val="en-US"/>
        </w:rPr>
        <w:t xml:space="preserve"> </w:t>
      </w:r>
      <w:r w:rsidRPr="50F063BC">
        <w:rPr>
          <w:lang w:val="en-US"/>
        </w:rPr>
        <w:t>(</w:t>
      </w:r>
      <w:proofErr w:type="spellStart"/>
      <w:r w:rsidRPr="50F063BC">
        <w:rPr>
          <w:lang w:val="en-US"/>
        </w:rPr>
        <w:t>internim</w:t>
      </w:r>
      <w:proofErr w:type="spellEnd"/>
      <w:r w:rsidRPr="50F063BC">
        <w:rPr>
          <w:lang w:val="en-US"/>
        </w:rPr>
        <w:t xml:space="preserve"> </w:t>
      </w:r>
      <w:proofErr w:type="spellStart"/>
      <w:r w:rsidRPr="50F063BC">
        <w:rPr>
          <w:lang w:val="en-US"/>
        </w:rPr>
        <w:t>stejkolderima</w:t>
      </w:r>
      <w:proofErr w:type="spellEnd"/>
      <w:r w:rsidRPr="50F063BC">
        <w:rPr>
          <w:lang w:val="en-US"/>
        </w:rPr>
        <w:t xml:space="preserve">), </w:t>
      </w:r>
      <w:proofErr w:type="spellStart"/>
      <w:r w:rsidRPr="50F063BC">
        <w:rPr>
          <w:lang w:val="en-US"/>
        </w:rPr>
        <w:t>kao</w:t>
      </w:r>
      <w:proofErr w:type="spellEnd"/>
      <w:r w:rsidRPr="50F063BC">
        <w:rPr>
          <w:lang w:val="en-US"/>
        </w:rPr>
        <w:t xml:space="preserve"> </w:t>
      </w:r>
      <w:proofErr w:type="spellStart"/>
      <w:r w:rsidRPr="50F063BC">
        <w:rPr>
          <w:lang w:val="en-US"/>
        </w:rPr>
        <w:t>i</w:t>
      </w:r>
      <w:proofErr w:type="spellEnd"/>
      <w:r w:rsidRPr="50F063BC">
        <w:rPr>
          <w:lang w:val="en-US"/>
        </w:rPr>
        <w:t xml:space="preserve"> da to </w:t>
      </w:r>
      <w:proofErr w:type="spellStart"/>
      <w:r w:rsidRPr="50F063BC">
        <w:rPr>
          <w:lang w:val="en-US"/>
        </w:rPr>
        <w:t>treba</w:t>
      </w:r>
      <w:proofErr w:type="spellEnd"/>
      <w:r w:rsidRPr="50F063BC">
        <w:rPr>
          <w:lang w:val="en-US"/>
        </w:rPr>
        <w:t xml:space="preserve"> da </w:t>
      </w:r>
      <w:proofErr w:type="spellStart"/>
      <w:r w:rsidRPr="50F063BC">
        <w:rPr>
          <w:lang w:val="en-US"/>
        </w:rPr>
        <w:t>budu</w:t>
      </w:r>
      <w:proofErr w:type="spellEnd"/>
      <w:r w:rsidRPr="50F063BC">
        <w:rPr>
          <w:lang w:val="en-US"/>
        </w:rPr>
        <w:t xml:space="preserve"> </w:t>
      </w:r>
      <w:proofErr w:type="spellStart"/>
      <w:r w:rsidRPr="50F063BC">
        <w:rPr>
          <w:lang w:val="en-US"/>
        </w:rPr>
        <w:t>atributi</w:t>
      </w:r>
      <w:proofErr w:type="spellEnd"/>
      <w:r w:rsidRPr="50F063BC">
        <w:rPr>
          <w:lang w:val="en-US"/>
        </w:rPr>
        <w:t xml:space="preserve"> koji </w:t>
      </w:r>
      <w:proofErr w:type="spellStart"/>
      <w:r w:rsidRPr="50F063BC">
        <w:rPr>
          <w:lang w:val="en-US"/>
        </w:rPr>
        <w:t>će</w:t>
      </w:r>
      <w:proofErr w:type="spellEnd"/>
      <w:r w:rsidRPr="50F063BC">
        <w:rPr>
          <w:lang w:val="en-US"/>
        </w:rPr>
        <w:t xml:space="preserve"> </w:t>
      </w:r>
      <w:proofErr w:type="spellStart"/>
      <w:r w:rsidRPr="50F063BC">
        <w:rPr>
          <w:lang w:val="en-US"/>
        </w:rPr>
        <w:t>najbolje</w:t>
      </w:r>
      <w:proofErr w:type="spellEnd"/>
      <w:r w:rsidRPr="50F063BC">
        <w:rPr>
          <w:lang w:val="en-US"/>
        </w:rPr>
        <w:t xml:space="preserve"> </w:t>
      </w:r>
      <w:proofErr w:type="spellStart"/>
      <w:r w:rsidRPr="50F063BC">
        <w:rPr>
          <w:lang w:val="en-US"/>
        </w:rPr>
        <w:t>zadovoljiti</w:t>
      </w:r>
      <w:proofErr w:type="spellEnd"/>
      <w:r w:rsidRPr="50F063BC">
        <w:rPr>
          <w:lang w:val="en-US"/>
        </w:rPr>
        <w:t xml:space="preserve"> </w:t>
      </w:r>
      <w:proofErr w:type="spellStart"/>
      <w:r w:rsidRPr="50F063BC">
        <w:rPr>
          <w:lang w:val="en-US"/>
        </w:rPr>
        <w:t>klijente</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menadžment</w:t>
      </w:r>
      <w:proofErr w:type="spellEnd"/>
      <w:r w:rsidRPr="50F063BC">
        <w:rPr>
          <w:lang w:val="en-US"/>
        </w:rPr>
        <w:t xml:space="preserve"> (</w:t>
      </w:r>
      <w:proofErr w:type="spellStart"/>
      <w:r w:rsidRPr="50F063BC">
        <w:rPr>
          <w:lang w:val="en-US"/>
        </w:rPr>
        <w:t>eksterne</w:t>
      </w:r>
      <w:proofErr w:type="spellEnd"/>
      <w:r w:rsidRPr="50F063BC">
        <w:rPr>
          <w:lang w:val="en-US"/>
        </w:rPr>
        <w:t xml:space="preserve"> </w:t>
      </w:r>
      <w:proofErr w:type="spellStart"/>
      <w:r w:rsidRPr="50F063BC">
        <w:rPr>
          <w:lang w:val="en-US"/>
        </w:rPr>
        <w:t>stejkoldere</w:t>
      </w:r>
      <w:proofErr w:type="spellEnd"/>
      <w:r w:rsidRPr="50F063BC">
        <w:rPr>
          <w:lang w:val="en-US"/>
        </w:rPr>
        <w:t xml:space="preserve">). </w:t>
      </w:r>
    </w:p>
    <w:p w14:paraId="6D8B0872" w14:textId="5E26DBE5" w:rsidR="00196E64" w:rsidRDefault="00196E64" w:rsidP="00196E64">
      <w:pPr>
        <w:jc w:val="both"/>
      </w:pPr>
      <w:proofErr w:type="spellStart"/>
      <w:r>
        <w:rPr>
          <w:lang w:val="en-US"/>
        </w:rPr>
        <w:t>Biznis</w:t>
      </w:r>
      <w:proofErr w:type="spellEnd"/>
      <w:r>
        <w:rPr>
          <w:lang w:val="en-US"/>
        </w:rPr>
        <w:t xml:space="preserve"> </w:t>
      </w:r>
      <w:proofErr w:type="spellStart"/>
      <w:r>
        <w:rPr>
          <w:lang w:val="en-US"/>
        </w:rPr>
        <w:t>Kontekst</w:t>
      </w:r>
      <w:proofErr w:type="spellEnd"/>
      <w:r w:rsidRPr="50F063BC">
        <w:rPr>
          <w:lang w:val="en-US"/>
        </w:rPr>
        <w:t xml:space="preserve">: </w:t>
      </w:r>
      <w:r>
        <w:t>Tretira rešenje kao crnu kutiju i fokusira se na susedne sisteme i stakeholdere koji zavise od ovog sistema ili od kojih ovaj sistem zavisi. Analiza susednih sistema i</w:t>
      </w:r>
      <w:r w:rsidRPr="50F063BC">
        <w:rPr>
          <w:lang w:val="en-US"/>
        </w:rPr>
        <w:t>/</w:t>
      </w:r>
      <w:proofErr w:type="spellStart"/>
      <w:r w:rsidRPr="50F063BC">
        <w:rPr>
          <w:lang w:val="en-US"/>
        </w:rPr>
        <w:t>ili</w:t>
      </w:r>
      <w:proofErr w:type="spellEnd"/>
      <w:r w:rsidRPr="50F063BC">
        <w:rPr>
          <w:lang w:val="en-US"/>
        </w:rPr>
        <w:t xml:space="preserve"> </w:t>
      </w:r>
      <w:proofErr w:type="spellStart"/>
      <w:r w:rsidRPr="50F063BC">
        <w:rPr>
          <w:lang w:val="en-US"/>
        </w:rPr>
        <w:t>stakeholdera</w:t>
      </w:r>
      <w:proofErr w:type="spellEnd"/>
      <w:r>
        <w:t xml:space="preserve"> može biti korisna u kasnijem otkrivaju tehničkih rizika u vezi tih sistema. Ako je u pitanju alat kao podrška već postojećoj softverskoj arhitekturi, ovo poglavlje treba da da odgovor na to koji deo procesa će ovaj alat automatizovati ili olakšati i sa kojim funkcionalnostima. Može se takođe predstaviti i ukratko samo sa jednim context dijagramom.</w:t>
      </w:r>
    </w:p>
    <w:p w14:paraId="5DC620C4" w14:textId="1C4CB932" w:rsidR="00196E64" w:rsidRPr="00DD3813" w:rsidRDefault="00196E64" w:rsidP="00196E64">
      <w:pPr>
        <w:jc w:val="both"/>
        <w:rPr>
          <w:lang w:val="en-US"/>
        </w:rPr>
      </w:pPr>
      <w:proofErr w:type="spellStart"/>
      <w:r>
        <w:rPr>
          <w:lang w:val="en-US"/>
        </w:rPr>
        <w:t>Organizaciona</w:t>
      </w:r>
      <w:proofErr w:type="spellEnd"/>
      <w:r>
        <w:rPr>
          <w:lang w:val="en-US"/>
        </w:rPr>
        <w:t xml:space="preserve"> </w:t>
      </w:r>
      <w:proofErr w:type="spellStart"/>
      <w:r>
        <w:rPr>
          <w:lang w:val="en-US"/>
        </w:rPr>
        <w:t>ograničenja</w:t>
      </w:r>
      <w:proofErr w:type="spellEnd"/>
      <w:r w:rsidRPr="50F063BC">
        <w:rPr>
          <w:lang w:val="en-US"/>
        </w:rPr>
        <w:t xml:space="preserve">: </w:t>
      </w:r>
      <w:r>
        <w:t>Odnosi se na ograni</w:t>
      </w:r>
      <w:proofErr w:type="spellStart"/>
      <w:r w:rsidRPr="50F063BC">
        <w:rPr>
          <w:lang w:val="en-US"/>
        </w:rPr>
        <w:t>čenja</w:t>
      </w:r>
      <w:proofErr w:type="spellEnd"/>
      <w:r w:rsidRPr="50F063BC">
        <w:rPr>
          <w:lang w:val="en-US"/>
        </w:rPr>
        <w:t xml:space="preserve"> </w:t>
      </w:r>
      <w:proofErr w:type="spellStart"/>
      <w:r w:rsidRPr="50F063BC">
        <w:rPr>
          <w:lang w:val="en-US"/>
        </w:rPr>
        <w:t>poput</w:t>
      </w:r>
      <w:proofErr w:type="spellEnd"/>
      <w:r w:rsidRPr="50F063BC">
        <w:rPr>
          <w:lang w:val="en-US"/>
        </w:rPr>
        <w:t xml:space="preserve"> </w:t>
      </w:r>
      <w:proofErr w:type="spellStart"/>
      <w:r w:rsidRPr="50F063BC">
        <w:rPr>
          <w:lang w:val="en-US"/>
        </w:rPr>
        <w:t>vremena</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novca</w:t>
      </w:r>
      <w:proofErr w:type="spellEnd"/>
      <w:r w:rsidRPr="50F063BC">
        <w:rPr>
          <w:lang w:val="en-US"/>
        </w:rPr>
        <w:t xml:space="preserve">, </w:t>
      </w:r>
      <w:proofErr w:type="spellStart"/>
      <w:r w:rsidRPr="50F063BC">
        <w:rPr>
          <w:lang w:val="en-US"/>
        </w:rPr>
        <w:t>takođe</w:t>
      </w:r>
      <w:proofErr w:type="spellEnd"/>
      <w:r w:rsidRPr="50F063BC">
        <w:rPr>
          <w:lang w:val="en-US"/>
        </w:rPr>
        <w:t xml:space="preserve"> </w:t>
      </w:r>
      <w:proofErr w:type="spellStart"/>
      <w:r w:rsidRPr="50F063BC">
        <w:rPr>
          <w:lang w:val="en-US"/>
        </w:rPr>
        <w:t>zahtevi</w:t>
      </w:r>
      <w:proofErr w:type="spellEnd"/>
      <w:r w:rsidRPr="50F063BC">
        <w:rPr>
          <w:lang w:val="en-US"/>
        </w:rPr>
        <w:t xml:space="preserve"> </w:t>
      </w:r>
      <w:proofErr w:type="spellStart"/>
      <w:r w:rsidRPr="50F063BC">
        <w:rPr>
          <w:lang w:val="en-US"/>
        </w:rPr>
        <w:t>nametnuti</w:t>
      </w:r>
      <w:proofErr w:type="spellEnd"/>
      <w:r w:rsidRPr="50F063BC">
        <w:rPr>
          <w:lang w:val="en-US"/>
        </w:rPr>
        <w:t xml:space="preserve"> </w:t>
      </w:r>
      <w:proofErr w:type="spellStart"/>
      <w:r w:rsidRPr="50F063BC">
        <w:rPr>
          <w:lang w:val="en-US"/>
        </w:rPr>
        <w:t>implementacijom</w:t>
      </w:r>
      <w:proofErr w:type="spellEnd"/>
      <w:r w:rsidRPr="50F063BC">
        <w:rPr>
          <w:lang w:val="en-US"/>
        </w:rPr>
        <w:t xml:space="preserve"> </w:t>
      </w:r>
      <w:proofErr w:type="spellStart"/>
      <w:r w:rsidRPr="50F063BC">
        <w:rPr>
          <w:lang w:val="en-US"/>
        </w:rPr>
        <w:t>tehnika</w:t>
      </w:r>
      <w:proofErr w:type="spellEnd"/>
      <w:r w:rsidRPr="50F063BC">
        <w:rPr>
          <w:lang w:val="en-US"/>
        </w:rPr>
        <w:t xml:space="preserve"> </w:t>
      </w:r>
      <w:proofErr w:type="spellStart"/>
      <w:r w:rsidRPr="50F063BC">
        <w:rPr>
          <w:lang w:val="en-US"/>
        </w:rPr>
        <w:t>poput</w:t>
      </w:r>
      <w:proofErr w:type="spellEnd"/>
      <w:r w:rsidRPr="50F063BC">
        <w:rPr>
          <w:lang w:val="en-US"/>
        </w:rPr>
        <w:t xml:space="preserve"> </w:t>
      </w:r>
      <w:proofErr w:type="spellStart"/>
      <w:r w:rsidRPr="50F063BC">
        <w:rPr>
          <w:lang w:val="en-US"/>
        </w:rPr>
        <w:t>npr</w:t>
      </w:r>
      <w:proofErr w:type="spellEnd"/>
      <w:r w:rsidRPr="50F063BC">
        <w:rPr>
          <w:lang w:val="en-US"/>
        </w:rPr>
        <w:t xml:space="preserve"> SCRUM-a, </w:t>
      </w:r>
      <w:proofErr w:type="spellStart"/>
      <w:r w:rsidRPr="50F063BC">
        <w:rPr>
          <w:lang w:val="en-US"/>
        </w:rPr>
        <w:t>utiču</w:t>
      </w:r>
      <w:proofErr w:type="spellEnd"/>
      <w:r w:rsidRPr="50F063BC">
        <w:rPr>
          <w:lang w:val="en-US"/>
        </w:rPr>
        <w:t xml:space="preserve"> </w:t>
      </w:r>
      <w:proofErr w:type="spellStart"/>
      <w:r w:rsidRPr="50F063BC">
        <w:rPr>
          <w:lang w:val="en-US"/>
        </w:rPr>
        <w:t>na</w:t>
      </w:r>
      <w:proofErr w:type="spellEnd"/>
      <w:r w:rsidRPr="50F063BC">
        <w:rPr>
          <w:lang w:val="en-US"/>
        </w:rPr>
        <w:t xml:space="preserve"> </w:t>
      </w:r>
      <w:proofErr w:type="spellStart"/>
      <w:r w:rsidRPr="50F063BC">
        <w:rPr>
          <w:lang w:val="en-US"/>
        </w:rPr>
        <w:t>definisanje</w:t>
      </w:r>
      <w:proofErr w:type="spellEnd"/>
      <w:r w:rsidRPr="50F063BC">
        <w:rPr>
          <w:lang w:val="en-US"/>
        </w:rPr>
        <w:t xml:space="preserve"> </w:t>
      </w:r>
      <w:proofErr w:type="spellStart"/>
      <w:r w:rsidRPr="50F063BC">
        <w:rPr>
          <w:lang w:val="en-US"/>
        </w:rPr>
        <w:t>jedinica</w:t>
      </w:r>
      <w:proofErr w:type="spellEnd"/>
      <w:r w:rsidRPr="50F063BC">
        <w:rPr>
          <w:lang w:val="en-US"/>
        </w:rPr>
        <w:t xml:space="preserve"> </w:t>
      </w:r>
      <w:proofErr w:type="spellStart"/>
      <w:r w:rsidRPr="50F063BC">
        <w:rPr>
          <w:lang w:val="en-US"/>
        </w:rPr>
        <w:t>posla</w:t>
      </w:r>
      <w:proofErr w:type="spellEnd"/>
      <w:r w:rsidRPr="50F063BC">
        <w:rPr>
          <w:lang w:val="en-US"/>
        </w:rPr>
        <w:t>.</w:t>
      </w:r>
    </w:p>
    <w:p w14:paraId="7DC32E67" w14:textId="64350F59" w:rsidR="00196E64" w:rsidRPr="00DD3813" w:rsidRDefault="00196E64" w:rsidP="00196E64">
      <w:pPr>
        <w:jc w:val="both"/>
      </w:pPr>
      <w:proofErr w:type="spellStart"/>
      <w:r>
        <w:rPr>
          <w:lang w:val="en-US"/>
        </w:rPr>
        <w:t>Tehnička</w:t>
      </w:r>
      <w:proofErr w:type="spellEnd"/>
      <w:r>
        <w:rPr>
          <w:lang w:val="en-US"/>
        </w:rPr>
        <w:t xml:space="preserve"> </w:t>
      </w:r>
      <w:proofErr w:type="spellStart"/>
      <w:r>
        <w:rPr>
          <w:lang w:val="en-US"/>
        </w:rPr>
        <w:t>ograničenja</w:t>
      </w:r>
      <w:proofErr w:type="spellEnd"/>
      <w:r w:rsidRPr="50F063BC">
        <w:rPr>
          <w:lang w:val="en-US"/>
        </w:rPr>
        <w:t xml:space="preserve">: </w:t>
      </w:r>
      <w:r>
        <w:t>Odnosi se na konkretne tehnologije koje su izabrane za izradu rešenja. Npr u slučaju izrade web aplikacije, software arhitetkta može izabrati određenu kombinaciju tehnologija, frameworka, alata i baze podataka koja sa sobom nosi određena ograničenja. Npr zastarele biblioteke i tehnologije često mogu biti ograničavajuć faktor, jer ograničavaju tim u korišćenju novije verzije biblioteke, jer ona nije kompatibilna sa tom zastarelom bibliotekom.</w:t>
      </w:r>
    </w:p>
    <w:p w14:paraId="43D83235" w14:textId="4F6B31A9" w:rsidR="00196E64" w:rsidRPr="00DD3813" w:rsidRDefault="00196E64" w:rsidP="00196E64">
      <w:pPr>
        <w:jc w:val="both"/>
      </w:pPr>
      <w:proofErr w:type="spellStart"/>
      <w:r>
        <w:rPr>
          <w:lang w:val="en-US"/>
        </w:rPr>
        <w:t>Pretpostavka</w:t>
      </w:r>
      <w:proofErr w:type="spellEnd"/>
      <w:r>
        <w:rPr>
          <w:lang w:val="en-US"/>
        </w:rPr>
        <w:t xml:space="preserve"> </w:t>
      </w:r>
      <w:proofErr w:type="spellStart"/>
      <w:r>
        <w:rPr>
          <w:lang w:val="en-US"/>
        </w:rPr>
        <w:t>arhitekture</w:t>
      </w:r>
      <w:proofErr w:type="spellEnd"/>
      <w:r w:rsidRPr="50F063BC">
        <w:rPr>
          <w:lang w:val="en-US"/>
        </w:rPr>
        <w:t xml:space="preserve">: </w:t>
      </w:r>
      <w:r>
        <w:t>Odnosi se na pretpostavke o arhitekturi na najvišim nivoima apstrakcije, bez ulaženja u detalje oko dizajna i implementacije. U praksi se često predstavlja skicom glavnih komponenti.</w:t>
      </w:r>
    </w:p>
    <w:p w14:paraId="580B00C8" w14:textId="28CC443F" w:rsidR="00196E64" w:rsidRPr="00DD3813" w:rsidRDefault="00196E64" w:rsidP="00196E64">
      <w:pPr>
        <w:jc w:val="both"/>
      </w:pPr>
      <w:proofErr w:type="spellStart"/>
      <w:r>
        <w:rPr>
          <w:lang w:val="en-US"/>
        </w:rPr>
        <w:t>Tehnički</w:t>
      </w:r>
      <w:proofErr w:type="spellEnd"/>
      <w:r>
        <w:rPr>
          <w:lang w:val="en-US"/>
        </w:rPr>
        <w:t xml:space="preserve"> </w:t>
      </w:r>
      <w:proofErr w:type="spellStart"/>
      <w:r>
        <w:rPr>
          <w:lang w:val="en-US"/>
        </w:rPr>
        <w:t>izazovi</w:t>
      </w:r>
      <w:proofErr w:type="spellEnd"/>
      <w:r>
        <w:rPr>
          <w:lang w:val="en-US"/>
        </w:rPr>
        <w:t xml:space="preserve"> </w:t>
      </w:r>
      <w:proofErr w:type="spellStart"/>
      <w:r>
        <w:rPr>
          <w:lang w:val="en-US"/>
        </w:rPr>
        <w:t>i</w:t>
      </w:r>
      <w:proofErr w:type="spellEnd"/>
      <w:r>
        <w:rPr>
          <w:lang w:val="en-US"/>
        </w:rPr>
        <w:t xml:space="preserve"> </w:t>
      </w:r>
      <w:proofErr w:type="spellStart"/>
      <w:r>
        <w:rPr>
          <w:lang w:val="en-US"/>
        </w:rPr>
        <w:t>rizici</w:t>
      </w:r>
      <w:proofErr w:type="spellEnd"/>
      <w:r w:rsidRPr="50F063BC">
        <w:rPr>
          <w:lang w:val="en-US"/>
        </w:rPr>
        <w:t xml:space="preserve">: </w:t>
      </w:r>
      <w:r>
        <w:t>Može predstavljati bilo koju vrstu identifikovanog rizika koji ranije nije spomenut. Često ima veze sa nepoznatim mogućnostima tehnologija ili celokupnog biznis procesa koje rešenje treba da nadomesti u vreme pisanja canvasa. Tu takođe spadaju i ograničena mogućnost testiranja, mogućnost da aplikacija ne bude dobro prihvaćena od krajnjih korisnika iz nekih razloga itd.</w:t>
      </w:r>
    </w:p>
    <w:p w14:paraId="4EABA6CB" w14:textId="77777777" w:rsidR="00196E64" w:rsidRPr="00913B80" w:rsidRDefault="00196E64" w:rsidP="00196E64">
      <w:pPr>
        <w:jc w:val="both"/>
      </w:pPr>
    </w:p>
    <w:p w14:paraId="43F8DB5A" w14:textId="028FA985" w:rsidR="00196E64" w:rsidRDefault="00196E64" w:rsidP="00196E64">
      <w:pPr>
        <w:pStyle w:val="Heading2"/>
        <w:rPr>
          <w:lang w:val="sr-Latn-RS"/>
        </w:rPr>
      </w:pPr>
      <w:bookmarkStart w:id="43" w:name="_Toc228782608"/>
      <w:r w:rsidRPr="50F063BC">
        <w:rPr>
          <w:lang w:val="sr-Latn-RS"/>
        </w:rPr>
        <w:t>2.4 Detaljno Projektovanje</w:t>
      </w:r>
      <w:bookmarkEnd w:id="43"/>
    </w:p>
    <w:p w14:paraId="4AC54501" w14:textId="26222EFD" w:rsidR="00196E64" w:rsidRDefault="00196E64" w:rsidP="00196E64">
      <w:pPr>
        <w:jc w:val="both"/>
        <w:rPr>
          <w:lang w:val="en-US"/>
        </w:rPr>
      </w:pPr>
      <w:r>
        <w:t>U ovom poglavlju će biti reči o projektovanje softvera u tradicionalnom smislu (iz ugla objektno orjentisane paradigme)</w:t>
      </w:r>
      <w:r w:rsidRPr="50F063BC">
        <w:rPr>
          <w:lang w:val="sr-Cyrl-RS"/>
        </w:rPr>
        <w:t>.</w:t>
      </w:r>
    </w:p>
    <w:p w14:paraId="2CBC416A" w14:textId="000B10C3" w:rsidR="00196E64" w:rsidRPr="008E66F5" w:rsidRDefault="00196E64" w:rsidP="00196E64">
      <w:pPr>
        <w:pStyle w:val="Heading2"/>
      </w:pPr>
      <w:bookmarkStart w:id="44" w:name="_Toc134140643"/>
      <w:bookmarkStart w:id="45" w:name="_Toc228782609"/>
      <w:r>
        <w:t xml:space="preserve">2.4.1 </w:t>
      </w:r>
      <w:proofErr w:type="spellStart"/>
      <w:r>
        <w:t>Opis</w:t>
      </w:r>
      <w:proofErr w:type="spellEnd"/>
      <w:r>
        <w:t xml:space="preserve"> </w:t>
      </w:r>
      <w:proofErr w:type="spellStart"/>
      <w:r>
        <w:t>zahteva</w:t>
      </w:r>
      <w:proofErr w:type="spellEnd"/>
      <w:r>
        <w:t xml:space="preserve"> </w:t>
      </w:r>
      <w:proofErr w:type="spellStart"/>
      <w:r>
        <w:t>pomo</w:t>
      </w:r>
      <w:proofErr w:type="spellEnd"/>
      <w:r w:rsidRPr="50F063BC">
        <w:rPr>
          <w:lang w:val="sr-Latn-RS"/>
        </w:rPr>
        <w:t>ću</w:t>
      </w:r>
      <w:r>
        <w:t xml:space="preserve"> </w:t>
      </w:r>
      <w:proofErr w:type="spellStart"/>
      <w:r>
        <w:t>modela</w:t>
      </w:r>
      <w:proofErr w:type="spellEnd"/>
      <w:r>
        <w:t xml:space="preserve"> </w:t>
      </w:r>
      <w:proofErr w:type="spellStart"/>
      <w:r>
        <w:t>slučajeva</w:t>
      </w:r>
      <w:proofErr w:type="spellEnd"/>
      <w:r>
        <w:t xml:space="preserve"> </w:t>
      </w:r>
      <w:proofErr w:type="spellStart"/>
      <w:r>
        <w:t>korišćenja</w:t>
      </w:r>
      <w:bookmarkEnd w:id="44"/>
      <w:bookmarkEnd w:id="45"/>
      <w:proofErr w:type="spellEnd"/>
    </w:p>
    <w:p w14:paraId="1204A281" w14:textId="73E38CDA" w:rsidR="00196E64" w:rsidRDefault="00196E64" w:rsidP="00196E64">
      <w:pPr>
        <w:jc w:val="both"/>
        <w:rPr>
          <w:lang w:val="en-US"/>
        </w:rPr>
      </w:pPr>
      <w:r>
        <w:t>Nakon identifikovanja zahteva klijenta kroz intervju i definisanja verbalnog opisa tih zahteva, izvla</w:t>
      </w:r>
      <w:proofErr w:type="spellStart"/>
      <w:r w:rsidRPr="50F063BC">
        <w:rPr>
          <w:lang w:val="en-US"/>
        </w:rPr>
        <w:t>če</w:t>
      </w:r>
      <w:proofErr w:type="spellEnd"/>
      <w:r w:rsidRPr="50F063BC">
        <w:rPr>
          <w:lang w:val="en-US"/>
        </w:rPr>
        <w:t xml:space="preserve"> se </w:t>
      </w:r>
      <w:proofErr w:type="spellStart"/>
      <w:r w:rsidRPr="50F063BC">
        <w:rPr>
          <w:lang w:val="en-US"/>
        </w:rPr>
        <w:t>slučajevi</w:t>
      </w:r>
      <w:proofErr w:type="spellEnd"/>
      <w:r w:rsidRPr="50F063BC">
        <w:rPr>
          <w:lang w:val="en-US"/>
        </w:rPr>
        <w:t xml:space="preserve"> </w:t>
      </w:r>
      <w:proofErr w:type="spellStart"/>
      <w:r w:rsidRPr="50F063BC">
        <w:rPr>
          <w:lang w:val="en-US"/>
        </w:rPr>
        <w:t>korišćenja</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predstavljaju</w:t>
      </w:r>
      <w:proofErr w:type="spellEnd"/>
      <w:r w:rsidRPr="50F063BC">
        <w:rPr>
          <w:lang w:val="en-US"/>
        </w:rPr>
        <w:t xml:space="preserve"> </w:t>
      </w:r>
      <w:proofErr w:type="spellStart"/>
      <w:r w:rsidRPr="50F063BC">
        <w:rPr>
          <w:lang w:val="en-US"/>
        </w:rPr>
        <w:t>na</w:t>
      </w:r>
      <w:proofErr w:type="spellEnd"/>
      <w:r w:rsidRPr="50F063BC">
        <w:rPr>
          <w:lang w:val="en-US"/>
        </w:rPr>
        <w:t xml:space="preserve"> UML Use Case </w:t>
      </w:r>
      <w:proofErr w:type="spellStart"/>
      <w:r w:rsidRPr="50F063BC">
        <w:rPr>
          <w:lang w:val="en-US"/>
        </w:rPr>
        <w:t>Diagramu</w:t>
      </w:r>
      <w:proofErr w:type="spellEnd"/>
      <w:r w:rsidRPr="50F063BC">
        <w:rPr>
          <w:lang w:val="en-US"/>
        </w:rPr>
        <w:t>.</w:t>
      </w:r>
    </w:p>
    <w:p w14:paraId="02BE46D8" w14:textId="5EAFEA2C" w:rsidR="00196E64" w:rsidRPr="00184AE5" w:rsidRDefault="00196E64" w:rsidP="00196E64">
      <w:pPr>
        <w:jc w:val="both"/>
      </w:pPr>
      <w:r>
        <w:t xml:space="preserve">Čovečuljci se koriste da označe različite uloge korisnika u sistemu. Ključne reči include i extend su objašnjene u poglavlju </w:t>
      </w:r>
      <w:hyperlink w:anchor="_2.1.1_Funkcionalni_zahtevi" w:history="1">
        <w:r w:rsidRPr="50F063BC">
          <w:rPr>
            <w:rStyle w:val="Hyperlink"/>
          </w:rPr>
          <w:t>2.1.1 Funkcionalni zahtevi</w:t>
        </w:r>
      </w:hyperlink>
      <w:r>
        <w:t>. Svaki od oblačića predstavlja jedan slučaj korišćenja.</w:t>
      </w:r>
    </w:p>
    <w:p w14:paraId="2521812D" w14:textId="76A3DEF6" w:rsidR="00196E64" w:rsidRDefault="00196E64" w:rsidP="00196E64">
      <w:pPr>
        <w:jc w:val="both"/>
        <w:rPr>
          <w:lang w:val="en-US"/>
        </w:rPr>
      </w:pPr>
      <w:proofErr w:type="spellStart"/>
      <w:r w:rsidRPr="50F063BC">
        <w:rPr>
          <w:lang w:val="en-US"/>
        </w:rPr>
        <w:t>Sledeći</w:t>
      </w:r>
      <w:proofErr w:type="spellEnd"/>
      <w:r w:rsidRPr="50F063BC">
        <w:rPr>
          <w:lang w:val="en-US"/>
        </w:rPr>
        <w:t xml:space="preserve"> </w:t>
      </w:r>
      <w:proofErr w:type="spellStart"/>
      <w:r w:rsidRPr="50F063BC">
        <w:rPr>
          <w:lang w:val="en-US"/>
        </w:rPr>
        <w:t>korak</w:t>
      </w:r>
      <w:proofErr w:type="spellEnd"/>
      <w:r w:rsidRPr="50F063BC">
        <w:rPr>
          <w:lang w:val="en-US"/>
        </w:rPr>
        <w:t xml:space="preserve"> je </w:t>
      </w:r>
      <w:proofErr w:type="spellStart"/>
      <w:r w:rsidRPr="50F063BC">
        <w:rPr>
          <w:lang w:val="en-US"/>
        </w:rPr>
        <w:t>definisanje</w:t>
      </w:r>
      <w:proofErr w:type="spellEnd"/>
      <w:r w:rsidRPr="50F063BC">
        <w:rPr>
          <w:lang w:val="en-US"/>
        </w:rPr>
        <w:t xml:space="preserve"> user </w:t>
      </w:r>
      <w:proofErr w:type="spellStart"/>
      <w:r w:rsidRPr="50F063BC">
        <w:rPr>
          <w:lang w:val="en-US"/>
        </w:rPr>
        <w:t>storija</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sprintova</w:t>
      </w:r>
      <w:proofErr w:type="spellEnd"/>
      <w:r w:rsidRPr="50F063BC">
        <w:rPr>
          <w:lang w:val="en-US"/>
        </w:rPr>
        <w:t xml:space="preserve"> </w:t>
      </w:r>
      <w:proofErr w:type="spellStart"/>
      <w:r w:rsidRPr="50F063BC">
        <w:rPr>
          <w:lang w:val="en-US"/>
        </w:rPr>
        <w:t>korišćenjem</w:t>
      </w:r>
      <w:proofErr w:type="spellEnd"/>
      <w:r w:rsidRPr="50F063BC">
        <w:rPr>
          <w:lang w:val="en-US"/>
        </w:rPr>
        <w:t xml:space="preserve"> SCRUM </w:t>
      </w:r>
      <w:proofErr w:type="spellStart"/>
      <w:r w:rsidRPr="50F063BC">
        <w:rPr>
          <w:lang w:val="en-US"/>
        </w:rPr>
        <w:t>Agilne</w:t>
      </w:r>
      <w:proofErr w:type="spellEnd"/>
      <w:r w:rsidRPr="50F063BC">
        <w:rPr>
          <w:lang w:val="en-US"/>
        </w:rPr>
        <w:t xml:space="preserve"> </w:t>
      </w:r>
      <w:proofErr w:type="spellStart"/>
      <w:r w:rsidRPr="50F063BC">
        <w:rPr>
          <w:lang w:val="en-US"/>
        </w:rPr>
        <w:t>metodae</w:t>
      </w:r>
      <w:proofErr w:type="spellEnd"/>
      <w:r w:rsidRPr="50F063BC">
        <w:rPr>
          <w:lang w:val="en-US"/>
        </w:rPr>
        <w:t>.</w:t>
      </w:r>
    </w:p>
    <w:p w14:paraId="5E994A39" w14:textId="0F458180" w:rsidR="00196E64" w:rsidRDefault="00196E64" w:rsidP="00196E64">
      <w:pPr>
        <w:jc w:val="both"/>
      </w:pPr>
      <w:r>
        <w:t>Jedan ili više slučajeva korišćenja usecase diagrama se mapiraju na jedan userstory.</w:t>
      </w:r>
    </w:p>
    <w:p w14:paraId="2A7ADD3B" w14:textId="6409ECB5" w:rsidR="00196E64" w:rsidRDefault="00196E64" w:rsidP="00196E64">
      <w:pPr>
        <w:jc w:val="both"/>
        <w:rPr>
          <w:lang w:val="en-US"/>
        </w:rPr>
      </w:pPr>
      <w:r>
        <w:t>User story su ve</w:t>
      </w:r>
      <w:r w:rsidRPr="50F063BC">
        <w:rPr>
          <w:lang w:val="en-US"/>
        </w:rPr>
        <w:t xml:space="preserve">ć </w:t>
      </w:r>
      <w:proofErr w:type="spellStart"/>
      <w:r w:rsidRPr="50F063BC">
        <w:rPr>
          <w:lang w:val="en-US"/>
        </w:rPr>
        <w:t>ranije</w:t>
      </w:r>
      <w:proofErr w:type="spellEnd"/>
      <w:r w:rsidRPr="50F063BC">
        <w:rPr>
          <w:lang w:val="en-US"/>
        </w:rPr>
        <w:t xml:space="preserve"> </w:t>
      </w:r>
      <w:proofErr w:type="spellStart"/>
      <w:r w:rsidRPr="50F063BC">
        <w:rPr>
          <w:lang w:val="en-US"/>
        </w:rPr>
        <w:t>objašnjeni</w:t>
      </w:r>
      <w:proofErr w:type="spellEnd"/>
      <w:r w:rsidRPr="50F063BC">
        <w:rPr>
          <w:lang w:val="en-US"/>
        </w:rPr>
        <w:t xml:space="preserve"> u </w:t>
      </w:r>
      <w:proofErr w:type="spellStart"/>
      <w:r w:rsidRPr="50F063BC">
        <w:rPr>
          <w:lang w:val="en-US"/>
        </w:rPr>
        <w:t>poglavju</w:t>
      </w:r>
      <w:proofErr w:type="spellEnd"/>
      <w:r w:rsidRPr="50F063BC">
        <w:rPr>
          <w:lang w:val="en-US"/>
        </w:rPr>
        <w:t xml:space="preserve"> </w:t>
      </w:r>
      <w:hyperlink w:anchor="_2.1.1_Funkcionalni_zahtevi" w:history="1">
        <w:r w:rsidRPr="50F063BC">
          <w:rPr>
            <w:rStyle w:val="Hyperlink"/>
            <w:lang w:val="en-US"/>
          </w:rPr>
          <w:t xml:space="preserve">2.1.1 </w:t>
        </w:r>
        <w:proofErr w:type="spellStart"/>
        <w:r w:rsidRPr="50F063BC">
          <w:rPr>
            <w:rStyle w:val="Hyperlink"/>
            <w:lang w:val="en-US"/>
          </w:rPr>
          <w:t>Funkcionalni</w:t>
        </w:r>
        <w:proofErr w:type="spellEnd"/>
        <w:r w:rsidRPr="50F063BC">
          <w:rPr>
            <w:rStyle w:val="Hyperlink"/>
            <w:lang w:val="en-US"/>
          </w:rPr>
          <w:t xml:space="preserve"> </w:t>
        </w:r>
        <w:proofErr w:type="spellStart"/>
        <w:r w:rsidRPr="50F063BC">
          <w:rPr>
            <w:rStyle w:val="Hyperlink"/>
            <w:lang w:val="en-US"/>
          </w:rPr>
          <w:t>zahtevi</w:t>
        </w:r>
        <w:proofErr w:type="spellEnd"/>
      </w:hyperlink>
      <w:r w:rsidRPr="50F063BC">
        <w:rPr>
          <w:lang w:val="en-US"/>
        </w:rPr>
        <w:t>.</w:t>
      </w:r>
    </w:p>
    <w:p w14:paraId="2A937FA5" w14:textId="58DC9E23" w:rsidR="00196E64" w:rsidRDefault="00196E64" w:rsidP="00196E64">
      <w:pPr>
        <w:jc w:val="both"/>
        <w:rPr>
          <w:lang w:val="en-US"/>
        </w:rPr>
      </w:pPr>
      <w:proofErr w:type="spellStart"/>
      <w:r w:rsidRPr="50F063BC">
        <w:rPr>
          <w:lang w:val="en-US"/>
        </w:rPr>
        <w:t>Zahtevi</w:t>
      </w:r>
      <w:proofErr w:type="spellEnd"/>
      <w:r w:rsidRPr="50F063BC">
        <w:rPr>
          <w:lang w:val="en-US"/>
        </w:rPr>
        <w:t xml:space="preserve"> se po </w:t>
      </w:r>
      <w:proofErr w:type="spellStart"/>
      <w:r w:rsidRPr="50F063BC">
        <w:rPr>
          <w:lang w:val="en-US"/>
        </w:rPr>
        <w:t>potrebi</w:t>
      </w:r>
      <w:proofErr w:type="spellEnd"/>
      <w:r w:rsidRPr="50F063BC">
        <w:rPr>
          <w:lang w:val="en-US"/>
        </w:rPr>
        <w:t xml:space="preserve"> </w:t>
      </w:r>
      <w:proofErr w:type="spellStart"/>
      <w:r w:rsidRPr="50F063BC">
        <w:rPr>
          <w:lang w:val="en-US"/>
        </w:rPr>
        <w:t>ako</w:t>
      </w:r>
      <w:proofErr w:type="spellEnd"/>
      <w:r w:rsidRPr="50F063BC">
        <w:rPr>
          <w:lang w:val="en-US"/>
        </w:rPr>
        <w:t xml:space="preserve"> je to </w:t>
      </w:r>
      <w:proofErr w:type="spellStart"/>
      <w:r w:rsidRPr="50F063BC">
        <w:rPr>
          <w:lang w:val="en-US"/>
        </w:rPr>
        <w:t>potrebno</w:t>
      </w:r>
      <w:proofErr w:type="spellEnd"/>
      <w:r w:rsidRPr="50F063BC">
        <w:rPr>
          <w:lang w:val="en-US"/>
        </w:rPr>
        <w:t xml:space="preserve">, </w:t>
      </w:r>
      <w:proofErr w:type="spellStart"/>
      <w:r w:rsidRPr="50F063BC">
        <w:rPr>
          <w:lang w:val="en-US"/>
        </w:rPr>
        <w:t>mogu</w:t>
      </w:r>
      <w:proofErr w:type="spellEnd"/>
      <w:r w:rsidRPr="50F063BC">
        <w:rPr>
          <w:lang w:val="en-US"/>
        </w:rPr>
        <w:t xml:space="preserve"> </w:t>
      </w:r>
      <w:proofErr w:type="spellStart"/>
      <w:r w:rsidRPr="50F063BC">
        <w:rPr>
          <w:lang w:val="en-US"/>
        </w:rPr>
        <w:t>opisati</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veoma</w:t>
      </w:r>
      <w:proofErr w:type="spellEnd"/>
      <w:r w:rsidRPr="50F063BC">
        <w:rPr>
          <w:lang w:val="en-US"/>
        </w:rPr>
        <w:t xml:space="preserve"> </w:t>
      </w:r>
      <w:proofErr w:type="spellStart"/>
      <w:r w:rsidRPr="50F063BC">
        <w:rPr>
          <w:lang w:val="en-US"/>
        </w:rPr>
        <w:t>detaljno</w:t>
      </w:r>
      <w:proofErr w:type="spellEnd"/>
      <w:r w:rsidRPr="50F063BC">
        <w:rPr>
          <w:lang w:val="en-US"/>
        </w:rPr>
        <w:t xml:space="preserve"> </w:t>
      </w:r>
      <w:proofErr w:type="spellStart"/>
      <w:r w:rsidRPr="50F063BC">
        <w:rPr>
          <w:lang w:val="en-US"/>
        </w:rPr>
        <w:t>kroz</w:t>
      </w:r>
      <w:proofErr w:type="spellEnd"/>
      <w:r w:rsidRPr="50F063BC">
        <w:rPr>
          <w:lang w:val="en-US"/>
        </w:rPr>
        <w:t xml:space="preserve"> </w:t>
      </w:r>
      <w:proofErr w:type="spellStart"/>
      <w:r w:rsidRPr="50F063BC">
        <w:rPr>
          <w:lang w:val="en-US"/>
        </w:rPr>
        <w:t>interakcije</w:t>
      </w:r>
      <w:proofErr w:type="spellEnd"/>
      <w:r w:rsidRPr="50F063BC">
        <w:rPr>
          <w:lang w:val="en-US"/>
        </w:rPr>
        <w:t xml:space="preserve"> </w:t>
      </w:r>
      <w:proofErr w:type="spellStart"/>
      <w:r w:rsidRPr="50F063BC">
        <w:rPr>
          <w:lang w:val="en-US"/>
        </w:rPr>
        <w:t>sa</w:t>
      </w:r>
      <w:proofErr w:type="spellEnd"/>
      <w:r w:rsidRPr="50F063BC">
        <w:rPr>
          <w:lang w:val="en-US"/>
        </w:rPr>
        <w:t xml:space="preserve"> </w:t>
      </w:r>
      <w:proofErr w:type="spellStart"/>
      <w:r w:rsidRPr="50F063BC">
        <w:rPr>
          <w:lang w:val="en-US"/>
        </w:rPr>
        <w:t>sistemom</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očekivanog</w:t>
      </w:r>
      <w:proofErr w:type="spellEnd"/>
      <w:r w:rsidRPr="50F063BC">
        <w:rPr>
          <w:lang w:val="en-US"/>
        </w:rPr>
        <w:t xml:space="preserve"> </w:t>
      </w:r>
      <w:proofErr w:type="spellStart"/>
      <w:r w:rsidRPr="50F063BC">
        <w:rPr>
          <w:lang w:val="en-US"/>
        </w:rPr>
        <w:t>odgovora</w:t>
      </w:r>
      <w:proofErr w:type="spellEnd"/>
      <w:r w:rsidRPr="50F063BC">
        <w:rPr>
          <w:lang w:val="en-US"/>
        </w:rPr>
        <w:t xml:space="preserve"> u </w:t>
      </w:r>
      <w:proofErr w:type="spellStart"/>
      <w:r w:rsidRPr="50F063BC">
        <w:rPr>
          <w:lang w:val="en-US"/>
        </w:rPr>
        <w:t>slučaju</w:t>
      </w:r>
      <w:proofErr w:type="spellEnd"/>
      <w:r w:rsidRPr="50F063BC">
        <w:rPr>
          <w:lang w:val="en-US"/>
        </w:rPr>
        <w:t xml:space="preserve"> </w:t>
      </w:r>
      <w:proofErr w:type="spellStart"/>
      <w:r w:rsidRPr="50F063BC">
        <w:rPr>
          <w:lang w:val="en-US"/>
        </w:rPr>
        <w:t>pozitivnog</w:t>
      </w:r>
      <w:proofErr w:type="spellEnd"/>
      <w:r w:rsidRPr="50F063BC">
        <w:rPr>
          <w:lang w:val="en-US"/>
        </w:rPr>
        <w:t xml:space="preserve"> </w:t>
      </w:r>
      <w:proofErr w:type="spellStart"/>
      <w:r w:rsidRPr="50F063BC">
        <w:rPr>
          <w:lang w:val="en-US"/>
        </w:rPr>
        <w:t>ishoda</w:t>
      </w:r>
      <w:proofErr w:type="spellEnd"/>
      <w:r w:rsidRPr="50F063BC">
        <w:rPr>
          <w:lang w:val="en-US"/>
        </w:rPr>
        <w:t xml:space="preserve"> (</w:t>
      </w:r>
      <w:proofErr w:type="spellStart"/>
      <w:r w:rsidRPr="50F063BC">
        <w:rPr>
          <w:lang w:val="en-US"/>
        </w:rPr>
        <w:t>glavni</w:t>
      </w:r>
      <w:proofErr w:type="spellEnd"/>
      <w:r w:rsidRPr="50F063BC">
        <w:rPr>
          <w:lang w:val="en-US"/>
        </w:rPr>
        <w:t xml:space="preserve"> scenario) </w:t>
      </w:r>
      <w:proofErr w:type="spellStart"/>
      <w:r w:rsidRPr="50F063BC">
        <w:rPr>
          <w:lang w:val="en-US"/>
        </w:rPr>
        <w:t>i</w:t>
      </w:r>
      <w:proofErr w:type="spellEnd"/>
      <w:r w:rsidRPr="50F063BC">
        <w:rPr>
          <w:lang w:val="en-US"/>
        </w:rPr>
        <w:t xml:space="preserve"> u </w:t>
      </w:r>
      <w:proofErr w:type="spellStart"/>
      <w:r w:rsidRPr="50F063BC">
        <w:rPr>
          <w:lang w:val="en-US"/>
        </w:rPr>
        <w:t>slučaju</w:t>
      </w:r>
      <w:proofErr w:type="spellEnd"/>
      <w:r w:rsidRPr="50F063BC">
        <w:rPr>
          <w:lang w:val="en-US"/>
        </w:rPr>
        <w:t xml:space="preserve"> </w:t>
      </w:r>
      <w:proofErr w:type="spellStart"/>
      <w:r w:rsidRPr="50F063BC">
        <w:rPr>
          <w:lang w:val="en-US"/>
        </w:rPr>
        <w:t>greške</w:t>
      </w:r>
      <w:proofErr w:type="spellEnd"/>
      <w:r w:rsidRPr="50F063BC">
        <w:rPr>
          <w:lang w:val="en-US"/>
        </w:rPr>
        <w:t>(</w:t>
      </w:r>
      <w:proofErr w:type="spellStart"/>
      <w:r w:rsidRPr="50F063BC">
        <w:rPr>
          <w:lang w:val="en-US"/>
        </w:rPr>
        <w:t>alternativni</w:t>
      </w:r>
      <w:proofErr w:type="spellEnd"/>
      <w:r w:rsidRPr="50F063BC">
        <w:rPr>
          <w:lang w:val="en-US"/>
        </w:rPr>
        <w:t xml:space="preserve"> scenario).</w:t>
      </w:r>
    </w:p>
    <w:p w14:paraId="30697F3B" w14:textId="22AB82FA" w:rsidR="00196E64" w:rsidRDefault="00196E64" w:rsidP="00196E64">
      <w:pPr>
        <w:pStyle w:val="Heading2"/>
      </w:pPr>
      <w:bookmarkStart w:id="46" w:name="_Toc1224217197"/>
      <w:bookmarkStart w:id="47" w:name="_Toc228782610"/>
      <w:r>
        <w:t xml:space="preserve">2.4.2 </w:t>
      </w:r>
      <w:proofErr w:type="spellStart"/>
      <w:r>
        <w:t>Opis</w:t>
      </w:r>
      <w:proofErr w:type="spellEnd"/>
      <w:r>
        <w:t xml:space="preserve"> </w:t>
      </w:r>
      <w:proofErr w:type="spellStart"/>
      <w:r>
        <w:t>ponašanja</w:t>
      </w:r>
      <w:proofErr w:type="spellEnd"/>
      <w:r>
        <w:t xml:space="preserve"> </w:t>
      </w:r>
      <w:proofErr w:type="spellStart"/>
      <w:r>
        <w:t>sistema</w:t>
      </w:r>
      <w:proofErr w:type="spellEnd"/>
      <w:r>
        <w:t xml:space="preserve"> </w:t>
      </w:r>
      <w:proofErr w:type="spellStart"/>
      <w:r>
        <w:t>korišćenjem</w:t>
      </w:r>
      <w:proofErr w:type="spellEnd"/>
      <w:r>
        <w:t xml:space="preserve"> sequence </w:t>
      </w:r>
      <w:proofErr w:type="spellStart"/>
      <w:r>
        <w:t>dijagrama</w:t>
      </w:r>
      <w:bookmarkEnd w:id="46"/>
      <w:bookmarkEnd w:id="47"/>
      <w:proofErr w:type="spellEnd"/>
    </w:p>
    <w:p w14:paraId="001D66ED" w14:textId="07B10E95" w:rsidR="00196E64" w:rsidRDefault="00196E64" w:rsidP="00196E64">
      <w:pPr>
        <w:jc w:val="both"/>
      </w:pPr>
      <w:r>
        <w:t>Nakon detaljnog definisanja slučajeva korišćenja, analiza scenarija podrazumeva transformaciju tekstualnih opisa u UML dijagrame sekvenci.</w:t>
      </w:r>
    </w:p>
    <w:p w14:paraId="0B93EDE3" w14:textId="5D525645" w:rsidR="00196E64" w:rsidRDefault="00196E64" w:rsidP="00196E64">
      <w:pPr>
        <w:jc w:val="both"/>
      </w:pPr>
      <w:r>
        <w:t xml:space="preserve">Uzimaju se samo delovi slučaja koji se odnose na pozivanje sistemskih operacija (APSO) i povratne argumente tih operacija (IA). </w:t>
      </w:r>
    </w:p>
    <w:p w14:paraId="0CF8D1E4" w14:textId="5AEB10E7" w:rsidR="00196E64" w:rsidRPr="00BB7562" w:rsidRDefault="00196E64" w:rsidP="00196E64">
      <w:pPr>
        <w:pStyle w:val="Heading1"/>
      </w:pPr>
      <w:bookmarkStart w:id="48" w:name="_Toc1763632615"/>
      <w:bookmarkStart w:id="49" w:name="_Toc228782611"/>
      <w:r>
        <w:t>3. Studijki primer - projektovanje rešenja</w:t>
      </w:r>
      <w:bookmarkEnd w:id="48"/>
      <w:bookmarkEnd w:id="49"/>
    </w:p>
    <w:p w14:paraId="72F29055" w14:textId="314F2EF4" w:rsidR="00196E64" w:rsidRDefault="00196E64" w:rsidP="00196E64">
      <w:pPr>
        <w:jc w:val="both"/>
      </w:pPr>
      <w:r>
        <w:t>U ovom poglavlju je predstavljen primer projektovanja re</w:t>
      </w:r>
      <w:proofErr w:type="spellStart"/>
      <w:r w:rsidRPr="50F063BC">
        <w:rPr>
          <w:lang w:val="en-US"/>
        </w:rPr>
        <w:t>šenja</w:t>
      </w:r>
      <w:proofErr w:type="spellEnd"/>
      <w:r w:rsidRPr="50F063BC">
        <w:rPr>
          <w:lang w:val="en-US"/>
        </w:rPr>
        <w:t xml:space="preserve"> </w:t>
      </w:r>
      <w:proofErr w:type="spellStart"/>
      <w:r w:rsidRPr="50F063BC">
        <w:rPr>
          <w:lang w:val="en-US"/>
        </w:rPr>
        <w:t>na</w:t>
      </w:r>
      <w:proofErr w:type="spellEnd"/>
      <w:r w:rsidRPr="50F063BC">
        <w:rPr>
          <w:lang w:val="en-US"/>
        </w:rPr>
        <w:t xml:space="preserve"> </w:t>
      </w:r>
      <w:proofErr w:type="spellStart"/>
      <w:r w:rsidRPr="50F063BC">
        <w:rPr>
          <w:lang w:val="en-US"/>
        </w:rPr>
        <w:t>temu</w:t>
      </w:r>
      <w:proofErr w:type="spellEnd"/>
      <w:r w:rsidRPr="50F063BC">
        <w:rPr>
          <w:lang w:val="en-US"/>
        </w:rPr>
        <w:t xml:space="preserve"> “</w:t>
      </w:r>
      <w:r>
        <w:t>Razvoj web aplikacije za studentsku službu“. Kroz ovo poglavlje bi</w:t>
      </w:r>
      <w:proofErr w:type="spellStart"/>
      <w:r w:rsidRPr="50F063BC">
        <w:rPr>
          <w:lang w:val="en-US"/>
        </w:rPr>
        <w:t>će</w:t>
      </w:r>
      <w:proofErr w:type="spellEnd"/>
      <w:r w:rsidRPr="50F063BC">
        <w:rPr>
          <w:lang w:val="en-US"/>
        </w:rPr>
        <w:t xml:space="preserve"> </w:t>
      </w:r>
      <w:proofErr w:type="spellStart"/>
      <w:r w:rsidRPr="50F063BC">
        <w:rPr>
          <w:lang w:val="en-US"/>
        </w:rPr>
        <w:t>demonstirana</w:t>
      </w:r>
      <w:proofErr w:type="spellEnd"/>
      <w:r w:rsidRPr="50F063BC">
        <w:rPr>
          <w:lang w:val="en-US"/>
        </w:rPr>
        <w:t xml:space="preserve"> </w:t>
      </w:r>
      <w:proofErr w:type="spellStart"/>
      <w:r w:rsidRPr="50F063BC">
        <w:rPr>
          <w:lang w:val="en-US"/>
        </w:rPr>
        <w:t>primena</w:t>
      </w:r>
      <w:proofErr w:type="spellEnd"/>
      <w:r w:rsidRPr="50F063BC">
        <w:rPr>
          <w:lang w:val="en-US"/>
        </w:rPr>
        <w:t xml:space="preserve"> </w:t>
      </w:r>
      <w:proofErr w:type="spellStart"/>
      <w:r w:rsidRPr="50F063BC">
        <w:rPr>
          <w:lang w:val="en-US"/>
        </w:rPr>
        <w:t>prethodno</w:t>
      </w:r>
      <w:proofErr w:type="spellEnd"/>
      <w:r w:rsidRPr="50F063BC">
        <w:rPr>
          <w:lang w:val="en-US"/>
        </w:rPr>
        <w:t xml:space="preserve"> </w:t>
      </w:r>
      <w:proofErr w:type="spellStart"/>
      <w:r w:rsidRPr="50F063BC">
        <w:rPr>
          <w:lang w:val="en-US"/>
        </w:rPr>
        <w:t>diskutovanih</w:t>
      </w:r>
      <w:proofErr w:type="spellEnd"/>
      <w:r w:rsidRPr="50F063BC">
        <w:rPr>
          <w:lang w:val="en-US"/>
        </w:rPr>
        <w:t xml:space="preserve"> </w:t>
      </w:r>
      <w:proofErr w:type="spellStart"/>
      <w:r w:rsidRPr="50F063BC">
        <w:rPr>
          <w:lang w:val="en-US"/>
        </w:rPr>
        <w:t>metodologija</w:t>
      </w:r>
      <w:proofErr w:type="spellEnd"/>
      <w:r>
        <w:t xml:space="preserve">. Poglavlja će pratiti prvenstveno strukturu arc42 templejta, ali će u uvodu biti definisan software architecture inception canvas kao overview celog rešenja. </w:t>
      </w:r>
    </w:p>
    <w:p w14:paraId="2B350E36" w14:textId="48A96A49" w:rsidR="00196E64" w:rsidRDefault="00196E64" w:rsidP="00196E64">
      <w:pPr>
        <w:jc w:val="both"/>
        <w:rPr>
          <w:lang w:val="en-US"/>
        </w:rPr>
      </w:pPr>
      <w:r>
        <w:t>4</w:t>
      </w:r>
      <w:r w:rsidRPr="50F063BC">
        <w:rPr>
          <w:lang w:val="en-US"/>
        </w:rPr>
        <w:t xml:space="preserve">+1 View Model </w:t>
      </w:r>
      <w:proofErr w:type="spellStart"/>
      <w:r w:rsidRPr="50F063BC">
        <w:rPr>
          <w:lang w:val="en-US"/>
        </w:rPr>
        <w:t>nije</w:t>
      </w:r>
      <w:proofErr w:type="spellEnd"/>
      <w:r w:rsidRPr="50F063BC">
        <w:rPr>
          <w:lang w:val="en-US"/>
        </w:rPr>
        <w:t xml:space="preserve"> </w:t>
      </w:r>
      <w:proofErr w:type="spellStart"/>
      <w:r w:rsidRPr="50F063BC">
        <w:rPr>
          <w:lang w:val="en-US"/>
        </w:rPr>
        <w:t>eksplicitno</w:t>
      </w:r>
      <w:proofErr w:type="spellEnd"/>
      <w:r w:rsidRPr="50F063BC">
        <w:rPr>
          <w:lang w:val="en-US"/>
        </w:rPr>
        <w:t xml:space="preserve"> </w:t>
      </w:r>
      <w:proofErr w:type="spellStart"/>
      <w:r w:rsidRPr="50F063BC">
        <w:rPr>
          <w:lang w:val="en-US"/>
        </w:rPr>
        <w:t>korišćen</w:t>
      </w:r>
      <w:proofErr w:type="spellEnd"/>
      <w:r w:rsidRPr="50F063BC">
        <w:rPr>
          <w:lang w:val="en-US"/>
        </w:rPr>
        <w:t xml:space="preserve">, </w:t>
      </w:r>
      <w:proofErr w:type="spellStart"/>
      <w:r w:rsidRPr="50F063BC">
        <w:rPr>
          <w:lang w:val="en-US"/>
        </w:rPr>
        <w:t>ali</w:t>
      </w:r>
      <w:proofErr w:type="spellEnd"/>
      <w:r w:rsidRPr="50F063BC">
        <w:rPr>
          <w:lang w:val="en-US"/>
        </w:rPr>
        <w:t xml:space="preserve"> se </w:t>
      </w:r>
      <w:proofErr w:type="spellStart"/>
      <w:r w:rsidRPr="50F063BC">
        <w:rPr>
          <w:lang w:val="en-US"/>
        </w:rPr>
        <w:t>može</w:t>
      </w:r>
      <w:proofErr w:type="spellEnd"/>
      <w:r w:rsidRPr="50F063BC">
        <w:rPr>
          <w:lang w:val="en-US"/>
        </w:rPr>
        <w:t xml:space="preserve"> </w:t>
      </w:r>
      <w:proofErr w:type="spellStart"/>
      <w:r w:rsidRPr="50F063BC">
        <w:rPr>
          <w:lang w:val="en-US"/>
        </w:rPr>
        <w:t>povući</w:t>
      </w:r>
      <w:proofErr w:type="spellEnd"/>
      <w:r w:rsidRPr="50F063BC">
        <w:rPr>
          <w:lang w:val="en-US"/>
        </w:rPr>
        <w:t xml:space="preserve"> </w:t>
      </w:r>
      <w:proofErr w:type="spellStart"/>
      <w:r w:rsidRPr="50F063BC">
        <w:rPr>
          <w:lang w:val="en-US"/>
        </w:rPr>
        <w:t>paralela</w:t>
      </w:r>
      <w:proofErr w:type="spellEnd"/>
      <w:r w:rsidRPr="50F063BC">
        <w:rPr>
          <w:lang w:val="en-US"/>
        </w:rPr>
        <w:t xml:space="preserve"> </w:t>
      </w:r>
      <w:proofErr w:type="spellStart"/>
      <w:r w:rsidRPr="50F063BC">
        <w:rPr>
          <w:lang w:val="en-US"/>
        </w:rPr>
        <w:t>između</w:t>
      </w:r>
      <w:proofErr w:type="spellEnd"/>
      <w:r w:rsidRPr="50F063BC">
        <w:rPr>
          <w:lang w:val="en-US"/>
        </w:rPr>
        <w:t xml:space="preserve"> </w:t>
      </w:r>
      <w:proofErr w:type="spellStart"/>
      <w:r w:rsidRPr="50F063BC">
        <w:rPr>
          <w:lang w:val="en-US"/>
        </w:rPr>
        <w:t>poglavlja</w:t>
      </w:r>
      <w:proofErr w:type="spellEnd"/>
      <w:r w:rsidRPr="50F063BC">
        <w:rPr>
          <w:lang w:val="en-US"/>
        </w:rPr>
        <w:t>.</w:t>
      </w:r>
    </w:p>
    <w:p w14:paraId="007995A3" w14:textId="0630F818" w:rsidR="00196E64" w:rsidRPr="00694FAF" w:rsidRDefault="00196E64" w:rsidP="00196E64">
      <w:pPr>
        <w:pStyle w:val="ListParagraph"/>
        <w:numPr>
          <w:ilvl w:val="0"/>
          <w:numId w:val="27"/>
        </w:numPr>
        <w:jc w:val="both"/>
        <w:rPr>
          <w:lang w:val="en-US"/>
        </w:rPr>
      </w:pPr>
      <w:r>
        <w:t>3.3 Kontekst i opseg resenja -</w:t>
      </w:r>
      <w:r w:rsidRPr="50F063BC">
        <w:rPr>
          <w:lang w:val="en-US"/>
        </w:rPr>
        <w:t>&gt; Logical View</w:t>
      </w:r>
    </w:p>
    <w:p w14:paraId="69620659" w14:textId="492CAAAA" w:rsidR="00196E64" w:rsidRDefault="00196E64" w:rsidP="00196E64">
      <w:pPr>
        <w:pStyle w:val="ListParagraph"/>
        <w:numPr>
          <w:ilvl w:val="0"/>
          <w:numId w:val="27"/>
        </w:numPr>
        <w:jc w:val="both"/>
      </w:pPr>
      <w:r>
        <w:t>3.5 Pregled Module (Building Block View) -&gt; Development View</w:t>
      </w:r>
    </w:p>
    <w:p w14:paraId="774A062A" w14:textId="2145C3F3" w:rsidR="00196E64" w:rsidRDefault="00196E64" w:rsidP="00196E64">
      <w:pPr>
        <w:pStyle w:val="ListParagraph"/>
        <w:numPr>
          <w:ilvl w:val="0"/>
          <w:numId w:val="27"/>
        </w:numPr>
        <w:jc w:val="both"/>
      </w:pPr>
      <w:r>
        <w:t>3.6 Pregled Procesa (Runtime View) -&gt; Process View</w:t>
      </w:r>
    </w:p>
    <w:p w14:paraId="7BDCA6FB" w14:textId="51DBA866" w:rsidR="00196E64" w:rsidRDefault="00196E64" w:rsidP="00196E64">
      <w:pPr>
        <w:pStyle w:val="ListParagraph"/>
        <w:numPr>
          <w:ilvl w:val="0"/>
          <w:numId w:val="27"/>
        </w:numPr>
        <w:jc w:val="both"/>
      </w:pPr>
      <w:r>
        <w:t>3.7 Deployment View -&gt; Psyhical View</w:t>
      </w:r>
    </w:p>
    <w:p w14:paraId="07C1F2E8" w14:textId="77777777" w:rsidR="00196E64" w:rsidRDefault="00196E64" w:rsidP="00196E64">
      <w:pPr>
        <w:pStyle w:val="ListParagraph"/>
        <w:numPr>
          <w:ilvl w:val="0"/>
          <w:numId w:val="27"/>
        </w:numPr>
        <w:jc w:val="both"/>
      </w:pPr>
      <w:r>
        <w:t xml:space="preserve">U okviru poglavlja o detaljnom projektovanju </w:t>
      </w:r>
    </w:p>
    <w:p w14:paraId="6B9EB197" w14:textId="45926842" w:rsidR="00196E64" w:rsidRDefault="00196E64" w:rsidP="00196E64">
      <w:pPr>
        <w:pStyle w:val="ListParagraph"/>
        <w:jc w:val="both"/>
      </w:pPr>
      <w:r>
        <w:t>3.12.1 Analiza zahteva i projektovanje interfejsa -&gt; Scenario View</w:t>
      </w:r>
    </w:p>
    <w:p w14:paraId="2D16F78E" w14:textId="77777777" w:rsidR="00196E64" w:rsidRDefault="00196E64" w:rsidP="00196E64"/>
    <w:p w14:paraId="1EB9FF96" w14:textId="77777777" w:rsidR="00196E64" w:rsidRPr="00FD7059" w:rsidRDefault="00196E64" w:rsidP="00196E64">
      <w:pPr>
        <w:rPr>
          <w:lang w:val="en-US"/>
        </w:rPr>
      </w:pPr>
    </w:p>
    <w:p w14:paraId="1D536C2A" w14:textId="603D4AE2" w:rsidR="00196E64" w:rsidRDefault="00196E64" w:rsidP="00196E64">
      <w:pPr>
        <w:pStyle w:val="Heading2"/>
      </w:pPr>
      <w:bookmarkStart w:id="50" w:name="_Toc631219915"/>
      <w:bookmarkStart w:id="51" w:name="_Toc228782612"/>
      <w:r>
        <w:t xml:space="preserve">3.1 </w:t>
      </w:r>
      <w:proofErr w:type="spellStart"/>
      <w:r>
        <w:t>Uvod</w:t>
      </w:r>
      <w:proofErr w:type="spellEnd"/>
      <w:r>
        <w:t xml:space="preserve"> </w:t>
      </w:r>
      <w:proofErr w:type="spellStart"/>
      <w:r>
        <w:t>i</w:t>
      </w:r>
      <w:proofErr w:type="spellEnd"/>
      <w:r>
        <w:t xml:space="preserve"> </w:t>
      </w:r>
      <w:proofErr w:type="spellStart"/>
      <w:r>
        <w:t>ciljevi</w:t>
      </w:r>
      <w:bookmarkEnd w:id="50"/>
      <w:bookmarkEnd w:id="51"/>
      <w:proofErr w:type="spellEnd"/>
    </w:p>
    <w:p w14:paraId="3927E8A6" w14:textId="04CFDF8B" w:rsidR="00196E64" w:rsidRPr="004133CC" w:rsidRDefault="00196E64" w:rsidP="00196E64">
      <w:pPr>
        <w:jc w:val="both"/>
        <w:rPr>
          <w:lang w:val="en-US"/>
        </w:rPr>
      </w:pPr>
      <w:r w:rsidRPr="50F063BC">
        <w:rPr>
          <w:lang w:val="en-US"/>
        </w:rPr>
        <w:t xml:space="preserve">Na </w:t>
      </w:r>
      <w:proofErr w:type="spellStart"/>
      <w:r w:rsidRPr="50F063BC">
        <w:rPr>
          <w:lang w:val="en-US"/>
        </w:rPr>
        <w:t>slici</w:t>
      </w:r>
      <w:proofErr w:type="spellEnd"/>
      <w:r w:rsidRPr="50F063BC">
        <w:rPr>
          <w:lang w:val="en-US"/>
        </w:rPr>
        <w:t xml:space="preserve"> 18 je </w:t>
      </w:r>
      <w:proofErr w:type="spellStart"/>
      <w:r w:rsidRPr="50F063BC">
        <w:rPr>
          <w:lang w:val="en-US"/>
        </w:rPr>
        <w:t>prikazan</w:t>
      </w:r>
      <w:proofErr w:type="spellEnd"/>
      <w:r w:rsidRPr="50F063BC">
        <w:rPr>
          <w:lang w:val="en-US"/>
        </w:rPr>
        <w:t xml:space="preserve"> Architecture Inception Canvas koji </w:t>
      </w:r>
      <w:proofErr w:type="spellStart"/>
      <w:r w:rsidRPr="50F063BC">
        <w:rPr>
          <w:lang w:val="en-US"/>
        </w:rPr>
        <w:t>na</w:t>
      </w:r>
      <w:proofErr w:type="spellEnd"/>
      <w:r w:rsidRPr="50F063BC">
        <w:rPr>
          <w:lang w:val="en-US"/>
        </w:rPr>
        <w:t xml:space="preserve"> </w:t>
      </w:r>
      <w:proofErr w:type="spellStart"/>
      <w:r w:rsidRPr="50F063BC">
        <w:rPr>
          <w:lang w:val="en-US"/>
        </w:rPr>
        <w:t>jednoj</w:t>
      </w:r>
      <w:proofErr w:type="spellEnd"/>
      <w:r w:rsidRPr="50F063BC">
        <w:rPr>
          <w:lang w:val="en-US"/>
        </w:rPr>
        <w:t xml:space="preserve"> </w:t>
      </w:r>
      <w:proofErr w:type="spellStart"/>
      <w:r w:rsidRPr="50F063BC">
        <w:rPr>
          <w:lang w:val="en-US"/>
        </w:rPr>
        <w:t>slici</w:t>
      </w:r>
      <w:proofErr w:type="spellEnd"/>
      <w:r w:rsidRPr="50F063BC">
        <w:rPr>
          <w:lang w:val="en-US"/>
        </w:rPr>
        <w:t xml:space="preserve"> u </w:t>
      </w:r>
      <w:proofErr w:type="spellStart"/>
      <w:r w:rsidRPr="50F063BC">
        <w:rPr>
          <w:lang w:val="en-US"/>
        </w:rPr>
        <w:t>kratkim</w:t>
      </w:r>
      <w:proofErr w:type="spellEnd"/>
      <w:r w:rsidRPr="50F063BC">
        <w:rPr>
          <w:lang w:val="en-US"/>
        </w:rPr>
        <w:t xml:space="preserve"> </w:t>
      </w:r>
      <w:proofErr w:type="spellStart"/>
      <w:r w:rsidRPr="50F063BC">
        <w:rPr>
          <w:lang w:val="en-US"/>
        </w:rPr>
        <w:t>crtama</w:t>
      </w:r>
      <w:proofErr w:type="spellEnd"/>
      <w:r w:rsidRPr="50F063BC">
        <w:rPr>
          <w:lang w:val="en-US"/>
        </w:rPr>
        <w:t xml:space="preserve"> </w:t>
      </w:r>
      <w:proofErr w:type="spellStart"/>
      <w:r w:rsidRPr="50F063BC">
        <w:rPr>
          <w:lang w:val="en-US"/>
        </w:rPr>
        <w:t>skicira</w:t>
      </w:r>
      <w:proofErr w:type="spellEnd"/>
      <w:r w:rsidRPr="50F063BC">
        <w:rPr>
          <w:lang w:val="en-US"/>
        </w:rPr>
        <w:t xml:space="preserve"> </w:t>
      </w:r>
      <w:proofErr w:type="spellStart"/>
      <w:r w:rsidRPr="50F063BC">
        <w:rPr>
          <w:lang w:val="en-US"/>
        </w:rPr>
        <w:t>rešenje</w:t>
      </w:r>
      <w:proofErr w:type="spellEnd"/>
      <w:r w:rsidRPr="50F063BC">
        <w:rPr>
          <w:lang w:val="en-US"/>
        </w:rPr>
        <w:t xml:space="preserve"> </w:t>
      </w:r>
      <w:proofErr w:type="spellStart"/>
      <w:r w:rsidRPr="50F063BC">
        <w:rPr>
          <w:lang w:val="en-US"/>
        </w:rPr>
        <w:t>i</w:t>
      </w:r>
      <w:proofErr w:type="spellEnd"/>
      <w:r w:rsidRPr="50F063BC">
        <w:rPr>
          <w:lang w:val="en-US"/>
        </w:rPr>
        <w:t xml:space="preserve"> u </w:t>
      </w:r>
      <w:proofErr w:type="spellStart"/>
      <w:r w:rsidRPr="50F063BC">
        <w:rPr>
          <w:lang w:val="en-US"/>
        </w:rPr>
        <w:t>kratkim</w:t>
      </w:r>
      <w:proofErr w:type="spellEnd"/>
      <w:r w:rsidRPr="50F063BC">
        <w:rPr>
          <w:lang w:val="en-US"/>
        </w:rPr>
        <w:t xml:space="preserve"> </w:t>
      </w:r>
      <w:proofErr w:type="spellStart"/>
      <w:r w:rsidRPr="50F063BC">
        <w:rPr>
          <w:lang w:val="en-US"/>
        </w:rPr>
        <w:t>crtama</w:t>
      </w:r>
      <w:proofErr w:type="spellEnd"/>
      <w:r w:rsidRPr="50F063BC">
        <w:rPr>
          <w:lang w:val="en-US"/>
        </w:rPr>
        <w:t xml:space="preserve"> </w:t>
      </w:r>
      <w:proofErr w:type="spellStart"/>
      <w:r w:rsidRPr="50F063BC">
        <w:rPr>
          <w:lang w:val="en-US"/>
        </w:rPr>
        <w:t>daje</w:t>
      </w:r>
      <w:proofErr w:type="spellEnd"/>
      <w:r w:rsidRPr="50F063BC">
        <w:rPr>
          <w:lang w:val="en-US"/>
        </w:rPr>
        <w:t xml:space="preserve"> </w:t>
      </w:r>
      <w:proofErr w:type="spellStart"/>
      <w:r w:rsidRPr="50F063BC">
        <w:rPr>
          <w:lang w:val="en-US"/>
        </w:rPr>
        <w:t>uvid</w:t>
      </w:r>
      <w:proofErr w:type="spellEnd"/>
      <w:r w:rsidRPr="50F063BC">
        <w:rPr>
          <w:lang w:val="en-US"/>
        </w:rPr>
        <w:t xml:space="preserve"> u </w:t>
      </w:r>
      <w:proofErr w:type="spellStart"/>
      <w:r w:rsidRPr="50F063BC">
        <w:rPr>
          <w:lang w:val="en-US"/>
        </w:rPr>
        <w:t>funkcionalne</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nefunckionalne</w:t>
      </w:r>
      <w:proofErr w:type="spellEnd"/>
      <w:r w:rsidRPr="50F063BC">
        <w:rPr>
          <w:lang w:val="en-US"/>
        </w:rPr>
        <w:t xml:space="preserve"> </w:t>
      </w:r>
      <w:proofErr w:type="spellStart"/>
      <w:r w:rsidRPr="50F063BC">
        <w:rPr>
          <w:lang w:val="en-US"/>
        </w:rPr>
        <w:t>zahteve</w:t>
      </w:r>
      <w:proofErr w:type="spellEnd"/>
      <w:r w:rsidRPr="50F063BC">
        <w:rPr>
          <w:lang w:val="en-US"/>
        </w:rPr>
        <w:t xml:space="preserve">, </w:t>
      </w:r>
      <w:proofErr w:type="spellStart"/>
      <w:r w:rsidRPr="50F063BC">
        <w:rPr>
          <w:lang w:val="en-US"/>
        </w:rPr>
        <w:t>organizaciona</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tehnička</w:t>
      </w:r>
      <w:proofErr w:type="spellEnd"/>
      <w:r w:rsidRPr="50F063BC">
        <w:rPr>
          <w:lang w:val="en-US"/>
        </w:rPr>
        <w:t xml:space="preserve"> </w:t>
      </w:r>
      <w:proofErr w:type="spellStart"/>
      <w:r w:rsidRPr="50F063BC">
        <w:rPr>
          <w:lang w:val="en-US"/>
        </w:rPr>
        <w:t>ograničenja</w:t>
      </w:r>
      <w:proofErr w:type="spellEnd"/>
      <w:r w:rsidRPr="50F063BC">
        <w:rPr>
          <w:lang w:val="en-US"/>
        </w:rPr>
        <w:t xml:space="preserve"> </w:t>
      </w:r>
      <w:proofErr w:type="spellStart"/>
      <w:r w:rsidRPr="50F063BC">
        <w:rPr>
          <w:lang w:val="en-US"/>
        </w:rPr>
        <w:t>kao</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glavne</w:t>
      </w:r>
      <w:proofErr w:type="spellEnd"/>
      <w:r w:rsidRPr="50F063BC">
        <w:rPr>
          <w:lang w:val="en-US"/>
        </w:rPr>
        <w:t xml:space="preserve"> </w:t>
      </w:r>
      <w:proofErr w:type="spellStart"/>
      <w:r w:rsidRPr="50F063BC">
        <w:rPr>
          <w:lang w:val="en-US"/>
        </w:rPr>
        <w:t>komponente</w:t>
      </w:r>
      <w:proofErr w:type="spellEnd"/>
      <w:r w:rsidRPr="50F063BC">
        <w:rPr>
          <w:lang w:val="en-US"/>
        </w:rPr>
        <w:t xml:space="preserve"> </w:t>
      </w:r>
      <w:proofErr w:type="spellStart"/>
      <w:r w:rsidRPr="50F063BC">
        <w:rPr>
          <w:lang w:val="en-US"/>
        </w:rPr>
        <w:t>softverskog</w:t>
      </w:r>
      <w:proofErr w:type="spellEnd"/>
      <w:r w:rsidRPr="50F063BC">
        <w:rPr>
          <w:lang w:val="en-US"/>
        </w:rPr>
        <w:t xml:space="preserve"> </w:t>
      </w:r>
      <w:proofErr w:type="spellStart"/>
      <w:r w:rsidRPr="50F063BC">
        <w:rPr>
          <w:lang w:val="en-US"/>
        </w:rPr>
        <w:t>sistema</w:t>
      </w:r>
      <w:proofErr w:type="spellEnd"/>
      <w:r w:rsidRPr="50F063BC">
        <w:rPr>
          <w:lang w:val="en-US"/>
        </w:rPr>
        <w:t xml:space="preserve">. </w:t>
      </w:r>
    </w:p>
    <w:p w14:paraId="3E31C6D9" w14:textId="77777777" w:rsidR="00196E64" w:rsidRDefault="00196E64" w:rsidP="00196E64">
      <w:pPr>
        <w:keepNext/>
        <w:sectPr w:rsidR="00196E64" w:rsidSect="00196E64">
          <w:pgSz w:w="12240" w:h="15840"/>
          <w:pgMar w:top="1440" w:right="1440" w:bottom="1440" w:left="1440" w:header="720" w:footer="720" w:gutter="0"/>
          <w:cols w:space="720"/>
          <w:docGrid w:linePitch="360"/>
        </w:sectPr>
      </w:pPr>
    </w:p>
    <w:p w14:paraId="3A15709D" w14:textId="64FEF9B4" w:rsidR="00196E64" w:rsidRDefault="33AB813D" w:rsidP="00196E64">
      <w:pPr>
        <w:keepNext/>
      </w:pPr>
      <w:r>
        <w:rPr>
          <w:noProof/>
        </w:rPr>
        <w:drawing>
          <wp:inline distT="0" distB="0" distL="0" distR="0" wp14:anchorId="4265D1D4" wp14:editId="159FA384">
            <wp:extent cx="8102100" cy="5390240"/>
            <wp:effectExtent l="0" t="0" r="0" b="0"/>
            <wp:docPr id="794846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46471" name="Picture 2"/>
                    <pic:cNvPicPr/>
                  </pic:nvPicPr>
                  <pic:blipFill>
                    <a:blip r:embed="rId27"/>
                    <a:stretch>
                      <a:fillRect/>
                    </a:stretch>
                  </pic:blipFill>
                  <pic:spPr>
                    <a:xfrm>
                      <a:off x="0" y="0"/>
                      <a:ext cx="8102100" cy="5390240"/>
                    </a:xfrm>
                    <a:prstGeom prst="rect">
                      <a:avLst/>
                    </a:prstGeom>
                  </pic:spPr>
                </pic:pic>
              </a:graphicData>
            </a:graphic>
          </wp:inline>
        </w:drawing>
      </w:r>
    </w:p>
    <w:p w14:paraId="16A6481A" w14:textId="7CF85C11" w:rsidR="00196E64" w:rsidRDefault="33AB813D" w:rsidP="1B35880D">
      <w:pPr>
        <w:pStyle w:val="Caption"/>
        <w:jc w:val="center"/>
        <w:sectPr w:rsidR="00196E64" w:rsidSect="00196E64">
          <w:pgSz w:w="15840" w:h="12240" w:orient="landscape"/>
          <w:pgMar w:top="1440" w:right="1440" w:bottom="1440" w:left="1440" w:header="720" w:footer="720" w:gutter="0"/>
          <w:cols w:space="720"/>
          <w:docGrid w:linePitch="360"/>
        </w:sectPr>
      </w:pPr>
      <w:bookmarkStart w:id="52" w:name="_Toc228782682"/>
      <w:r>
        <w:t xml:space="preserve">Slika </w:t>
      </w:r>
      <w:r w:rsidR="00196E64">
        <w:fldChar w:fldCharType="begin"/>
      </w:r>
      <w:r w:rsidR="00196E64">
        <w:instrText xml:space="preserve"> SEQ Slika \* ARABIC </w:instrText>
      </w:r>
      <w:r w:rsidR="00196E64">
        <w:fldChar w:fldCharType="separate"/>
      </w:r>
      <w:r w:rsidRPr="1B35880D">
        <w:rPr>
          <w:noProof/>
        </w:rPr>
        <w:t>14</w:t>
      </w:r>
      <w:r w:rsidR="00196E64">
        <w:fldChar w:fldCharType="end"/>
      </w:r>
      <w:r>
        <w:t>: Architecture Inception Canvas za projekat Studentska služba</w:t>
      </w:r>
      <w:bookmarkStart w:id="53" w:name="_Toc185462087"/>
      <w:bookmarkEnd w:id="52"/>
    </w:p>
    <w:p w14:paraId="41417E0C" w14:textId="769B33E0" w:rsidR="00196E64" w:rsidRDefault="00196E64" w:rsidP="00196E64">
      <w:pPr>
        <w:pStyle w:val="Heading3"/>
        <w:rPr>
          <w:lang w:val="en-US"/>
        </w:rPr>
      </w:pPr>
      <w:bookmarkStart w:id="54" w:name="_Toc228782613"/>
      <w:r w:rsidRPr="50F063BC">
        <w:rPr>
          <w:lang w:val="en-US"/>
        </w:rPr>
        <w:t xml:space="preserve">3.1.1 </w:t>
      </w:r>
      <w:proofErr w:type="spellStart"/>
      <w:r w:rsidRPr="50F063BC">
        <w:rPr>
          <w:lang w:val="en-US"/>
        </w:rPr>
        <w:t>Pregled</w:t>
      </w:r>
      <w:proofErr w:type="spellEnd"/>
      <w:r w:rsidRPr="50F063BC">
        <w:rPr>
          <w:lang w:val="en-US"/>
        </w:rPr>
        <w:t xml:space="preserve"> </w:t>
      </w:r>
      <w:proofErr w:type="spellStart"/>
      <w:r w:rsidRPr="50F063BC">
        <w:rPr>
          <w:lang w:val="en-US"/>
        </w:rPr>
        <w:t>zahteva</w:t>
      </w:r>
      <w:bookmarkEnd w:id="53"/>
      <w:bookmarkEnd w:id="54"/>
      <w:proofErr w:type="spellEnd"/>
    </w:p>
    <w:p w14:paraId="1174AF01" w14:textId="1D53B586" w:rsidR="00196E64" w:rsidRPr="00010F3F" w:rsidRDefault="00196E64" w:rsidP="00196E64">
      <w:pPr>
        <w:jc w:val="both"/>
        <w:rPr>
          <w:lang w:val="en-US"/>
        </w:rPr>
      </w:pPr>
      <w:proofErr w:type="spellStart"/>
      <w:r w:rsidRPr="50F063BC">
        <w:rPr>
          <w:lang w:val="en-US"/>
        </w:rPr>
        <w:t>Funkcionalni</w:t>
      </w:r>
      <w:proofErr w:type="spellEnd"/>
      <w:r w:rsidRPr="50F063BC">
        <w:rPr>
          <w:lang w:val="en-US"/>
        </w:rPr>
        <w:t xml:space="preserve"> </w:t>
      </w:r>
      <w:proofErr w:type="spellStart"/>
      <w:r w:rsidRPr="50F063BC">
        <w:rPr>
          <w:lang w:val="en-US"/>
        </w:rPr>
        <w:t>zahtevi</w:t>
      </w:r>
      <w:proofErr w:type="spellEnd"/>
      <w:r w:rsidRPr="50F063BC">
        <w:rPr>
          <w:lang w:val="en-US"/>
        </w:rPr>
        <w:t xml:space="preserve"> (</w:t>
      </w:r>
      <w:proofErr w:type="spellStart"/>
      <w:r w:rsidRPr="50F063BC">
        <w:rPr>
          <w:lang w:val="en-US"/>
        </w:rPr>
        <w:t>verbalni</w:t>
      </w:r>
      <w:proofErr w:type="spellEnd"/>
      <w:r w:rsidRPr="50F063BC">
        <w:rPr>
          <w:lang w:val="en-US"/>
        </w:rPr>
        <w:t xml:space="preserve"> </w:t>
      </w:r>
      <w:proofErr w:type="spellStart"/>
      <w:r w:rsidRPr="50F063BC">
        <w:rPr>
          <w:lang w:val="en-US"/>
        </w:rPr>
        <w:t>opis</w:t>
      </w:r>
      <w:proofErr w:type="spellEnd"/>
      <w:r w:rsidRPr="50F063BC">
        <w:rPr>
          <w:lang w:val="en-US"/>
        </w:rPr>
        <w:t>)</w:t>
      </w:r>
    </w:p>
    <w:p w14:paraId="4103CF9B" w14:textId="76785911" w:rsidR="00196E64" w:rsidRDefault="00196E64" w:rsidP="00196E64">
      <w:pPr>
        <w:jc w:val="both"/>
        <w:rPr>
          <w:lang w:val="en-US"/>
        </w:rPr>
      </w:pPr>
      <w:proofErr w:type="spellStart"/>
      <w:r w:rsidRPr="50F063BC">
        <w:rPr>
          <w:lang w:val="en-US"/>
        </w:rPr>
        <w:t>Potrebno</w:t>
      </w:r>
      <w:proofErr w:type="spellEnd"/>
      <w:r w:rsidRPr="50F063BC">
        <w:rPr>
          <w:lang w:val="en-US"/>
        </w:rPr>
        <w:t xml:space="preserve"> je </w:t>
      </w:r>
      <w:proofErr w:type="spellStart"/>
      <w:r w:rsidRPr="50F063BC">
        <w:rPr>
          <w:lang w:val="en-US"/>
        </w:rPr>
        <w:t>napraviti</w:t>
      </w:r>
      <w:proofErr w:type="spellEnd"/>
      <w:r w:rsidRPr="50F063BC">
        <w:rPr>
          <w:lang w:val="en-US"/>
        </w:rPr>
        <w:t xml:space="preserve"> </w:t>
      </w:r>
      <w:proofErr w:type="spellStart"/>
      <w:r w:rsidRPr="50F063BC">
        <w:rPr>
          <w:lang w:val="en-US"/>
        </w:rPr>
        <w:t>softversko</w:t>
      </w:r>
      <w:proofErr w:type="spellEnd"/>
      <w:r w:rsidRPr="50F063BC">
        <w:rPr>
          <w:lang w:val="en-US"/>
        </w:rPr>
        <w:t xml:space="preserve"> </w:t>
      </w:r>
      <w:proofErr w:type="spellStart"/>
      <w:r w:rsidRPr="50F063BC">
        <w:rPr>
          <w:lang w:val="en-US"/>
        </w:rPr>
        <w:t>rešenje</w:t>
      </w:r>
      <w:proofErr w:type="spellEnd"/>
      <w:r w:rsidRPr="50F063BC">
        <w:rPr>
          <w:lang w:val="en-US"/>
        </w:rPr>
        <w:t xml:space="preserve"> za </w:t>
      </w:r>
      <w:proofErr w:type="spellStart"/>
      <w:r w:rsidRPr="50F063BC">
        <w:rPr>
          <w:lang w:val="en-US"/>
        </w:rPr>
        <w:t>menadžment</w:t>
      </w:r>
      <w:proofErr w:type="spellEnd"/>
      <w:r w:rsidRPr="50F063BC">
        <w:rPr>
          <w:lang w:val="en-US"/>
        </w:rPr>
        <w:t xml:space="preserve"> </w:t>
      </w:r>
      <w:proofErr w:type="spellStart"/>
      <w:r w:rsidRPr="50F063BC">
        <w:rPr>
          <w:lang w:val="en-US"/>
        </w:rPr>
        <w:t>ispita</w:t>
      </w:r>
      <w:proofErr w:type="spellEnd"/>
      <w:r w:rsidRPr="50F063BC">
        <w:rPr>
          <w:lang w:val="en-US"/>
        </w:rPr>
        <w:t xml:space="preserve"> za </w:t>
      </w:r>
      <w:proofErr w:type="spellStart"/>
      <w:r w:rsidRPr="50F063BC">
        <w:rPr>
          <w:lang w:val="en-US"/>
        </w:rPr>
        <w:t>Fakultet</w:t>
      </w:r>
      <w:proofErr w:type="spellEnd"/>
      <w:r w:rsidRPr="50F063BC">
        <w:rPr>
          <w:lang w:val="en-US"/>
        </w:rPr>
        <w:t xml:space="preserve"> </w:t>
      </w:r>
      <w:proofErr w:type="spellStart"/>
      <w:r w:rsidRPr="50F063BC">
        <w:rPr>
          <w:lang w:val="en-US"/>
        </w:rPr>
        <w:t>Organizacionih</w:t>
      </w:r>
      <w:proofErr w:type="spellEnd"/>
      <w:r w:rsidRPr="50F063BC">
        <w:rPr>
          <w:lang w:val="en-US"/>
        </w:rPr>
        <w:t xml:space="preserve"> Nauka. </w:t>
      </w:r>
      <w:proofErr w:type="spellStart"/>
      <w:r w:rsidRPr="50F063BC">
        <w:rPr>
          <w:lang w:val="en-US"/>
        </w:rPr>
        <w:t>Rešenje</w:t>
      </w:r>
      <w:proofErr w:type="spellEnd"/>
      <w:r w:rsidRPr="50F063BC">
        <w:rPr>
          <w:lang w:val="en-US"/>
        </w:rPr>
        <w:t xml:space="preserve"> </w:t>
      </w:r>
      <w:proofErr w:type="spellStart"/>
      <w:r w:rsidRPr="50F063BC">
        <w:rPr>
          <w:lang w:val="en-US"/>
        </w:rPr>
        <w:t>treba</w:t>
      </w:r>
      <w:proofErr w:type="spellEnd"/>
      <w:r w:rsidRPr="50F063BC">
        <w:rPr>
          <w:lang w:val="en-US"/>
        </w:rPr>
        <w:t xml:space="preserve"> da </w:t>
      </w:r>
      <w:proofErr w:type="spellStart"/>
      <w:r w:rsidRPr="50F063BC">
        <w:rPr>
          <w:lang w:val="en-US"/>
        </w:rPr>
        <w:t>omogući</w:t>
      </w:r>
      <w:proofErr w:type="spellEnd"/>
      <w:r w:rsidRPr="50F063BC">
        <w:rPr>
          <w:lang w:val="en-US"/>
        </w:rPr>
        <w:t xml:space="preserve"> </w:t>
      </w:r>
      <w:proofErr w:type="spellStart"/>
      <w:r w:rsidRPr="50F063BC">
        <w:rPr>
          <w:lang w:val="en-US"/>
        </w:rPr>
        <w:t>sledeće</w:t>
      </w:r>
      <w:proofErr w:type="spellEnd"/>
      <w:r w:rsidRPr="50F063BC">
        <w:rPr>
          <w:lang w:val="en-US"/>
        </w:rPr>
        <w:t xml:space="preserve"> </w:t>
      </w:r>
      <w:proofErr w:type="spellStart"/>
      <w:r w:rsidRPr="50F063BC">
        <w:rPr>
          <w:lang w:val="en-US"/>
        </w:rPr>
        <w:t>funkcionalnosti</w:t>
      </w:r>
      <w:proofErr w:type="spellEnd"/>
      <w:r w:rsidRPr="50F063BC">
        <w:rPr>
          <w:lang w:val="en-US"/>
        </w:rPr>
        <w:t xml:space="preserve"> </w:t>
      </w:r>
      <w:proofErr w:type="spellStart"/>
      <w:r w:rsidRPr="50F063BC">
        <w:rPr>
          <w:lang w:val="en-US"/>
        </w:rPr>
        <w:t>zaposlenima</w:t>
      </w:r>
      <w:proofErr w:type="spellEnd"/>
      <w:r w:rsidRPr="50F063BC">
        <w:rPr>
          <w:lang w:val="en-US"/>
        </w:rPr>
        <w:t xml:space="preserve"> </w:t>
      </w:r>
      <w:proofErr w:type="spellStart"/>
      <w:r w:rsidRPr="50F063BC">
        <w:rPr>
          <w:lang w:val="en-US"/>
        </w:rPr>
        <w:t>fakulteta</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studentima</w:t>
      </w:r>
      <w:proofErr w:type="spellEnd"/>
      <w:r w:rsidRPr="50F063BC">
        <w:rPr>
          <w:lang w:val="en-US"/>
        </w:rPr>
        <w:t xml:space="preserve">: </w:t>
      </w:r>
      <w:proofErr w:type="spellStart"/>
      <w:r w:rsidRPr="50F063BC">
        <w:rPr>
          <w:lang w:val="en-US"/>
        </w:rPr>
        <w:t>prijavljivanje</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odjavljivanje</w:t>
      </w:r>
      <w:proofErr w:type="spellEnd"/>
      <w:r w:rsidRPr="50F063BC">
        <w:rPr>
          <w:lang w:val="en-US"/>
        </w:rPr>
        <w:t xml:space="preserve"> </w:t>
      </w:r>
      <w:proofErr w:type="spellStart"/>
      <w:r w:rsidRPr="50F063BC">
        <w:rPr>
          <w:lang w:val="en-US"/>
        </w:rPr>
        <w:t>na</w:t>
      </w:r>
      <w:proofErr w:type="spellEnd"/>
      <w:r w:rsidRPr="50F063BC">
        <w:rPr>
          <w:lang w:val="en-US"/>
        </w:rPr>
        <w:t xml:space="preserve"> </w:t>
      </w:r>
      <w:proofErr w:type="spellStart"/>
      <w:r w:rsidRPr="50F063BC">
        <w:rPr>
          <w:lang w:val="en-US"/>
        </w:rPr>
        <w:t>persolni</w:t>
      </w:r>
      <w:proofErr w:type="spellEnd"/>
      <w:r w:rsidRPr="50F063BC">
        <w:rPr>
          <w:lang w:val="en-US"/>
        </w:rPr>
        <w:t xml:space="preserve"> </w:t>
      </w:r>
      <w:proofErr w:type="spellStart"/>
      <w:r w:rsidRPr="50F063BC">
        <w:rPr>
          <w:lang w:val="en-US"/>
        </w:rPr>
        <w:t>nalog</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uvid</w:t>
      </w:r>
      <w:proofErr w:type="spellEnd"/>
      <w:r w:rsidRPr="50F063BC">
        <w:rPr>
          <w:lang w:val="en-US"/>
        </w:rPr>
        <w:t xml:space="preserve"> u </w:t>
      </w:r>
      <w:proofErr w:type="spellStart"/>
      <w:r w:rsidRPr="50F063BC">
        <w:rPr>
          <w:lang w:val="en-US"/>
        </w:rPr>
        <w:t>trenutno</w:t>
      </w:r>
      <w:proofErr w:type="spellEnd"/>
      <w:r w:rsidRPr="50F063BC">
        <w:rPr>
          <w:lang w:val="en-US"/>
        </w:rPr>
        <w:t xml:space="preserve"> </w:t>
      </w:r>
      <w:proofErr w:type="spellStart"/>
      <w:r w:rsidRPr="50F063BC">
        <w:rPr>
          <w:lang w:val="en-US"/>
        </w:rPr>
        <w:t>aktivne</w:t>
      </w:r>
      <w:proofErr w:type="spellEnd"/>
      <w:r w:rsidRPr="50F063BC">
        <w:rPr>
          <w:lang w:val="en-US"/>
        </w:rPr>
        <w:t xml:space="preserve"> </w:t>
      </w:r>
      <w:proofErr w:type="spellStart"/>
      <w:r w:rsidRPr="50F063BC">
        <w:rPr>
          <w:lang w:val="en-US"/>
        </w:rPr>
        <w:t>ispitne</w:t>
      </w:r>
      <w:proofErr w:type="spellEnd"/>
      <w:r w:rsidRPr="50F063BC">
        <w:rPr>
          <w:lang w:val="en-US"/>
        </w:rPr>
        <w:t xml:space="preserve"> </w:t>
      </w:r>
      <w:proofErr w:type="spellStart"/>
      <w:r w:rsidRPr="50F063BC">
        <w:rPr>
          <w:lang w:val="en-US"/>
        </w:rPr>
        <w:t>rokove</w:t>
      </w:r>
      <w:proofErr w:type="spellEnd"/>
      <w:r w:rsidRPr="50F063BC">
        <w:rPr>
          <w:lang w:val="en-US"/>
        </w:rPr>
        <w:t xml:space="preserve">. Samo </w:t>
      </w:r>
      <w:proofErr w:type="spellStart"/>
      <w:r w:rsidRPr="50F063BC">
        <w:rPr>
          <w:lang w:val="en-US"/>
        </w:rPr>
        <w:t>studentima</w:t>
      </w:r>
      <w:proofErr w:type="spellEnd"/>
      <w:r w:rsidRPr="50F063BC">
        <w:rPr>
          <w:lang w:val="en-US"/>
        </w:rPr>
        <w:t xml:space="preserve"> </w:t>
      </w:r>
      <w:proofErr w:type="spellStart"/>
      <w:r w:rsidRPr="50F063BC">
        <w:rPr>
          <w:lang w:val="en-US"/>
        </w:rPr>
        <w:t>treba</w:t>
      </w:r>
      <w:proofErr w:type="spellEnd"/>
      <w:r w:rsidRPr="50F063BC">
        <w:rPr>
          <w:lang w:val="en-US"/>
        </w:rPr>
        <w:t xml:space="preserve"> </w:t>
      </w:r>
      <w:proofErr w:type="spellStart"/>
      <w:r w:rsidRPr="50F063BC">
        <w:rPr>
          <w:lang w:val="en-US"/>
        </w:rPr>
        <w:t>omogućiti</w:t>
      </w:r>
      <w:proofErr w:type="spellEnd"/>
      <w:r w:rsidRPr="50F063BC">
        <w:rPr>
          <w:lang w:val="en-US"/>
        </w:rPr>
        <w:t xml:space="preserve"> </w:t>
      </w:r>
      <w:proofErr w:type="spellStart"/>
      <w:r w:rsidRPr="50F063BC">
        <w:rPr>
          <w:lang w:val="en-US"/>
        </w:rPr>
        <w:t>prijavu</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odjavu</w:t>
      </w:r>
      <w:proofErr w:type="spellEnd"/>
      <w:r w:rsidRPr="50F063BC">
        <w:rPr>
          <w:lang w:val="en-US"/>
        </w:rPr>
        <w:t xml:space="preserve"> </w:t>
      </w:r>
      <w:proofErr w:type="spellStart"/>
      <w:r w:rsidRPr="50F063BC">
        <w:rPr>
          <w:lang w:val="en-US"/>
        </w:rPr>
        <w:t>ispita</w:t>
      </w:r>
      <w:proofErr w:type="spellEnd"/>
      <w:r w:rsidRPr="50F063BC">
        <w:rPr>
          <w:lang w:val="en-US"/>
        </w:rPr>
        <w:t xml:space="preserve"> </w:t>
      </w:r>
      <w:proofErr w:type="spellStart"/>
      <w:r w:rsidRPr="50F063BC">
        <w:rPr>
          <w:lang w:val="en-US"/>
        </w:rPr>
        <w:t>dok</w:t>
      </w:r>
      <w:proofErr w:type="spellEnd"/>
      <w:r w:rsidRPr="50F063BC">
        <w:rPr>
          <w:lang w:val="en-US"/>
        </w:rPr>
        <w:t xml:space="preserve"> period </w:t>
      </w:r>
      <w:proofErr w:type="spellStart"/>
      <w:r w:rsidRPr="50F063BC">
        <w:rPr>
          <w:lang w:val="en-US"/>
        </w:rPr>
        <w:t>prijave</w:t>
      </w:r>
      <w:proofErr w:type="spellEnd"/>
      <w:r w:rsidRPr="50F063BC">
        <w:rPr>
          <w:lang w:val="en-US"/>
        </w:rPr>
        <w:t>/</w:t>
      </w:r>
      <w:proofErr w:type="spellStart"/>
      <w:r w:rsidRPr="50F063BC">
        <w:rPr>
          <w:lang w:val="en-US"/>
        </w:rPr>
        <w:t>odjave</w:t>
      </w:r>
      <w:proofErr w:type="spellEnd"/>
      <w:r w:rsidRPr="50F063BC">
        <w:rPr>
          <w:lang w:val="en-US"/>
        </w:rPr>
        <w:t xml:space="preserve"> </w:t>
      </w:r>
      <w:proofErr w:type="spellStart"/>
      <w:r w:rsidRPr="50F063BC">
        <w:rPr>
          <w:lang w:val="en-US"/>
        </w:rPr>
        <w:t>traje</w:t>
      </w:r>
      <w:proofErr w:type="spellEnd"/>
      <w:r w:rsidRPr="50F063BC">
        <w:rPr>
          <w:lang w:val="en-US"/>
        </w:rPr>
        <w:t xml:space="preserve"> </w:t>
      </w:r>
      <w:proofErr w:type="spellStart"/>
      <w:r w:rsidRPr="50F063BC">
        <w:rPr>
          <w:lang w:val="en-US"/>
        </w:rPr>
        <w:t>kao</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uvid</w:t>
      </w:r>
      <w:proofErr w:type="spellEnd"/>
      <w:r w:rsidRPr="50F063BC">
        <w:rPr>
          <w:lang w:val="en-US"/>
        </w:rPr>
        <w:t xml:space="preserve"> u </w:t>
      </w:r>
      <w:proofErr w:type="spellStart"/>
      <w:r w:rsidRPr="50F063BC">
        <w:rPr>
          <w:lang w:val="en-US"/>
        </w:rPr>
        <w:t>uspešna</w:t>
      </w:r>
      <w:proofErr w:type="spellEnd"/>
      <w:r w:rsidRPr="50F063BC">
        <w:rPr>
          <w:lang w:val="en-US"/>
        </w:rPr>
        <w:t xml:space="preserve"> </w:t>
      </w:r>
      <w:proofErr w:type="spellStart"/>
      <w:r w:rsidRPr="50F063BC">
        <w:rPr>
          <w:lang w:val="en-US"/>
        </w:rPr>
        <w:t>polaganja</w:t>
      </w:r>
      <w:proofErr w:type="spellEnd"/>
      <w:r w:rsidRPr="50F063BC">
        <w:rPr>
          <w:lang w:val="en-US"/>
        </w:rPr>
        <w:t xml:space="preserve"> </w:t>
      </w:r>
      <w:proofErr w:type="spellStart"/>
      <w:r w:rsidRPr="50F063BC">
        <w:rPr>
          <w:lang w:val="en-US"/>
        </w:rPr>
        <w:t>ukupno</w:t>
      </w:r>
      <w:proofErr w:type="spellEnd"/>
      <w:r w:rsidRPr="50F063BC">
        <w:rPr>
          <w:lang w:val="en-US"/>
        </w:rPr>
        <w:t xml:space="preserve"> </w:t>
      </w:r>
      <w:proofErr w:type="spellStart"/>
      <w:r w:rsidRPr="50F063BC">
        <w:rPr>
          <w:lang w:val="en-US"/>
        </w:rPr>
        <w:t>ostvaren</w:t>
      </w:r>
      <w:proofErr w:type="spellEnd"/>
      <w:r w:rsidRPr="50F063BC">
        <w:rPr>
          <w:lang w:val="en-US"/>
        </w:rPr>
        <w:t xml:space="preserve"> </w:t>
      </w:r>
      <w:proofErr w:type="spellStart"/>
      <w:r w:rsidRPr="50F063BC">
        <w:rPr>
          <w:lang w:val="en-US"/>
        </w:rPr>
        <w:t>broj</w:t>
      </w:r>
      <w:proofErr w:type="spellEnd"/>
      <w:r w:rsidRPr="50F063BC">
        <w:rPr>
          <w:lang w:val="en-US"/>
        </w:rPr>
        <w:t xml:space="preserve"> </w:t>
      </w:r>
      <w:proofErr w:type="spellStart"/>
      <w:r w:rsidRPr="50F063BC">
        <w:rPr>
          <w:lang w:val="en-US"/>
        </w:rPr>
        <w:t>espb</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prosečnu</w:t>
      </w:r>
      <w:proofErr w:type="spellEnd"/>
      <w:r w:rsidRPr="50F063BC">
        <w:rPr>
          <w:lang w:val="en-US"/>
        </w:rPr>
        <w:t xml:space="preserve"> </w:t>
      </w:r>
      <w:proofErr w:type="spellStart"/>
      <w:r w:rsidRPr="50F063BC">
        <w:rPr>
          <w:lang w:val="en-US"/>
        </w:rPr>
        <w:t>ocenu</w:t>
      </w:r>
      <w:proofErr w:type="spellEnd"/>
      <w:r w:rsidRPr="50F063BC">
        <w:rPr>
          <w:lang w:val="en-US"/>
        </w:rPr>
        <w:t xml:space="preserve">. </w:t>
      </w:r>
      <w:proofErr w:type="spellStart"/>
      <w:r w:rsidRPr="50F063BC">
        <w:rPr>
          <w:lang w:val="en-US"/>
        </w:rPr>
        <w:t>Zaposlenima</w:t>
      </w:r>
      <w:proofErr w:type="spellEnd"/>
      <w:r w:rsidRPr="50F063BC">
        <w:rPr>
          <w:lang w:val="en-US"/>
        </w:rPr>
        <w:t xml:space="preserve"> </w:t>
      </w:r>
      <w:proofErr w:type="spellStart"/>
      <w:r w:rsidRPr="50F063BC">
        <w:rPr>
          <w:lang w:val="en-US"/>
        </w:rPr>
        <w:t>treba</w:t>
      </w:r>
      <w:proofErr w:type="spellEnd"/>
      <w:r w:rsidRPr="50F063BC">
        <w:rPr>
          <w:lang w:val="en-US"/>
        </w:rPr>
        <w:t xml:space="preserve"> </w:t>
      </w:r>
      <w:proofErr w:type="spellStart"/>
      <w:r w:rsidRPr="50F063BC">
        <w:rPr>
          <w:lang w:val="en-US"/>
        </w:rPr>
        <w:t>omogućiti</w:t>
      </w:r>
      <w:proofErr w:type="spellEnd"/>
      <w:r w:rsidRPr="50F063BC">
        <w:rPr>
          <w:lang w:val="en-US"/>
        </w:rPr>
        <w:t xml:space="preserve"> </w:t>
      </w:r>
      <w:proofErr w:type="spellStart"/>
      <w:r w:rsidRPr="50F063BC">
        <w:rPr>
          <w:lang w:val="en-US"/>
        </w:rPr>
        <w:t>ocenjivanje</w:t>
      </w:r>
      <w:proofErr w:type="spellEnd"/>
      <w:r w:rsidRPr="50F063BC">
        <w:rPr>
          <w:lang w:val="en-US"/>
        </w:rPr>
        <w:t xml:space="preserve"> </w:t>
      </w:r>
      <w:proofErr w:type="spellStart"/>
      <w:r w:rsidRPr="50F063BC">
        <w:rPr>
          <w:lang w:val="en-US"/>
        </w:rPr>
        <w:t>prijava</w:t>
      </w:r>
      <w:proofErr w:type="spellEnd"/>
      <w:r w:rsidRPr="50F063BC">
        <w:rPr>
          <w:lang w:val="en-US"/>
        </w:rPr>
        <w:t xml:space="preserve"> </w:t>
      </w:r>
      <w:proofErr w:type="spellStart"/>
      <w:r w:rsidRPr="50F063BC">
        <w:rPr>
          <w:lang w:val="en-US"/>
        </w:rPr>
        <w:t>na</w:t>
      </w:r>
      <w:proofErr w:type="spellEnd"/>
      <w:r w:rsidRPr="50F063BC">
        <w:rPr>
          <w:lang w:val="en-US"/>
        </w:rPr>
        <w:t xml:space="preserve"> </w:t>
      </w:r>
      <w:proofErr w:type="spellStart"/>
      <w:r w:rsidRPr="50F063BC">
        <w:rPr>
          <w:lang w:val="en-US"/>
        </w:rPr>
        <w:t>ispitima</w:t>
      </w:r>
      <w:proofErr w:type="spellEnd"/>
      <w:r w:rsidRPr="50F063BC">
        <w:rPr>
          <w:lang w:val="en-US"/>
        </w:rPr>
        <w:t xml:space="preserve"> </w:t>
      </w:r>
      <w:proofErr w:type="spellStart"/>
      <w:r w:rsidRPr="50F063BC">
        <w:rPr>
          <w:lang w:val="en-US"/>
        </w:rPr>
        <w:t>gde</w:t>
      </w:r>
      <w:proofErr w:type="spellEnd"/>
      <w:r w:rsidRPr="50F063BC">
        <w:rPr>
          <w:lang w:val="en-US"/>
        </w:rPr>
        <w:t xml:space="preserve"> </w:t>
      </w:r>
      <w:proofErr w:type="spellStart"/>
      <w:r w:rsidRPr="50F063BC">
        <w:rPr>
          <w:lang w:val="en-US"/>
        </w:rPr>
        <w:t>su</w:t>
      </w:r>
      <w:proofErr w:type="spellEnd"/>
      <w:r w:rsidRPr="50F063BC">
        <w:rPr>
          <w:lang w:val="en-US"/>
        </w:rPr>
        <w:t xml:space="preserve"> </w:t>
      </w:r>
      <w:proofErr w:type="spellStart"/>
      <w:r w:rsidRPr="50F063BC">
        <w:rPr>
          <w:lang w:val="en-US"/>
        </w:rPr>
        <w:t>prijavljeni</w:t>
      </w:r>
      <w:proofErr w:type="spellEnd"/>
      <w:r w:rsidRPr="50F063BC">
        <w:rPr>
          <w:lang w:val="en-US"/>
        </w:rPr>
        <w:t xml:space="preserve"> </w:t>
      </w:r>
      <w:proofErr w:type="spellStart"/>
      <w:r w:rsidRPr="50F063BC">
        <w:rPr>
          <w:lang w:val="en-US"/>
        </w:rPr>
        <w:t>kao</w:t>
      </w:r>
      <w:proofErr w:type="spellEnd"/>
      <w:r w:rsidRPr="50F063BC">
        <w:rPr>
          <w:lang w:val="en-US"/>
        </w:rPr>
        <w:t xml:space="preserve"> </w:t>
      </w:r>
      <w:proofErr w:type="spellStart"/>
      <w:r w:rsidRPr="50F063BC">
        <w:rPr>
          <w:lang w:val="en-US"/>
        </w:rPr>
        <w:t>ocenjivači</w:t>
      </w:r>
      <w:proofErr w:type="spellEnd"/>
      <w:r w:rsidRPr="50F063BC">
        <w:rPr>
          <w:lang w:val="en-US"/>
        </w:rPr>
        <w:t xml:space="preserve">, </w:t>
      </w:r>
      <w:proofErr w:type="spellStart"/>
      <w:r w:rsidRPr="50F063BC">
        <w:rPr>
          <w:lang w:val="en-US"/>
        </w:rPr>
        <w:t>takodje</w:t>
      </w:r>
      <w:proofErr w:type="spellEnd"/>
      <w:r w:rsidRPr="50F063BC">
        <w:rPr>
          <w:lang w:val="en-US"/>
        </w:rPr>
        <w:t xml:space="preserve"> </w:t>
      </w:r>
      <w:proofErr w:type="spellStart"/>
      <w:r w:rsidRPr="50F063BC">
        <w:rPr>
          <w:lang w:val="en-US"/>
        </w:rPr>
        <w:t>potrebno</w:t>
      </w:r>
      <w:proofErr w:type="spellEnd"/>
      <w:r w:rsidRPr="50F063BC">
        <w:rPr>
          <w:lang w:val="en-US"/>
        </w:rPr>
        <w:t xml:space="preserve"> je </w:t>
      </w:r>
      <w:proofErr w:type="spellStart"/>
      <w:r w:rsidRPr="50F063BC">
        <w:rPr>
          <w:lang w:val="en-US"/>
        </w:rPr>
        <w:t>obezbediti</w:t>
      </w:r>
      <w:proofErr w:type="spellEnd"/>
      <w:r w:rsidRPr="50F063BC">
        <w:rPr>
          <w:lang w:val="en-US"/>
        </w:rPr>
        <w:t xml:space="preserve"> </w:t>
      </w:r>
      <w:proofErr w:type="spellStart"/>
      <w:r w:rsidRPr="50F063BC">
        <w:rPr>
          <w:lang w:val="en-US"/>
        </w:rPr>
        <w:t>mogućnost</w:t>
      </w:r>
      <w:proofErr w:type="spellEnd"/>
      <w:r w:rsidRPr="50F063BC">
        <w:rPr>
          <w:lang w:val="en-US"/>
        </w:rPr>
        <w:t xml:space="preserve"> </w:t>
      </w:r>
      <w:proofErr w:type="spellStart"/>
      <w:r w:rsidRPr="50F063BC">
        <w:rPr>
          <w:lang w:val="en-US"/>
        </w:rPr>
        <w:t>generisanja</w:t>
      </w:r>
      <w:proofErr w:type="spellEnd"/>
      <w:r w:rsidRPr="50F063BC">
        <w:rPr>
          <w:lang w:val="en-US"/>
        </w:rPr>
        <w:t xml:space="preserve"> </w:t>
      </w:r>
      <w:proofErr w:type="spellStart"/>
      <w:r w:rsidRPr="50F063BC">
        <w:rPr>
          <w:lang w:val="en-US"/>
        </w:rPr>
        <w:t>izveštaja</w:t>
      </w:r>
      <w:proofErr w:type="spellEnd"/>
      <w:r w:rsidRPr="50F063BC">
        <w:rPr>
          <w:lang w:val="en-US"/>
        </w:rPr>
        <w:t xml:space="preserve"> </w:t>
      </w:r>
      <w:proofErr w:type="spellStart"/>
      <w:r w:rsidRPr="50F063BC">
        <w:rPr>
          <w:lang w:val="en-US"/>
        </w:rPr>
        <w:t>posle</w:t>
      </w:r>
      <w:proofErr w:type="spellEnd"/>
      <w:r w:rsidRPr="50F063BC">
        <w:rPr>
          <w:lang w:val="en-US"/>
        </w:rPr>
        <w:t xml:space="preserve"> </w:t>
      </w:r>
      <w:proofErr w:type="spellStart"/>
      <w:r w:rsidRPr="50F063BC">
        <w:rPr>
          <w:lang w:val="en-US"/>
        </w:rPr>
        <w:t>održavanja</w:t>
      </w:r>
      <w:proofErr w:type="spellEnd"/>
      <w:r w:rsidRPr="50F063BC">
        <w:rPr>
          <w:lang w:val="en-US"/>
        </w:rPr>
        <w:t xml:space="preserve"> </w:t>
      </w:r>
      <w:proofErr w:type="spellStart"/>
      <w:r w:rsidRPr="50F063BC">
        <w:rPr>
          <w:lang w:val="en-US"/>
        </w:rPr>
        <w:t>ispita</w:t>
      </w:r>
      <w:proofErr w:type="spellEnd"/>
      <w:r w:rsidRPr="50F063BC">
        <w:rPr>
          <w:lang w:val="en-US"/>
        </w:rPr>
        <w:t xml:space="preserve"> </w:t>
      </w:r>
      <w:proofErr w:type="spellStart"/>
      <w:r w:rsidRPr="50F063BC">
        <w:rPr>
          <w:lang w:val="en-US"/>
        </w:rPr>
        <w:t>radi</w:t>
      </w:r>
      <w:proofErr w:type="spellEnd"/>
      <w:r w:rsidRPr="50F063BC">
        <w:rPr>
          <w:lang w:val="en-US"/>
        </w:rPr>
        <w:t xml:space="preserve"> </w:t>
      </w:r>
      <w:proofErr w:type="spellStart"/>
      <w:r w:rsidRPr="50F063BC">
        <w:rPr>
          <w:lang w:val="en-US"/>
        </w:rPr>
        <w:t>uvida</w:t>
      </w:r>
      <w:proofErr w:type="spellEnd"/>
      <w:r w:rsidRPr="50F063BC">
        <w:rPr>
          <w:lang w:val="en-US"/>
        </w:rPr>
        <w:t xml:space="preserve"> u </w:t>
      </w:r>
      <w:proofErr w:type="spellStart"/>
      <w:r w:rsidRPr="50F063BC">
        <w:rPr>
          <w:lang w:val="en-US"/>
        </w:rPr>
        <w:t>izlazno</w:t>
      </w:r>
      <w:proofErr w:type="spellEnd"/>
      <w:r w:rsidRPr="50F063BC">
        <w:rPr>
          <w:lang w:val="en-US"/>
        </w:rPr>
        <w:t xml:space="preserve">, </w:t>
      </w:r>
      <w:proofErr w:type="spellStart"/>
      <w:r w:rsidRPr="50F063BC">
        <w:rPr>
          <w:lang w:val="en-US"/>
        </w:rPr>
        <w:t>prosečnu</w:t>
      </w:r>
      <w:proofErr w:type="spellEnd"/>
      <w:r w:rsidRPr="50F063BC">
        <w:rPr>
          <w:lang w:val="en-US"/>
        </w:rPr>
        <w:t xml:space="preserve"> </w:t>
      </w:r>
      <w:proofErr w:type="spellStart"/>
      <w:r w:rsidRPr="50F063BC">
        <w:rPr>
          <w:lang w:val="en-US"/>
        </w:rPr>
        <w:t>ocenu</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prolaznost</w:t>
      </w:r>
      <w:proofErr w:type="spellEnd"/>
      <w:r w:rsidRPr="50F063BC">
        <w:rPr>
          <w:lang w:val="en-US"/>
        </w:rPr>
        <w:t xml:space="preserve">, </w:t>
      </w:r>
      <w:proofErr w:type="spellStart"/>
      <w:r w:rsidRPr="50F063BC">
        <w:rPr>
          <w:lang w:val="en-US"/>
        </w:rPr>
        <w:t>takodje</w:t>
      </w:r>
      <w:proofErr w:type="spellEnd"/>
      <w:r w:rsidRPr="50F063BC">
        <w:rPr>
          <w:lang w:val="en-US"/>
        </w:rPr>
        <w:t xml:space="preserve"> </w:t>
      </w:r>
      <w:proofErr w:type="spellStart"/>
      <w:r w:rsidRPr="50F063BC">
        <w:rPr>
          <w:lang w:val="en-US"/>
        </w:rPr>
        <w:t>potrebno</w:t>
      </w:r>
      <w:proofErr w:type="spellEnd"/>
      <w:r w:rsidRPr="50F063BC">
        <w:rPr>
          <w:lang w:val="en-US"/>
        </w:rPr>
        <w:t xml:space="preserve"> je </w:t>
      </w:r>
      <w:proofErr w:type="spellStart"/>
      <w:r w:rsidRPr="50F063BC">
        <w:rPr>
          <w:lang w:val="en-US"/>
        </w:rPr>
        <w:t>omogućiti</w:t>
      </w:r>
      <w:proofErr w:type="spellEnd"/>
      <w:r w:rsidRPr="50F063BC">
        <w:rPr>
          <w:lang w:val="en-US"/>
        </w:rPr>
        <w:t xml:space="preserve"> </w:t>
      </w:r>
      <w:proofErr w:type="spellStart"/>
      <w:r w:rsidRPr="50F063BC">
        <w:rPr>
          <w:lang w:val="en-US"/>
        </w:rPr>
        <w:t>generisanje</w:t>
      </w:r>
      <w:proofErr w:type="spellEnd"/>
      <w:r w:rsidRPr="50F063BC">
        <w:rPr>
          <w:lang w:val="en-US"/>
        </w:rPr>
        <w:t xml:space="preserve"> </w:t>
      </w:r>
      <w:proofErr w:type="spellStart"/>
      <w:r w:rsidRPr="50F063BC">
        <w:rPr>
          <w:lang w:val="en-US"/>
        </w:rPr>
        <w:t>izveštaje</w:t>
      </w:r>
      <w:proofErr w:type="spellEnd"/>
      <w:r w:rsidRPr="50F063BC">
        <w:rPr>
          <w:lang w:val="en-US"/>
        </w:rPr>
        <w:t xml:space="preserve"> </w:t>
      </w:r>
      <w:proofErr w:type="spellStart"/>
      <w:r w:rsidRPr="50F063BC">
        <w:rPr>
          <w:lang w:val="en-US"/>
        </w:rPr>
        <w:t>sa</w:t>
      </w:r>
      <w:proofErr w:type="spellEnd"/>
      <w:r w:rsidRPr="50F063BC">
        <w:rPr>
          <w:lang w:val="en-US"/>
        </w:rPr>
        <w:t xml:space="preserve"> </w:t>
      </w:r>
      <w:proofErr w:type="spellStart"/>
      <w:r w:rsidRPr="50F063BC">
        <w:rPr>
          <w:lang w:val="en-US"/>
        </w:rPr>
        <w:t>istim</w:t>
      </w:r>
      <w:proofErr w:type="spellEnd"/>
      <w:r w:rsidRPr="50F063BC">
        <w:rPr>
          <w:lang w:val="en-US"/>
        </w:rPr>
        <w:t xml:space="preserve"> </w:t>
      </w:r>
      <w:proofErr w:type="spellStart"/>
      <w:r w:rsidRPr="50F063BC">
        <w:rPr>
          <w:lang w:val="en-US"/>
        </w:rPr>
        <w:t>metrikama</w:t>
      </w:r>
      <w:proofErr w:type="spellEnd"/>
      <w:r w:rsidRPr="50F063BC">
        <w:rPr>
          <w:lang w:val="en-US"/>
        </w:rPr>
        <w:t xml:space="preserve"> </w:t>
      </w:r>
      <w:proofErr w:type="spellStart"/>
      <w:r w:rsidRPr="50F063BC">
        <w:rPr>
          <w:lang w:val="en-US"/>
        </w:rPr>
        <w:t>ali</w:t>
      </w:r>
      <w:proofErr w:type="spellEnd"/>
      <w:r w:rsidRPr="50F063BC">
        <w:rPr>
          <w:lang w:val="en-US"/>
        </w:rPr>
        <w:t xml:space="preserve"> za </w:t>
      </w:r>
      <w:proofErr w:type="spellStart"/>
      <w:r w:rsidRPr="50F063BC">
        <w:rPr>
          <w:lang w:val="en-US"/>
        </w:rPr>
        <w:t>celu</w:t>
      </w:r>
      <w:proofErr w:type="spellEnd"/>
      <w:r w:rsidRPr="50F063BC">
        <w:rPr>
          <w:lang w:val="en-US"/>
        </w:rPr>
        <w:t xml:space="preserve"> </w:t>
      </w:r>
      <w:proofErr w:type="spellStart"/>
      <w:r w:rsidRPr="50F063BC">
        <w:rPr>
          <w:lang w:val="en-US"/>
        </w:rPr>
        <w:t>godine</w:t>
      </w:r>
      <w:proofErr w:type="spellEnd"/>
      <w:r w:rsidRPr="50F063BC">
        <w:rPr>
          <w:lang w:val="en-US"/>
        </w:rPr>
        <w:t xml:space="preserve"> po </w:t>
      </w:r>
      <w:proofErr w:type="spellStart"/>
      <w:r w:rsidRPr="50F063BC">
        <w:rPr>
          <w:lang w:val="en-US"/>
        </w:rPr>
        <w:t>rokovima</w:t>
      </w:r>
      <w:proofErr w:type="spellEnd"/>
      <w:r w:rsidRPr="50F063BC">
        <w:rPr>
          <w:lang w:val="en-US"/>
        </w:rPr>
        <w:t xml:space="preserve">. </w:t>
      </w:r>
    </w:p>
    <w:p w14:paraId="1FD68464" w14:textId="21714B6B" w:rsidR="00196E64" w:rsidRPr="00010F3F" w:rsidRDefault="00196E64" w:rsidP="00196E64">
      <w:pPr>
        <w:jc w:val="both"/>
        <w:rPr>
          <w:lang w:val="en-US"/>
        </w:rPr>
      </w:pPr>
      <w:proofErr w:type="spellStart"/>
      <w:r w:rsidRPr="50F063BC">
        <w:rPr>
          <w:lang w:val="en-US"/>
        </w:rPr>
        <w:t>Nefunkcionalni</w:t>
      </w:r>
      <w:proofErr w:type="spellEnd"/>
      <w:r w:rsidRPr="50F063BC">
        <w:rPr>
          <w:lang w:val="en-US"/>
        </w:rPr>
        <w:t xml:space="preserve"> </w:t>
      </w:r>
      <w:proofErr w:type="spellStart"/>
      <w:r w:rsidRPr="50F063BC">
        <w:rPr>
          <w:lang w:val="en-US"/>
        </w:rPr>
        <w:t>zahtevi</w:t>
      </w:r>
      <w:proofErr w:type="spellEnd"/>
      <w:r w:rsidRPr="50F063BC">
        <w:rPr>
          <w:lang w:val="en-US"/>
        </w:rPr>
        <w:t xml:space="preserve"> (</w:t>
      </w:r>
      <w:proofErr w:type="spellStart"/>
      <w:r w:rsidRPr="50F063BC">
        <w:rPr>
          <w:lang w:val="en-US"/>
        </w:rPr>
        <w:t>verbalni</w:t>
      </w:r>
      <w:proofErr w:type="spellEnd"/>
      <w:r w:rsidRPr="50F063BC">
        <w:rPr>
          <w:lang w:val="en-US"/>
        </w:rPr>
        <w:t xml:space="preserve"> </w:t>
      </w:r>
      <w:proofErr w:type="spellStart"/>
      <w:r w:rsidRPr="50F063BC">
        <w:rPr>
          <w:lang w:val="en-US"/>
        </w:rPr>
        <w:t>opis</w:t>
      </w:r>
      <w:proofErr w:type="spellEnd"/>
      <w:r w:rsidRPr="50F063BC">
        <w:rPr>
          <w:lang w:val="en-US"/>
        </w:rPr>
        <w:t>)</w:t>
      </w:r>
    </w:p>
    <w:p w14:paraId="1DA738A8" w14:textId="26E2A5EF" w:rsidR="00196E64" w:rsidRDefault="00196E64" w:rsidP="00196E64">
      <w:pPr>
        <w:jc w:val="both"/>
        <w:rPr>
          <w:lang w:val="en-US"/>
        </w:rPr>
      </w:pPr>
      <w:proofErr w:type="spellStart"/>
      <w:r w:rsidRPr="50F063BC">
        <w:rPr>
          <w:lang w:val="en-US"/>
        </w:rPr>
        <w:t>Prilikom</w:t>
      </w:r>
      <w:proofErr w:type="spellEnd"/>
      <w:r w:rsidRPr="50F063BC">
        <w:rPr>
          <w:lang w:val="en-US"/>
        </w:rPr>
        <w:t xml:space="preserve"> </w:t>
      </w:r>
      <w:proofErr w:type="spellStart"/>
      <w:r w:rsidRPr="50F063BC">
        <w:rPr>
          <w:lang w:val="en-US"/>
        </w:rPr>
        <w:t>dizajna</w:t>
      </w:r>
      <w:proofErr w:type="spellEnd"/>
      <w:r w:rsidRPr="50F063BC">
        <w:rPr>
          <w:lang w:val="en-US"/>
        </w:rPr>
        <w:t xml:space="preserve"> </w:t>
      </w:r>
      <w:proofErr w:type="spellStart"/>
      <w:r w:rsidRPr="50F063BC">
        <w:rPr>
          <w:lang w:val="en-US"/>
        </w:rPr>
        <w:t>obratiti</w:t>
      </w:r>
      <w:proofErr w:type="spellEnd"/>
      <w:r w:rsidRPr="50F063BC">
        <w:rPr>
          <w:lang w:val="en-US"/>
        </w:rPr>
        <w:t xml:space="preserve"> </w:t>
      </w:r>
      <w:proofErr w:type="spellStart"/>
      <w:r w:rsidRPr="50F063BC">
        <w:rPr>
          <w:lang w:val="en-US"/>
        </w:rPr>
        <w:t>pažnju</w:t>
      </w:r>
      <w:proofErr w:type="spellEnd"/>
      <w:r w:rsidRPr="50F063BC">
        <w:rPr>
          <w:lang w:val="en-US"/>
        </w:rPr>
        <w:t xml:space="preserve"> </w:t>
      </w:r>
      <w:proofErr w:type="spellStart"/>
      <w:r w:rsidRPr="50F063BC">
        <w:rPr>
          <w:lang w:val="en-US"/>
        </w:rPr>
        <w:t>na</w:t>
      </w:r>
      <w:proofErr w:type="spellEnd"/>
      <w:r w:rsidRPr="50F063BC">
        <w:rPr>
          <w:lang w:val="en-US"/>
        </w:rPr>
        <w:t xml:space="preserve"> </w:t>
      </w:r>
      <w:proofErr w:type="spellStart"/>
      <w:r w:rsidRPr="50F063BC">
        <w:rPr>
          <w:lang w:val="en-US"/>
        </w:rPr>
        <w:t>iduće</w:t>
      </w:r>
      <w:proofErr w:type="spellEnd"/>
      <w:r w:rsidRPr="50F063BC">
        <w:rPr>
          <w:lang w:val="en-US"/>
        </w:rPr>
        <w:t xml:space="preserve"> attribute </w:t>
      </w:r>
      <w:proofErr w:type="spellStart"/>
      <w:r w:rsidRPr="50F063BC">
        <w:rPr>
          <w:lang w:val="en-US"/>
        </w:rPr>
        <w:t>kvaliteta</w:t>
      </w:r>
      <w:proofErr w:type="spellEnd"/>
      <w:r w:rsidRPr="50F063BC">
        <w:rPr>
          <w:lang w:val="en-US"/>
        </w:rPr>
        <w:t xml:space="preserve">. </w:t>
      </w:r>
      <w:proofErr w:type="spellStart"/>
      <w:r w:rsidRPr="50F063BC">
        <w:rPr>
          <w:lang w:val="en-US"/>
        </w:rPr>
        <w:t>Dizajn</w:t>
      </w:r>
      <w:proofErr w:type="spellEnd"/>
      <w:r w:rsidRPr="50F063BC">
        <w:rPr>
          <w:lang w:val="en-US"/>
        </w:rPr>
        <w:t xml:space="preserve"> </w:t>
      </w:r>
      <w:proofErr w:type="spellStart"/>
      <w:r w:rsidRPr="50F063BC">
        <w:rPr>
          <w:lang w:val="en-US"/>
        </w:rPr>
        <w:t>korisničkog</w:t>
      </w:r>
      <w:proofErr w:type="spellEnd"/>
      <w:r w:rsidRPr="50F063BC">
        <w:rPr>
          <w:lang w:val="en-US"/>
        </w:rPr>
        <w:t xml:space="preserve"> </w:t>
      </w:r>
      <w:proofErr w:type="spellStart"/>
      <w:r w:rsidRPr="50F063BC">
        <w:rPr>
          <w:lang w:val="en-US"/>
        </w:rPr>
        <w:t>interfejsa</w:t>
      </w:r>
      <w:proofErr w:type="spellEnd"/>
      <w:r w:rsidRPr="50F063BC">
        <w:rPr>
          <w:lang w:val="en-US"/>
        </w:rPr>
        <w:t xml:space="preserve"> </w:t>
      </w:r>
      <w:proofErr w:type="spellStart"/>
      <w:r w:rsidRPr="50F063BC">
        <w:rPr>
          <w:lang w:val="en-US"/>
        </w:rPr>
        <w:t>treba</w:t>
      </w:r>
      <w:proofErr w:type="spellEnd"/>
      <w:r w:rsidRPr="50F063BC">
        <w:rPr>
          <w:lang w:val="en-US"/>
        </w:rPr>
        <w:t xml:space="preserve"> da </w:t>
      </w:r>
      <w:proofErr w:type="spellStart"/>
      <w:r w:rsidRPr="50F063BC">
        <w:rPr>
          <w:lang w:val="en-US"/>
        </w:rPr>
        <w:t>bude</w:t>
      </w:r>
      <w:proofErr w:type="spellEnd"/>
      <w:r w:rsidRPr="50F063BC">
        <w:rPr>
          <w:lang w:val="en-US"/>
        </w:rPr>
        <w:t xml:space="preserve"> </w:t>
      </w:r>
      <w:proofErr w:type="spellStart"/>
      <w:r w:rsidRPr="50F063BC">
        <w:rPr>
          <w:lang w:val="en-US"/>
        </w:rPr>
        <w:t>prijatan</w:t>
      </w:r>
      <w:proofErr w:type="spellEnd"/>
      <w:r w:rsidRPr="50F063BC">
        <w:rPr>
          <w:lang w:val="en-US"/>
        </w:rPr>
        <w:t xml:space="preserve"> </w:t>
      </w:r>
      <w:proofErr w:type="spellStart"/>
      <w:r w:rsidRPr="50F063BC">
        <w:rPr>
          <w:lang w:val="en-US"/>
        </w:rPr>
        <w:t>oku</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intiutivan</w:t>
      </w:r>
      <w:proofErr w:type="spellEnd"/>
      <w:r w:rsidRPr="50F063BC">
        <w:rPr>
          <w:lang w:val="en-US"/>
        </w:rPr>
        <w:t xml:space="preserve"> za </w:t>
      </w:r>
      <w:proofErr w:type="spellStart"/>
      <w:r w:rsidRPr="50F063BC">
        <w:rPr>
          <w:lang w:val="en-US"/>
        </w:rPr>
        <w:t>korišćenje</w:t>
      </w:r>
      <w:proofErr w:type="spellEnd"/>
      <w:r w:rsidRPr="50F063BC">
        <w:rPr>
          <w:lang w:val="en-US"/>
        </w:rPr>
        <w:t xml:space="preserve"> </w:t>
      </w:r>
      <w:proofErr w:type="spellStart"/>
      <w:r w:rsidRPr="50F063BC">
        <w:rPr>
          <w:lang w:val="en-US"/>
        </w:rPr>
        <w:t>korisnicima</w:t>
      </w:r>
      <w:proofErr w:type="spellEnd"/>
      <w:r w:rsidRPr="50F063BC">
        <w:rPr>
          <w:lang w:val="en-US"/>
        </w:rPr>
        <w:t xml:space="preserve">, </w:t>
      </w:r>
      <w:proofErr w:type="spellStart"/>
      <w:r w:rsidRPr="50F063BC">
        <w:rPr>
          <w:lang w:val="en-US"/>
        </w:rPr>
        <w:t>vodjena</w:t>
      </w:r>
      <w:proofErr w:type="spellEnd"/>
      <w:r w:rsidRPr="50F063BC">
        <w:rPr>
          <w:lang w:val="en-US"/>
        </w:rPr>
        <w:t xml:space="preserve"> </w:t>
      </w:r>
      <w:proofErr w:type="spellStart"/>
      <w:r w:rsidRPr="50F063BC">
        <w:rPr>
          <w:lang w:val="en-US"/>
        </w:rPr>
        <w:t>principima</w:t>
      </w:r>
      <w:proofErr w:type="spellEnd"/>
      <w:r w:rsidRPr="50F063BC">
        <w:rPr>
          <w:lang w:val="en-US"/>
        </w:rPr>
        <w:t xml:space="preserve"> material </w:t>
      </w:r>
      <w:proofErr w:type="spellStart"/>
      <w:r w:rsidRPr="50F063BC">
        <w:rPr>
          <w:lang w:val="en-US"/>
        </w:rPr>
        <w:t>dizajna</w:t>
      </w:r>
      <w:proofErr w:type="spellEnd"/>
      <w:r w:rsidRPr="50F063BC">
        <w:rPr>
          <w:lang w:val="en-US"/>
        </w:rPr>
        <w:t xml:space="preserve">. </w:t>
      </w:r>
      <w:proofErr w:type="spellStart"/>
      <w:r w:rsidRPr="50F063BC">
        <w:rPr>
          <w:lang w:val="en-US"/>
        </w:rPr>
        <w:t>Aplikacija</w:t>
      </w:r>
      <w:proofErr w:type="spellEnd"/>
      <w:r w:rsidRPr="50F063BC">
        <w:rPr>
          <w:lang w:val="en-US"/>
        </w:rPr>
        <w:t xml:space="preserve"> </w:t>
      </w:r>
      <w:proofErr w:type="spellStart"/>
      <w:r w:rsidRPr="50F063BC">
        <w:rPr>
          <w:lang w:val="en-US"/>
        </w:rPr>
        <w:t>treba</w:t>
      </w:r>
      <w:proofErr w:type="spellEnd"/>
      <w:r w:rsidRPr="50F063BC">
        <w:rPr>
          <w:lang w:val="en-US"/>
        </w:rPr>
        <w:t xml:space="preserve"> da </w:t>
      </w:r>
      <w:proofErr w:type="spellStart"/>
      <w:r w:rsidRPr="50F063BC">
        <w:rPr>
          <w:lang w:val="en-US"/>
        </w:rPr>
        <w:t>bude</w:t>
      </w:r>
      <w:proofErr w:type="spellEnd"/>
      <w:r w:rsidRPr="50F063BC">
        <w:rPr>
          <w:lang w:val="en-US"/>
        </w:rPr>
        <w:t xml:space="preserve"> </w:t>
      </w:r>
      <w:proofErr w:type="spellStart"/>
      <w:r w:rsidRPr="50F063BC">
        <w:rPr>
          <w:lang w:val="en-US"/>
        </w:rPr>
        <w:t>pouzdana</w:t>
      </w:r>
      <w:proofErr w:type="spellEnd"/>
      <w:r w:rsidRPr="50F063BC">
        <w:rPr>
          <w:lang w:val="en-US"/>
        </w:rPr>
        <w:t xml:space="preserve">, </w:t>
      </w:r>
      <w:proofErr w:type="spellStart"/>
      <w:r w:rsidRPr="50F063BC">
        <w:rPr>
          <w:lang w:val="en-US"/>
        </w:rPr>
        <w:t>brza</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sigurna</w:t>
      </w:r>
      <w:proofErr w:type="spellEnd"/>
      <w:r w:rsidRPr="50F063BC">
        <w:rPr>
          <w:lang w:val="en-US"/>
        </w:rPr>
        <w:t xml:space="preserve"> od </w:t>
      </w:r>
      <w:proofErr w:type="spellStart"/>
      <w:r w:rsidRPr="50F063BC">
        <w:rPr>
          <w:lang w:val="en-US"/>
        </w:rPr>
        <w:t>mogućih</w:t>
      </w:r>
      <w:proofErr w:type="spellEnd"/>
      <w:r w:rsidRPr="50F063BC">
        <w:rPr>
          <w:lang w:val="en-US"/>
        </w:rPr>
        <w:t xml:space="preserve"> </w:t>
      </w:r>
      <w:proofErr w:type="spellStart"/>
      <w:r w:rsidRPr="50F063BC">
        <w:rPr>
          <w:lang w:val="en-US"/>
        </w:rPr>
        <w:t>zloupotrebljavanja</w:t>
      </w:r>
      <w:proofErr w:type="spellEnd"/>
      <w:r w:rsidRPr="50F063BC">
        <w:rPr>
          <w:lang w:val="en-US"/>
        </w:rPr>
        <w:t xml:space="preserve">. </w:t>
      </w:r>
    </w:p>
    <w:p w14:paraId="42EADFCD" w14:textId="666B0B91" w:rsidR="00196E64" w:rsidRPr="00010F3F" w:rsidRDefault="00196E64" w:rsidP="00196E64">
      <w:pPr>
        <w:rPr>
          <w:lang w:val="en-US"/>
        </w:rPr>
      </w:pPr>
      <w:r w:rsidRPr="50F063BC">
        <w:rPr>
          <w:lang w:val="en-US"/>
        </w:rPr>
        <w:t>Business Case (</w:t>
      </w:r>
      <w:proofErr w:type="spellStart"/>
      <w:r w:rsidRPr="50F063BC">
        <w:rPr>
          <w:lang w:val="en-US"/>
        </w:rPr>
        <w:t>sa</w:t>
      </w:r>
      <w:proofErr w:type="spellEnd"/>
      <w:r w:rsidRPr="50F063BC">
        <w:rPr>
          <w:lang w:val="en-US"/>
        </w:rPr>
        <w:t xml:space="preserve"> Architecture Inception </w:t>
      </w:r>
      <w:proofErr w:type="spellStart"/>
      <w:r w:rsidRPr="50F063BC">
        <w:rPr>
          <w:lang w:val="en-US"/>
        </w:rPr>
        <w:t>Canvasa</w:t>
      </w:r>
      <w:proofErr w:type="spellEnd"/>
      <w:r w:rsidRPr="50F063BC">
        <w:rPr>
          <w:lang w:val="en-US"/>
        </w:rPr>
        <w:t>)</w:t>
      </w:r>
    </w:p>
    <w:p w14:paraId="43AD8F59" w14:textId="65BEC708" w:rsidR="00196E64" w:rsidRDefault="00196E64" w:rsidP="00196E64">
      <w:pPr>
        <w:rPr>
          <w:lang w:val="en-US"/>
        </w:rPr>
      </w:pPr>
      <w:proofErr w:type="spellStart"/>
      <w:r w:rsidRPr="50F063BC">
        <w:rPr>
          <w:lang w:val="en-US"/>
        </w:rPr>
        <w:t>Trenutno</w:t>
      </w:r>
      <w:proofErr w:type="spellEnd"/>
      <w:r w:rsidRPr="50F063BC">
        <w:rPr>
          <w:lang w:val="en-US"/>
        </w:rPr>
        <w:t xml:space="preserve"> </w:t>
      </w:r>
      <w:proofErr w:type="spellStart"/>
      <w:r w:rsidRPr="50F063BC">
        <w:rPr>
          <w:lang w:val="en-US"/>
        </w:rPr>
        <w:t>rešenje</w:t>
      </w:r>
      <w:proofErr w:type="spellEnd"/>
      <w:r w:rsidRPr="50F063BC">
        <w:rPr>
          <w:lang w:val="en-US"/>
        </w:rPr>
        <w:t xml:space="preserve"> </w:t>
      </w:r>
      <w:proofErr w:type="spellStart"/>
      <w:r w:rsidRPr="50F063BC">
        <w:rPr>
          <w:lang w:val="en-US"/>
        </w:rPr>
        <w:t>estudent</w:t>
      </w:r>
      <w:proofErr w:type="spellEnd"/>
      <w:r w:rsidRPr="50F063BC">
        <w:rPr>
          <w:lang w:val="en-US"/>
        </w:rPr>
        <w:t xml:space="preserve">, ne </w:t>
      </w:r>
      <w:proofErr w:type="spellStart"/>
      <w:r w:rsidRPr="50F063BC">
        <w:rPr>
          <w:lang w:val="en-US"/>
        </w:rPr>
        <w:t>zadovoljava</w:t>
      </w:r>
      <w:proofErr w:type="spellEnd"/>
      <w:r w:rsidRPr="50F063BC">
        <w:rPr>
          <w:lang w:val="en-US"/>
        </w:rPr>
        <w:t xml:space="preserve"> </w:t>
      </w:r>
      <w:proofErr w:type="spellStart"/>
      <w:r w:rsidRPr="50F063BC">
        <w:rPr>
          <w:lang w:val="en-US"/>
        </w:rPr>
        <w:t>sve</w:t>
      </w:r>
      <w:proofErr w:type="spellEnd"/>
      <w:r w:rsidRPr="50F063BC">
        <w:rPr>
          <w:lang w:val="en-US"/>
        </w:rPr>
        <w:t xml:space="preserve"> </w:t>
      </w:r>
      <w:proofErr w:type="spellStart"/>
      <w:r w:rsidRPr="50F063BC">
        <w:rPr>
          <w:lang w:val="en-US"/>
        </w:rPr>
        <w:t>potrebe</w:t>
      </w:r>
      <w:proofErr w:type="spellEnd"/>
      <w:r w:rsidRPr="50F063BC">
        <w:rPr>
          <w:lang w:val="en-US"/>
        </w:rPr>
        <w:t xml:space="preserve"> </w:t>
      </w:r>
      <w:proofErr w:type="spellStart"/>
      <w:r w:rsidRPr="50F063BC">
        <w:rPr>
          <w:lang w:val="en-US"/>
        </w:rPr>
        <w:t>biznisa</w:t>
      </w:r>
      <w:proofErr w:type="spellEnd"/>
      <w:r w:rsidRPr="50F063BC">
        <w:rPr>
          <w:lang w:val="en-US"/>
        </w:rPr>
        <w:t xml:space="preserve"> </w:t>
      </w:r>
      <w:proofErr w:type="spellStart"/>
      <w:r w:rsidRPr="50F063BC">
        <w:rPr>
          <w:lang w:val="en-US"/>
        </w:rPr>
        <w:t>i</w:t>
      </w:r>
      <w:proofErr w:type="spellEnd"/>
      <w:r w:rsidRPr="50F063BC">
        <w:rPr>
          <w:lang w:val="en-US"/>
        </w:rPr>
        <w:t xml:space="preserve"> FON </w:t>
      </w:r>
      <w:proofErr w:type="spellStart"/>
      <w:r w:rsidRPr="50F063BC">
        <w:rPr>
          <w:lang w:val="en-US"/>
        </w:rPr>
        <w:t>kao</w:t>
      </w:r>
      <w:proofErr w:type="spellEnd"/>
      <w:r w:rsidRPr="50F063BC">
        <w:rPr>
          <w:lang w:val="en-US"/>
        </w:rPr>
        <w:t xml:space="preserve"> </w:t>
      </w:r>
      <w:proofErr w:type="spellStart"/>
      <w:r w:rsidRPr="50F063BC">
        <w:rPr>
          <w:lang w:val="en-US"/>
        </w:rPr>
        <w:t>jedan</w:t>
      </w:r>
      <w:proofErr w:type="spellEnd"/>
      <w:r w:rsidRPr="50F063BC">
        <w:rPr>
          <w:lang w:val="en-US"/>
        </w:rPr>
        <w:t xml:space="preserve"> od </w:t>
      </w:r>
      <w:proofErr w:type="spellStart"/>
      <w:r w:rsidRPr="50F063BC">
        <w:rPr>
          <w:lang w:val="en-US"/>
        </w:rPr>
        <w:t>vodećih</w:t>
      </w:r>
      <w:proofErr w:type="spellEnd"/>
      <w:r w:rsidRPr="50F063BC">
        <w:rPr>
          <w:lang w:val="en-US"/>
        </w:rPr>
        <w:t xml:space="preserve"> </w:t>
      </w:r>
      <w:proofErr w:type="spellStart"/>
      <w:r w:rsidRPr="50F063BC">
        <w:rPr>
          <w:lang w:val="en-US"/>
        </w:rPr>
        <w:t>fakulteta</w:t>
      </w:r>
      <w:proofErr w:type="spellEnd"/>
      <w:r w:rsidRPr="50F063BC">
        <w:rPr>
          <w:lang w:val="en-US"/>
        </w:rPr>
        <w:t xml:space="preserve"> po </w:t>
      </w:r>
      <w:proofErr w:type="spellStart"/>
      <w:r w:rsidRPr="50F063BC">
        <w:rPr>
          <w:lang w:val="en-US"/>
        </w:rPr>
        <w:t>praćenju</w:t>
      </w:r>
      <w:proofErr w:type="spellEnd"/>
      <w:r w:rsidRPr="50F063BC">
        <w:rPr>
          <w:lang w:val="en-US"/>
        </w:rPr>
        <w:t xml:space="preserve"> </w:t>
      </w:r>
      <w:proofErr w:type="spellStart"/>
      <w:r w:rsidRPr="50F063BC">
        <w:rPr>
          <w:lang w:val="en-US"/>
        </w:rPr>
        <w:t>trendova</w:t>
      </w:r>
      <w:proofErr w:type="spellEnd"/>
      <w:r w:rsidRPr="50F063BC">
        <w:rPr>
          <w:lang w:val="en-US"/>
        </w:rPr>
        <w:t xml:space="preserve"> u IT-u, </w:t>
      </w:r>
      <w:proofErr w:type="spellStart"/>
      <w:r w:rsidRPr="50F063BC">
        <w:rPr>
          <w:lang w:val="en-US"/>
        </w:rPr>
        <w:t>želi</w:t>
      </w:r>
      <w:proofErr w:type="spellEnd"/>
      <w:r w:rsidRPr="50F063BC">
        <w:rPr>
          <w:lang w:val="en-US"/>
        </w:rPr>
        <w:t xml:space="preserve"> da </w:t>
      </w:r>
      <w:proofErr w:type="spellStart"/>
      <w:r w:rsidRPr="50F063BC">
        <w:rPr>
          <w:lang w:val="en-US"/>
        </w:rPr>
        <w:t>demonstrira</w:t>
      </w:r>
      <w:proofErr w:type="spellEnd"/>
      <w:r w:rsidRPr="50F063BC">
        <w:rPr>
          <w:lang w:val="en-US"/>
        </w:rPr>
        <w:t xml:space="preserve"> </w:t>
      </w:r>
      <w:proofErr w:type="spellStart"/>
      <w:r w:rsidRPr="50F063BC">
        <w:rPr>
          <w:lang w:val="en-US"/>
        </w:rPr>
        <w:t>svojim</w:t>
      </w:r>
      <w:proofErr w:type="spellEnd"/>
      <w:r w:rsidRPr="50F063BC">
        <w:rPr>
          <w:lang w:val="en-US"/>
        </w:rPr>
        <w:t xml:space="preserve"> </w:t>
      </w:r>
      <w:proofErr w:type="spellStart"/>
      <w:r w:rsidRPr="50F063BC">
        <w:rPr>
          <w:lang w:val="en-US"/>
        </w:rPr>
        <w:t>studentima</w:t>
      </w:r>
      <w:proofErr w:type="spellEnd"/>
      <w:r w:rsidRPr="50F063BC">
        <w:rPr>
          <w:lang w:val="en-US"/>
        </w:rPr>
        <w:t xml:space="preserve"> </w:t>
      </w:r>
      <w:proofErr w:type="spellStart"/>
      <w:r w:rsidRPr="50F063BC">
        <w:rPr>
          <w:lang w:val="en-US"/>
        </w:rPr>
        <w:t>praktičnu</w:t>
      </w:r>
      <w:proofErr w:type="spellEnd"/>
      <w:r w:rsidRPr="50F063BC">
        <w:rPr>
          <w:lang w:val="en-US"/>
        </w:rPr>
        <w:t xml:space="preserve"> </w:t>
      </w:r>
      <w:proofErr w:type="spellStart"/>
      <w:r w:rsidRPr="50F063BC">
        <w:rPr>
          <w:lang w:val="en-US"/>
        </w:rPr>
        <w:t>implementaciju</w:t>
      </w:r>
      <w:proofErr w:type="spellEnd"/>
      <w:r w:rsidRPr="50F063BC">
        <w:rPr>
          <w:lang w:val="en-US"/>
        </w:rPr>
        <w:t xml:space="preserve"> </w:t>
      </w:r>
      <w:proofErr w:type="spellStart"/>
      <w:r w:rsidRPr="50F063BC">
        <w:rPr>
          <w:lang w:val="en-US"/>
        </w:rPr>
        <w:t>modernih</w:t>
      </w:r>
      <w:proofErr w:type="spellEnd"/>
      <w:r w:rsidRPr="50F063BC">
        <w:rPr>
          <w:lang w:val="en-US"/>
        </w:rPr>
        <w:t xml:space="preserve"> </w:t>
      </w:r>
      <w:proofErr w:type="spellStart"/>
      <w:r w:rsidRPr="50F063BC">
        <w:rPr>
          <w:lang w:val="en-US"/>
        </w:rPr>
        <w:t>tehnologija</w:t>
      </w:r>
      <w:proofErr w:type="spellEnd"/>
      <w:r w:rsidRPr="50F063BC">
        <w:rPr>
          <w:lang w:val="en-US"/>
        </w:rPr>
        <w:t xml:space="preserve">. </w:t>
      </w:r>
      <w:proofErr w:type="spellStart"/>
      <w:r w:rsidRPr="50F063BC">
        <w:rPr>
          <w:lang w:val="en-US"/>
        </w:rPr>
        <w:t>Studentska</w:t>
      </w:r>
      <w:proofErr w:type="spellEnd"/>
      <w:r w:rsidRPr="50F063BC">
        <w:rPr>
          <w:lang w:val="en-US"/>
        </w:rPr>
        <w:t xml:space="preserve"> </w:t>
      </w:r>
      <w:proofErr w:type="spellStart"/>
      <w:r w:rsidRPr="50F063BC">
        <w:rPr>
          <w:lang w:val="en-US"/>
        </w:rPr>
        <w:t>služba</w:t>
      </w:r>
      <w:proofErr w:type="spellEnd"/>
      <w:r w:rsidRPr="50F063BC">
        <w:rPr>
          <w:lang w:val="en-US"/>
        </w:rPr>
        <w:t xml:space="preserve"> je </w:t>
      </w:r>
      <w:proofErr w:type="spellStart"/>
      <w:r w:rsidRPr="50F063BC">
        <w:rPr>
          <w:lang w:val="en-US"/>
        </w:rPr>
        <w:t>zamišljena</w:t>
      </w:r>
      <w:proofErr w:type="spellEnd"/>
      <w:r w:rsidRPr="50F063BC">
        <w:rPr>
          <w:lang w:val="en-US"/>
        </w:rPr>
        <w:t xml:space="preserve"> </w:t>
      </w:r>
      <w:proofErr w:type="spellStart"/>
      <w:r w:rsidRPr="50F063BC">
        <w:rPr>
          <w:lang w:val="en-US"/>
        </w:rPr>
        <w:t>kao</w:t>
      </w:r>
      <w:proofErr w:type="spellEnd"/>
      <w:r w:rsidRPr="50F063BC">
        <w:rPr>
          <w:lang w:val="en-US"/>
        </w:rPr>
        <w:t xml:space="preserve"> </w:t>
      </w:r>
      <w:proofErr w:type="spellStart"/>
      <w:r w:rsidRPr="50F063BC">
        <w:rPr>
          <w:lang w:val="en-US"/>
        </w:rPr>
        <w:t>prototip</w:t>
      </w:r>
      <w:proofErr w:type="spellEnd"/>
      <w:r w:rsidRPr="50F063BC">
        <w:rPr>
          <w:lang w:val="en-US"/>
        </w:rPr>
        <w:t xml:space="preserve"> </w:t>
      </w:r>
      <w:proofErr w:type="spellStart"/>
      <w:r w:rsidRPr="50F063BC">
        <w:rPr>
          <w:lang w:val="en-US"/>
        </w:rPr>
        <w:t>moderne</w:t>
      </w:r>
      <w:proofErr w:type="spellEnd"/>
      <w:r w:rsidRPr="50F063BC">
        <w:rPr>
          <w:lang w:val="en-US"/>
        </w:rPr>
        <w:t xml:space="preserve"> web </w:t>
      </w:r>
      <w:proofErr w:type="spellStart"/>
      <w:r w:rsidRPr="50F063BC">
        <w:rPr>
          <w:lang w:val="en-US"/>
        </w:rPr>
        <w:t>aplikacija</w:t>
      </w:r>
      <w:proofErr w:type="spellEnd"/>
      <w:r w:rsidRPr="50F063BC">
        <w:rPr>
          <w:lang w:val="en-US"/>
        </w:rPr>
        <w:t xml:space="preserve"> za </w:t>
      </w:r>
      <w:proofErr w:type="spellStart"/>
      <w:r w:rsidRPr="50F063BC">
        <w:rPr>
          <w:lang w:val="en-US"/>
        </w:rPr>
        <w:t>prijavu</w:t>
      </w:r>
      <w:proofErr w:type="spellEnd"/>
      <w:r w:rsidRPr="50F063BC">
        <w:rPr>
          <w:lang w:val="en-US"/>
        </w:rPr>
        <w:t xml:space="preserve"> </w:t>
      </w:r>
      <w:proofErr w:type="spellStart"/>
      <w:r w:rsidRPr="50F063BC">
        <w:rPr>
          <w:lang w:val="en-US"/>
        </w:rPr>
        <w:t>ispita</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menadžment</w:t>
      </w:r>
      <w:proofErr w:type="spellEnd"/>
      <w:r w:rsidRPr="50F063BC">
        <w:rPr>
          <w:lang w:val="en-US"/>
        </w:rPr>
        <w:t xml:space="preserve"> </w:t>
      </w:r>
      <w:proofErr w:type="spellStart"/>
      <w:r w:rsidRPr="50F063BC">
        <w:rPr>
          <w:lang w:val="en-US"/>
        </w:rPr>
        <w:t>istih</w:t>
      </w:r>
      <w:proofErr w:type="spellEnd"/>
      <w:r w:rsidRPr="50F063BC">
        <w:rPr>
          <w:lang w:val="en-US"/>
        </w:rPr>
        <w:t>.</w:t>
      </w:r>
    </w:p>
    <w:p w14:paraId="0AF2122A" w14:textId="33A79F5B" w:rsidR="00196E64" w:rsidRPr="00010F3F" w:rsidRDefault="00196E64" w:rsidP="00196E64">
      <w:pPr>
        <w:spacing w:after="80"/>
        <w:rPr>
          <w:lang w:val="en-US"/>
        </w:rPr>
      </w:pPr>
      <w:r w:rsidRPr="50F063BC">
        <w:rPr>
          <w:lang w:val="en-US"/>
        </w:rPr>
        <w:t>Functional Overview (</w:t>
      </w:r>
      <w:proofErr w:type="spellStart"/>
      <w:r w:rsidRPr="50F063BC">
        <w:rPr>
          <w:lang w:val="en-US"/>
        </w:rPr>
        <w:t>sa</w:t>
      </w:r>
      <w:proofErr w:type="spellEnd"/>
      <w:r w:rsidRPr="50F063BC">
        <w:rPr>
          <w:lang w:val="en-US"/>
        </w:rPr>
        <w:t xml:space="preserve"> Architecture Inception </w:t>
      </w:r>
      <w:proofErr w:type="spellStart"/>
      <w:r w:rsidRPr="50F063BC">
        <w:rPr>
          <w:lang w:val="en-US"/>
        </w:rPr>
        <w:t>Canvasa</w:t>
      </w:r>
      <w:proofErr w:type="spellEnd"/>
      <w:r w:rsidRPr="50F063BC">
        <w:rPr>
          <w:lang w:val="en-US"/>
        </w:rPr>
        <w:t>)</w:t>
      </w:r>
      <w:r>
        <w:br/>
      </w:r>
      <w:r>
        <w:br/>
      </w:r>
      <w:proofErr w:type="spellStart"/>
      <w:r w:rsidRPr="50F063BC">
        <w:rPr>
          <w:lang w:val="en-US"/>
        </w:rPr>
        <w:t>Sofversko</w:t>
      </w:r>
      <w:proofErr w:type="spellEnd"/>
      <w:r w:rsidRPr="50F063BC">
        <w:rPr>
          <w:lang w:val="en-US"/>
        </w:rPr>
        <w:t xml:space="preserve"> </w:t>
      </w:r>
      <w:proofErr w:type="spellStart"/>
      <w:r w:rsidRPr="50F063BC">
        <w:rPr>
          <w:lang w:val="en-US"/>
        </w:rPr>
        <w:t>rešenje</w:t>
      </w:r>
      <w:proofErr w:type="spellEnd"/>
      <w:r w:rsidRPr="50F063BC">
        <w:rPr>
          <w:lang w:val="en-US"/>
        </w:rPr>
        <w:t xml:space="preserve"> </w:t>
      </w:r>
      <w:proofErr w:type="spellStart"/>
      <w:r w:rsidRPr="50F063BC">
        <w:rPr>
          <w:lang w:val="en-US"/>
        </w:rPr>
        <w:t>treba</w:t>
      </w:r>
      <w:proofErr w:type="spellEnd"/>
      <w:r w:rsidRPr="50F063BC">
        <w:rPr>
          <w:lang w:val="en-US"/>
        </w:rPr>
        <w:t xml:space="preserve"> da </w:t>
      </w:r>
      <w:proofErr w:type="spellStart"/>
      <w:r w:rsidRPr="50F063BC">
        <w:rPr>
          <w:lang w:val="en-US"/>
        </w:rPr>
        <w:t>omogući</w:t>
      </w:r>
      <w:proofErr w:type="spellEnd"/>
      <w:r w:rsidRPr="50F063BC">
        <w:rPr>
          <w:lang w:val="en-US"/>
        </w:rPr>
        <w:t xml:space="preserve"> </w:t>
      </w:r>
      <w:proofErr w:type="spellStart"/>
      <w:r w:rsidRPr="50F063BC">
        <w:rPr>
          <w:lang w:val="en-US"/>
        </w:rPr>
        <w:t>sledeće</w:t>
      </w:r>
      <w:proofErr w:type="spellEnd"/>
      <w:r w:rsidRPr="50F063BC">
        <w:rPr>
          <w:lang w:val="en-US"/>
        </w:rPr>
        <w:t xml:space="preserve"> </w:t>
      </w:r>
      <w:proofErr w:type="spellStart"/>
      <w:r w:rsidRPr="50F063BC">
        <w:rPr>
          <w:lang w:val="en-US"/>
        </w:rPr>
        <w:t>osnovne</w:t>
      </w:r>
      <w:proofErr w:type="spellEnd"/>
      <w:r w:rsidRPr="50F063BC">
        <w:rPr>
          <w:lang w:val="en-US"/>
        </w:rPr>
        <w:t xml:space="preserve"> </w:t>
      </w:r>
      <w:proofErr w:type="spellStart"/>
      <w:r w:rsidRPr="50F063BC">
        <w:rPr>
          <w:lang w:val="en-US"/>
        </w:rPr>
        <w:t>funkcionalnosti</w:t>
      </w:r>
      <w:proofErr w:type="spellEnd"/>
      <w:r w:rsidRPr="50F063BC">
        <w:rPr>
          <w:lang w:val="en-US"/>
        </w:rPr>
        <w:t>:</w:t>
      </w:r>
    </w:p>
    <w:p w14:paraId="03AF866A" w14:textId="03366FA4" w:rsidR="00196E64" w:rsidRPr="00010F3F" w:rsidRDefault="00196E64" w:rsidP="00196E64">
      <w:pPr>
        <w:pStyle w:val="ListParagraph"/>
        <w:numPr>
          <w:ilvl w:val="0"/>
          <w:numId w:val="33"/>
        </w:numPr>
        <w:spacing w:after="80"/>
        <w:ind w:left="450"/>
        <w:rPr>
          <w:lang w:val="en-US"/>
        </w:rPr>
      </w:pPr>
      <w:proofErr w:type="spellStart"/>
      <w:r w:rsidRPr="50F063BC">
        <w:rPr>
          <w:lang w:val="en-US"/>
        </w:rPr>
        <w:t>personalizovan</w:t>
      </w:r>
      <w:proofErr w:type="spellEnd"/>
      <w:r w:rsidRPr="50F063BC">
        <w:rPr>
          <w:lang w:val="en-US"/>
        </w:rPr>
        <w:t xml:space="preserve"> </w:t>
      </w:r>
      <w:proofErr w:type="spellStart"/>
      <w:r w:rsidRPr="50F063BC">
        <w:rPr>
          <w:lang w:val="en-US"/>
        </w:rPr>
        <w:t>nalog</w:t>
      </w:r>
      <w:proofErr w:type="spellEnd"/>
      <w:r w:rsidRPr="50F063BC">
        <w:rPr>
          <w:lang w:val="en-US"/>
        </w:rPr>
        <w:t xml:space="preserve"> za </w:t>
      </w:r>
      <w:proofErr w:type="spellStart"/>
      <w:r w:rsidRPr="50F063BC">
        <w:rPr>
          <w:lang w:val="en-US"/>
        </w:rPr>
        <w:t>svakog</w:t>
      </w:r>
      <w:proofErr w:type="spellEnd"/>
      <w:r w:rsidRPr="50F063BC">
        <w:rPr>
          <w:lang w:val="en-US"/>
        </w:rPr>
        <w:t xml:space="preserve"> </w:t>
      </w:r>
      <w:proofErr w:type="spellStart"/>
      <w:r w:rsidRPr="50F063BC">
        <w:rPr>
          <w:lang w:val="en-US"/>
        </w:rPr>
        <w:t>studenta</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profesora</w:t>
      </w:r>
      <w:proofErr w:type="spellEnd"/>
    </w:p>
    <w:p w14:paraId="7FC449F9" w14:textId="5A658C0A" w:rsidR="00196E64" w:rsidRPr="00010F3F" w:rsidRDefault="00196E64" w:rsidP="00196E64">
      <w:pPr>
        <w:pStyle w:val="ListParagraph"/>
        <w:numPr>
          <w:ilvl w:val="0"/>
          <w:numId w:val="33"/>
        </w:numPr>
        <w:spacing w:after="80"/>
        <w:ind w:left="450"/>
        <w:rPr>
          <w:lang w:val="en-US"/>
        </w:rPr>
      </w:pPr>
      <w:proofErr w:type="spellStart"/>
      <w:r w:rsidRPr="50F063BC">
        <w:rPr>
          <w:lang w:val="en-US"/>
        </w:rPr>
        <w:t>pregled</w:t>
      </w:r>
      <w:proofErr w:type="spellEnd"/>
      <w:r w:rsidRPr="50F063BC">
        <w:rPr>
          <w:lang w:val="en-US"/>
        </w:rPr>
        <w:t xml:space="preserve"> </w:t>
      </w:r>
      <w:proofErr w:type="spellStart"/>
      <w:r w:rsidRPr="50F063BC">
        <w:rPr>
          <w:lang w:val="en-US"/>
        </w:rPr>
        <w:t>svih</w:t>
      </w:r>
      <w:proofErr w:type="spellEnd"/>
      <w:r w:rsidRPr="50F063BC">
        <w:rPr>
          <w:lang w:val="en-US"/>
        </w:rPr>
        <w:t xml:space="preserve"> </w:t>
      </w:r>
      <w:proofErr w:type="spellStart"/>
      <w:r w:rsidRPr="50F063BC">
        <w:rPr>
          <w:lang w:val="en-US"/>
        </w:rPr>
        <w:t>ispita</w:t>
      </w:r>
      <w:proofErr w:type="spellEnd"/>
      <w:r w:rsidRPr="50F063BC">
        <w:rPr>
          <w:lang w:val="en-US"/>
        </w:rPr>
        <w:t xml:space="preserve"> u </w:t>
      </w:r>
      <w:proofErr w:type="spellStart"/>
      <w:r w:rsidRPr="50F063BC">
        <w:rPr>
          <w:lang w:val="en-US"/>
        </w:rPr>
        <w:t>aktuelnom</w:t>
      </w:r>
      <w:proofErr w:type="spellEnd"/>
      <w:r w:rsidRPr="50F063BC">
        <w:rPr>
          <w:lang w:val="en-US"/>
        </w:rPr>
        <w:t xml:space="preserve"> </w:t>
      </w:r>
      <w:proofErr w:type="spellStart"/>
      <w:r w:rsidRPr="50F063BC">
        <w:rPr>
          <w:lang w:val="en-US"/>
        </w:rPr>
        <w:t>ispitnom</w:t>
      </w:r>
      <w:proofErr w:type="spellEnd"/>
      <w:r w:rsidRPr="50F063BC">
        <w:rPr>
          <w:lang w:val="en-US"/>
        </w:rPr>
        <w:t xml:space="preserve"> </w:t>
      </w:r>
      <w:proofErr w:type="spellStart"/>
      <w:r w:rsidRPr="50F063BC">
        <w:rPr>
          <w:lang w:val="en-US"/>
        </w:rPr>
        <w:t>roku</w:t>
      </w:r>
      <w:proofErr w:type="spellEnd"/>
    </w:p>
    <w:p w14:paraId="2856E1E0" w14:textId="04BA54F3" w:rsidR="00196E64" w:rsidRPr="00010F3F" w:rsidRDefault="00196E64" w:rsidP="00196E64">
      <w:pPr>
        <w:pStyle w:val="ListParagraph"/>
        <w:numPr>
          <w:ilvl w:val="0"/>
          <w:numId w:val="33"/>
        </w:numPr>
        <w:spacing w:after="80"/>
        <w:ind w:left="450"/>
        <w:rPr>
          <w:lang w:val="en-US"/>
        </w:rPr>
      </w:pPr>
      <w:proofErr w:type="spellStart"/>
      <w:r w:rsidRPr="50F063BC">
        <w:rPr>
          <w:lang w:val="en-US"/>
        </w:rPr>
        <w:t>prijavu</w:t>
      </w:r>
      <w:proofErr w:type="spellEnd"/>
      <w:r w:rsidRPr="50F063BC">
        <w:rPr>
          <w:lang w:val="en-US"/>
        </w:rPr>
        <w:t xml:space="preserve"> </w:t>
      </w:r>
      <w:proofErr w:type="spellStart"/>
      <w:r w:rsidRPr="50F063BC">
        <w:rPr>
          <w:lang w:val="en-US"/>
        </w:rPr>
        <w:t>ispita</w:t>
      </w:r>
      <w:proofErr w:type="spellEnd"/>
      <w:r w:rsidRPr="50F063BC">
        <w:rPr>
          <w:lang w:val="en-US"/>
        </w:rPr>
        <w:t xml:space="preserve"> </w:t>
      </w:r>
      <w:proofErr w:type="spellStart"/>
      <w:r w:rsidRPr="50F063BC">
        <w:rPr>
          <w:lang w:val="en-US"/>
        </w:rPr>
        <w:t>studentima</w:t>
      </w:r>
      <w:proofErr w:type="spellEnd"/>
    </w:p>
    <w:p w14:paraId="28241123" w14:textId="7B599550" w:rsidR="00196E64" w:rsidRPr="00010F3F" w:rsidRDefault="00196E64" w:rsidP="00196E64">
      <w:pPr>
        <w:pStyle w:val="ListParagraph"/>
        <w:numPr>
          <w:ilvl w:val="0"/>
          <w:numId w:val="33"/>
        </w:numPr>
        <w:spacing w:after="80"/>
        <w:ind w:left="450"/>
        <w:rPr>
          <w:lang w:val="en-US"/>
        </w:rPr>
      </w:pPr>
      <w:proofErr w:type="spellStart"/>
      <w:r w:rsidRPr="50F063BC">
        <w:rPr>
          <w:lang w:val="en-US"/>
        </w:rPr>
        <w:t>uvid</w:t>
      </w:r>
      <w:proofErr w:type="spellEnd"/>
      <w:r w:rsidRPr="50F063BC">
        <w:rPr>
          <w:lang w:val="en-US"/>
        </w:rPr>
        <w:t xml:space="preserve"> u </w:t>
      </w:r>
      <w:proofErr w:type="spellStart"/>
      <w:r w:rsidRPr="50F063BC">
        <w:rPr>
          <w:lang w:val="en-US"/>
        </w:rPr>
        <w:t>trenutno</w:t>
      </w:r>
      <w:proofErr w:type="spellEnd"/>
      <w:r w:rsidRPr="50F063BC">
        <w:rPr>
          <w:lang w:val="en-US"/>
        </w:rPr>
        <w:t xml:space="preserve"> </w:t>
      </w:r>
      <w:proofErr w:type="spellStart"/>
      <w:r w:rsidRPr="50F063BC">
        <w:rPr>
          <w:lang w:val="en-US"/>
        </w:rPr>
        <w:t>prijave</w:t>
      </w:r>
      <w:proofErr w:type="spellEnd"/>
      <w:r w:rsidRPr="50F063BC">
        <w:rPr>
          <w:lang w:val="en-US"/>
        </w:rPr>
        <w:t xml:space="preserve"> </w:t>
      </w:r>
      <w:proofErr w:type="spellStart"/>
      <w:r w:rsidRPr="50F063BC">
        <w:rPr>
          <w:lang w:val="en-US"/>
        </w:rPr>
        <w:t>studentima</w:t>
      </w:r>
      <w:proofErr w:type="spellEnd"/>
    </w:p>
    <w:p w14:paraId="0AB23F7D" w14:textId="36C21041" w:rsidR="00196E64" w:rsidRPr="00010F3F" w:rsidRDefault="00196E64" w:rsidP="00196E64">
      <w:pPr>
        <w:pStyle w:val="ListParagraph"/>
        <w:numPr>
          <w:ilvl w:val="0"/>
          <w:numId w:val="33"/>
        </w:numPr>
        <w:spacing w:after="80"/>
        <w:ind w:left="450"/>
        <w:rPr>
          <w:lang w:val="en-US"/>
        </w:rPr>
      </w:pPr>
      <w:proofErr w:type="spellStart"/>
      <w:r w:rsidRPr="50F063BC">
        <w:rPr>
          <w:lang w:val="en-US"/>
        </w:rPr>
        <w:t>opciono</w:t>
      </w:r>
      <w:proofErr w:type="spellEnd"/>
      <w:r w:rsidRPr="50F063BC">
        <w:rPr>
          <w:lang w:val="en-US"/>
        </w:rPr>
        <w:t xml:space="preserve"> </w:t>
      </w:r>
      <w:proofErr w:type="spellStart"/>
      <w:r w:rsidRPr="50F063BC">
        <w:rPr>
          <w:lang w:val="en-US"/>
        </w:rPr>
        <w:t>odustajanje</w:t>
      </w:r>
      <w:proofErr w:type="spellEnd"/>
      <w:r w:rsidRPr="50F063BC">
        <w:rPr>
          <w:lang w:val="en-US"/>
        </w:rPr>
        <w:t xml:space="preserve"> od </w:t>
      </w:r>
      <w:proofErr w:type="spellStart"/>
      <w:r w:rsidRPr="50F063BC">
        <w:rPr>
          <w:lang w:val="en-US"/>
        </w:rPr>
        <w:t>polaganja</w:t>
      </w:r>
      <w:proofErr w:type="spellEnd"/>
    </w:p>
    <w:p w14:paraId="733A54BB" w14:textId="4DF6608F" w:rsidR="00196E64" w:rsidRPr="00010F3F" w:rsidRDefault="00196E64" w:rsidP="00196E64">
      <w:pPr>
        <w:pStyle w:val="ListParagraph"/>
        <w:numPr>
          <w:ilvl w:val="0"/>
          <w:numId w:val="33"/>
        </w:numPr>
        <w:spacing w:after="80"/>
        <w:ind w:left="450"/>
        <w:rPr>
          <w:lang w:val="en-US"/>
        </w:rPr>
      </w:pPr>
      <w:proofErr w:type="spellStart"/>
      <w:r w:rsidRPr="50F063BC">
        <w:rPr>
          <w:lang w:val="en-US"/>
        </w:rPr>
        <w:t>uvid</w:t>
      </w:r>
      <w:proofErr w:type="spellEnd"/>
      <w:r w:rsidRPr="50F063BC">
        <w:rPr>
          <w:lang w:val="en-US"/>
        </w:rPr>
        <w:t xml:space="preserve"> u </w:t>
      </w:r>
      <w:proofErr w:type="spellStart"/>
      <w:r w:rsidRPr="50F063BC">
        <w:rPr>
          <w:lang w:val="en-US"/>
        </w:rPr>
        <w:t>rezultate</w:t>
      </w:r>
      <w:proofErr w:type="spellEnd"/>
      <w:r w:rsidRPr="50F063BC">
        <w:rPr>
          <w:lang w:val="en-US"/>
        </w:rPr>
        <w:t xml:space="preserve"> </w:t>
      </w:r>
      <w:proofErr w:type="spellStart"/>
      <w:r w:rsidRPr="50F063BC">
        <w:rPr>
          <w:lang w:val="en-US"/>
        </w:rPr>
        <w:t>polaganja</w:t>
      </w:r>
      <w:proofErr w:type="spellEnd"/>
      <w:r w:rsidRPr="50F063BC">
        <w:rPr>
          <w:lang w:val="en-US"/>
        </w:rPr>
        <w:t xml:space="preserve"> </w:t>
      </w:r>
      <w:proofErr w:type="spellStart"/>
      <w:r w:rsidRPr="50F063BC">
        <w:rPr>
          <w:lang w:val="en-US"/>
        </w:rPr>
        <w:t>studentima</w:t>
      </w:r>
      <w:proofErr w:type="spellEnd"/>
    </w:p>
    <w:p w14:paraId="1FD17E39" w14:textId="7FE32AB5" w:rsidR="00196E64" w:rsidRPr="00010F3F" w:rsidRDefault="00196E64" w:rsidP="00196E64">
      <w:pPr>
        <w:pStyle w:val="ListParagraph"/>
        <w:numPr>
          <w:ilvl w:val="0"/>
          <w:numId w:val="33"/>
        </w:numPr>
        <w:spacing w:after="80"/>
        <w:ind w:left="450"/>
        <w:rPr>
          <w:lang w:val="en-US"/>
        </w:rPr>
      </w:pPr>
      <w:proofErr w:type="spellStart"/>
      <w:r w:rsidRPr="50F063BC">
        <w:rPr>
          <w:lang w:val="en-US"/>
        </w:rPr>
        <w:t>zakazivanje</w:t>
      </w:r>
      <w:proofErr w:type="spellEnd"/>
      <w:r w:rsidRPr="50F063BC">
        <w:rPr>
          <w:lang w:val="en-US"/>
        </w:rPr>
        <w:t xml:space="preserve"> </w:t>
      </w:r>
      <w:proofErr w:type="spellStart"/>
      <w:r w:rsidRPr="50F063BC">
        <w:rPr>
          <w:lang w:val="en-US"/>
        </w:rPr>
        <w:t>rokova</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polagaja</w:t>
      </w:r>
      <w:proofErr w:type="spellEnd"/>
      <w:r w:rsidRPr="50F063BC">
        <w:rPr>
          <w:lang w:val="en-US"/>
        </w:rPr>
        <w:t xml:space="preserve"> </w:t>
      </w:r>
      <w:proofErr w:type="spellStart"/>
      <w:r w:rsidRPr="50F063BC">
        <w:rPr>
          <w:lang w:val="en-US"/>
        </w:rPr>
        <w:t>ispita</w:t>
      </w:r>
      <w:proofErr w:type="spellEnd"/>
      <w:r w:rsidRPr="50F063BC">
        <w:rPr>
          <w:lang w:val="en-US"/>
        </w:rPr>
        <w:t xml:space="preserve"> </w:t>
      </w:r>
      <w:proofErr w:type="spellStart"/>
      <w:r w:rsidRPr="50F063BC">
        <w:rPr>
          <w:lang w:val="en-US"/>
        </w:rPr>
        <w:t>profesorima</w:t>
      </w:r>
      <w:proofErr w:type="spellEnd"/>
    </w:p>
    <w:p w14:paraId="42E426F3" w14:textId="48EA5D03" w:rsidR="00196E64" w:rsidRDefault="00196E64" w:rsidP="00196E64">
      <w:pPr>
        <w:pStyle w:val="ListParagraph"/>
        <w:numPr>
          <w:ilvl w:val="0"/>
          <w:numId w:val="33"/>
        </w:numPr>
        <w:spacing w:after="80"/>
        <w:ind w:left="450"/>
        <w:rPr>
          <w:lang w:val="en-US"/>
        </w:rPr>
      </w:pPr>
      <w:proofErr w:type="spellStart"/>
      <w:r w:rsidRPr="50F063BC">
        <w:rPr>
          <w:lang w:val="en-US"/>
        </w:rPr>
        <w:t>ocenjivanje</w:t>
      </w:r>
      <w:proofErr w:type="spellEnd"/>
      <w:r w:rsidRPr="50F063BC">
        <w:rPr>
          <w:lang w:val="en-US"/>
        </w:rPr>
        <w:t xml:space="preserve"> </w:t>
      </w:r>
      <w:proofErr w:type="spellStart"/>
      <w:r w:rsidRPr="50F063BC">
        <w:rPr>
          <w:lang w:val="en-US"/>
        </w:rPr>
        <w:t>polaganja</w:t>
      </w:r>
      <w:proofErr w:type="spellEnd"/>
      <w:r w:rsidRPr="50F063BC">
        <w:rPr>
          <w:lang w:val="en-US"/>
        </w:rPr>
        <w:t xml:space="preserve"> </w:t>
      </w:r>
      <w:proofErr w:type="spellStart"/>
      <w:r w:rsidRPr="50F063BC">
        <w:rPr>
          <w:lang w:val="en-US"/>
        </w:rPr>
        <w:t>profesorima</w:t>
      </w:r>
      <w:proofErr w:type="spellEnd"/>
    </w:p>
    <w:p w14:paraId="412870A7" w14:textId="77777777" w:rsidR="00196E64" w:rsidRPr="00010F3F" w:rsidRDefault="00196E64" w:rsidP="00196E64">
      <w:pPr>
        <w:pStyle w:val="ListParagraph"/>
        <w:spacing w:after="80"/>
        <w:ind w:left="450"/>
        <w:rPr>
          <w:lang w:val="en-US"/>
        </w:rPr>
      </w:pPr>
    </w:p>
    <w:p w14:paraId="1B6034E3" w14:textId="73B6D229" w:rsidR="00196E64" w:rsidRDefault="00196E64" w:rsidP="00196E64">
      <w:pPr>
        <w:pStyle w:val="Heading3"/>
        <w:rPr>
          <w:lang w:val="en-US"/>
        </w:rPr>
      </w:pPr>
      <w:bookmarkStart w:id="55" w:name="_Toc206504916"/>
      <w:bookmarkStart w:id="56" w:name="_Toc228782614"/>
      <w:r w:rsidRPr="50F063BC">
        <w:rPr>
          <w:lang w:val="en-US"/>
        </w:rPr>
        <w:t xml:space="preserve">3.1.2 </w:t>
      </w:r>
      <w:proofErr w:type="spellStart"/>
      <w:r w:rsidRPr="50F063BC">
        <w:rPr>
          <w:lang w:val="en-US"/>
        </w:rPr>
        <w:t>Ciljevi</w:t>
      </w:r>
      <w:proofErr w:type="spellEnd"/>
      <w:r w:rsidRPr="50F063BC">
        <w:rPr>
          <w:lang w:val="en-US"/>
        </w:rPr>
        <w:t xml:space="preserve"> </w:t>
      </w:r>
      <w:proofErr w:type="spellStart"/>
      <w:r w:rsidRPr="50F063BC">
        <w:rPr>
          <w:lang w:val="en-US"/>
        </w:rPr>
        <w:t>kvaliteta</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Stejkholderi</w:t>
      </w:r>
      <w:bookmarkEnd w:id="55"/>
      <w:bookmarkEnd w:id="56"/>
      <w:proofErr w:type="spellEnd"/>
    </w:p>
    <w:p w14:paraId="6FA0C904" w14:textId="2A707826" w:rsidR="00196E64" w:rsidRPr="003B2D28" w:rsidRDefault="00196E64" w:rsidP="00196E64">
      <w:pPr>
        <w:jc w:val="both"/>
        <w:rPr>
          <w:lang w:val="en-US"/>
        </w:rPr>
      </w:pPr>
      <w:proofErr w:type="spellStart"/>
      <w:r w:rsidRPr="50F063BC">
        <w:rPr>
          <w:lang w:val="en-US"/>
        </w:rPr>
        <w:t>Iz</w:t>
      </w:r>
      <w:proofErr w:type="spellEnd"/>
      <w:r w:rsidRPr="50F063BC">
        <w:rPr>
          <w:lang w:val="en-US"/>
        </w:rPr>
        <w:t xml:space="preserve"> </w:t>
      </w:r>
      <w:proofErr w:type="spellStart"/>
      <w:r w:rsidRPr="50F063BC">
        <w:rPr>
          <w:lang w:val="en-US"/>
        </w:rPr>
        <w:t>sekcije</w:t>
      </w:r>
      <w:proofErr w:type="spellEnd"/>
      <w:r w:rsidRPr="50F063BC">
        <w:rPr>
          <w:lang w:val="en-US"/>
        </w:rPr>
        <w:t xml:space="preserve"> Quality Goals architecture inception </w:t>
      </w:r>
      <w:proofErr w:type="spellStart"/>
      <w:r w:rsidRPr="50F063BC">
        <w:rPr>
          <w:lang w:val="en-US"/>
        </w:rPr>
        <w:t>canvasa</w:t>
      </w:r>
      <w:proofErr w:type="spellEnd"/>
      <w:r w:rsidRPr="50F063BC">
        <w:rPr>
          <w:lang w:val="en-US"/>
        </w:rPr>
        <w:t xml:space="preserve">. </w:t>
      </w:r>
      <w:proofErr w:type="spellStart"/>
      <w:r w:rsidRPr="50F063BC">
        <w:rPr>
          <w:lang w:val="en-US"/>
        </w:rPr>
        <w:t>Definisani</w:t>
      </w:r>
      <w:proofErr w:type="spellEnd"/>
      <w:r w:rsidRPr="50F063BC">
        <w:rPr>
          <w:lang w:val="en-US"/>
        </w:rPr>
        <w:t xml:space="preserve"> </w:t>
      </w:r>
      <w:proofErr w:type="spellStart"/>
      <w:r w:rsidRPr="50F063BC">
        <w:rPr>
          <w:lang w:val="en-US"/>
        </w:rPr>
        <w:t>su</w:t>
      </w:r>
      <w:proofErr w:type="spellEnd"/>
      <w:r w:rsidRPr="50F063BC">
        <w:rPr>
          <w:lang w:val="en-US"/>
        </w:rPr>
        <w:t xml:space="preserve"> </w:t>
      </w:r>
      <w:proofErr w:type="spellStart"/>
      <w:r w:rsidRPr="50F063BC">
        <w:rPr>
          <w:lang w:val="en-US"/>
        </w:rPr>
        <w:t>sledeći</w:t>
      </w:r>
      <w:proofErr w:type="spellEnd"/>
      <w:r w:rsidRPr="50F063BC">
        <w:rPr>
          <w:lang w:val="en-US"/>
        </w:rPr>
        <w:t xml:space="preserve"> </w:t>
      </w:r>
      <w:proofErr w:type="spellStart"/>
      <w:r w:rsidRPr="50F063BC">
        <w:rPr>
          <w:lang w:val="en-US"/>
        </w:rPr>
        <w:t>ciljevi</w:t>
      </w:r>
      <w:proofErr w:type="spellEnd"/>
      <w:r w:rsidRPr="50F063BC">
        <w:rPr>
          <w:lang w:val="en-US"/>
        </w:rPr>
        <w:t xml:space="preserve"> </w:t>
      </w:r>
      <w:proofErr w:type="spellStart"/>
      <w:r w:rsidRPr="50F063BC">
        <w:rPr>
          <w:lang w:val="en-US"/>
        </w:rPr>
        <w:t>kvaliteta</w:t>
      </w:r>
      <w:proofErr w:type="spellEnd"/>
      <w:r w:rsidRPr="50F063BC">
        <w:rPr>
          <w:lang w:val="en-US"/>
        </w:rPr>
        <w:t xml:space="preserve"> </w:t>
      </w:r>
      <w:proofErr w:type="spellStart"/>
      <w:r w:rsidRPr="50F063BC">
        <w:rPr>
          <w:lang w:val="en-US"/>
        </w:rPr>
        <w:t>kojima</w:t>
      </w:r>
      <w:proofErr w:type="spellEnd"/>
      <w:r w:rsidRPr="50F063BC">
        <w:rPr>
          <w:lang w:val="en-US"/>
        </w:rPr>
        <w:t xml:space="preserve"> </w:t>
      </w:r>
      <w:proofErr w:type="spellStart"/>
      <w:r w:rsidRPr="50F063BC">
        <w:rPr>
          <w:lang w:val="en-US"/>
        </w:rPr>
        <w:t>će</w:t>
      </w:r>
      <w:proofErr w:type="spellEnd"/>
      <w:r w:rsidRPr="50F063BC">
        <w:rPr>
          <w:lang w:val="en-US"/>
        </w:rPr>
        <w:t xml:space="preserve"> </w:t>
      </w:r>
      <w:proofErr w:type="spellStart"/>
      <w:r w:rsidRPr="50F063BC">
        <w:rPr>
          <w:lang w:val="en-US"/>
        </w:rPr>
        <w:t>aplikacija</w:t>
      </w:r>
      <w:proofErr w:type="spellEnd"/>
      <w:r w:rsidRPr="50F063BC">
        <w:rPr>
          <w:lang w:val="en-US"/>
        </w:rPr>
        <w:t xml:space="preserve"> </w:t>
      </w:r>
      <w:proofErr w:type="spellStart"/>
      <w:r w:rsidRPr="50F063BC">
        <w:rPr>
          <w:lang w:val="en-US"/>
        </w:rPr>
        <w:t>težiti</w:t>
      </w:r>
      <w:proofErr w:type="spellEnd"/>
      <w:r w:rsidRPr="50F063BC">
        <w:rPr>
          <w:lang w:val="en-US"/>
        </w:rPr>
        <w:t xml:space="preserve"> </w:t>
      </w:r>
      <w:proofErr w:type="spellStart"/>
      <w:r w:rsidRPr="50F063BC">
        <w:rPr>
          <w:lang w:val="en-US"/>
        </w:rPr>
        <w:t>analizirajući</w:t>
      </w:r>
      <w:proofErr w:type="spellEnd"/>
      <w:r w:rsidRPr="50F063BC">
        <w:rPr>
          <w:lang w:val="en-US"/>
        </w:rPr>
        <w:t xml:space="preserve"> </w:t>
      </w:r>
      <w:proofErr w:type="spellStart"/>
      <w:r w:rsidRPr="50F063BC">
        <w:rPr>
          <w:lang w:val="en-US"/>
        </w:rPr>
        <w:t>željene</w:t>
      </w:r>
      <w:proofErr w:type="spellEnd"/>
      <w:r w:rsidRPr="50F063BC">
        <w:rPr>
          <w:lang w:val="en-US"/>
        </w:rPr>
        <w:t xml:space="preserve"> </w:t>
      </w:r>
      <w:proofErr w:type="spellStart"/>
      <w:r w:rsidRPr="50F063BC">
        <w:rPr>
          <w:lang w:val="en-US"/>
        </w:rPr>
        <w:t>kvaliteta</w:t>
      </w:r>
      <w:proofErr w:type="spellEnd"/>
      <w:r w:rsidRPr="50F063BC">
        <w:rPr>
          <w:lang w:val="en-US"/>
        </w:rPr>
        <w:t xml:space="preserve"> </w:t>
      </w:r>
      <w:proofErr w:type="spellStart"/>
      <w:r w:rsidRPr="50F063BC">
        <w:rPr>
          <w:lang w:val="en-US"/>
        </w:rPr>
        <w:t>iz</w:t>
      </w:r>
      <w:proofErr w:type="spellEnd"/>
      <w:r w:rsidRPr="50F063BC">
        <w:rPr>
          <w:lang w:val="en-US"/>
        </w:rPr>
        <w:t xml:space="preserve"> 4 </w:t>
      </w:r>
      <w:proofErr w:type="spellStart"/>
      <w:r w:rsidRPr="50F063BC">
        <w:rPr>
          <w:lang w:val="en-US"/>
        </w:rPr>
        <w:t>ugla</w:t>
      </w:r>
      <w:proofErr w:type="spellEnd"/>
      <w:r w:rsidRPr="50F063BC">
        <w:rPr>
          <w:lang w:val="en-US"/>
        </w:rPr>
        <w:t xml:space="preserve">: </w:t>
      </w:r>
      <w:proofErr w:type="spellStart"/>
      <w:r w:rsidRPr="50F063BC">
        <w:rPr>
          <w:lang w:val="en-US"/>
        </w:rPr>
        <w:t>Korisnik</w:t>
      </w:r>
      <w:proofErr w:type="spellEnd"/>
      <w:r w:rsidRPr="50F063BC">
        <w:rPr>
          <w:lang w:val="en-US"/>
        </w:rPr>
        <w:t xml:space="preserve">, </w:t>
      </w:r>
      <w:proofErr w:type="spellStart"/>
      <w:r w:rsidRPr="50F063BC">
        <w:rPr>
          <w:lang w:val="en-US"/>
        </w:rPr>
        <w:t>Programera</w:t>
      </w:r>
      <w:proofErr w:type="spellEnd"/>
      <w:r w:rsidRPr="50F063BC">
        <w:rPr>
          <w:lang w:val="en-US"/>
        </w:rPr>
        <w:t xml:space="preserve">, DevOps </w:t>
      </w:r>
      <w:proofErr w:type="spellStart"/>
      <w:r w:rsidRPr="50F063BC">
        <w:rPr>
          <w:lang w:val="en-US"/>
        </w:rPr>
        <w:t>i</w:t>
      </w:r>
      <w:proofErr w:type="spellEnd"/>
      <w:r w:rsidRPr="50F063BC">
        <w:rPr>
          <w:lang w:val="en-US"/>
        </w:rPr>
        <w:t xml:space="preserve"> </w:t>
      </w:r>
      <w:proofErr w:type="spellStart"/>
      <w:r w:rsidRPr="50F063BC">
        <w:rPr>
          <w:lang w:val="en-US"/>
        </w:rPr>
        <w:t>Menadžement</w:t>
      </w:r>
      <w:proofErr w:type="spellEnd"/>
      <w:r w:rsidRPr="50F063BC">
        <w:rPr>
          <w:lang w:val="en-US"/>
        </w:rPr>
        <w:t>:</w:t>
      </w:r>
    </w:p>
    <w:p w14:paraId="4E37E825" w14:textId="4A242CBC" w:rsidR="00196E64" w:rsidRPr="003B2D28" w:rsidRDefault="00196E64" w:rsidP="00196E64">
      <w:pPr>
        <w:pStyle w:val="ListParagraph"/>
        <w:numPr>
          <w:ilvl w:val="0"/>
          <w:numId w:val="34"/>
        </w:numPr>
        <w:spacing w:after="80"/>
        <w:ind w:left="270" w:hanging="270"/>
        <w:jc w:val="both"/>
        <w:rPr>
          <w:lang w:val="en-US"/>
        </w:rPr>
      </w:pPr>
      <w:proofErr w:type="spellStart"/>
      <w:r w:rsidRPr="50F063BC">
        <w:rPr>
          <w:lang w:val="en-US"/>
        </w:rPr>
        <w:t>Korisnik</w:t>
      </w:r>
      <w:proofErr w:type="spellEnd"/>
      <w:r w:rsidRPr="50F063BC">
        <w:rPr>
          <w:lang w:val="en-US"/>
        </w:rPr>
        <w:t xml:space="preserve">(Student): </w:t>
      </w:r>
      <w:proofErr w:type="spellStart"/>
      <w:r w:rsidRPr="50F063BC">
        <w:rPr>
          <w:lang w:val="en-US"/>
        </w:rPr>
        <w:t>korisna</w:t>
      </w:r>
      <w:proofErr w:type="spellEnd"/>
      <w:r w:rsidRPr="50F063BC">
        <w:rPr>
          <w:lang w:val="en-US"/>
        </w:rPr>
        <w:t xml:space="preserve">, </w:t>
      </w:r>
      <w:proofErr w:type="spellStart"/>
      <w:r w:rsidRPr="50F063BC">
        <w:rPr>
          <w:lang w:val="en-US"/>
        </w:rPr>
        <w:t>laka</w:t>
      </w:r>
      <w:proofErr w:type="spellEnd"/>
      <w:r w:rsidRPr="50F063BC">
        <w:rPr>
          <w:lang w:val="en-US"/>
        </w:rPr>
        <w:t xml:space="preserve"> za </w:t>
      </w:r>
      <w:proofErr w:type="spellStart"/>
      <w:r w:rsidRPr="50F063BC">
        <w:rPr>
          <w:lang w:val="en-US"/>
        </w:rPr>
        <w:t>razumeti</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prijatna</w:t>
      </w:r>
      <w:proofErr w:type="spellEnd"/>
      <w:r w:rsidRPr="50F063BC">
        <w:rPr>
          <w:lang w:val="en-US"/>
        </w:rPr>
        <w:t xml:space="preserve"> za </w:t>
      </w:r>
      <w:proofErr w:type="spellStart"/>
      <w:r w:rsidRPr="50F063BC">
        <w:rPr>
          <w:lang w:val="en-US"/>
        </w:rPr>
        <w:t>korišćenje</w:t>
      </w:r>
      <w:proofErr w:type="spellEnd"/>
      <w:r w:rsidRPr="50F063BC">
        <w:rPr>
          <w:lang w:val="en-US"/>
        </w:rPr>
        <w:t xml:space="preserve">, </w:t>
      </w:r>
      <w:proofErr w:type="spellStart"/>
      <w:r w:rsidRPr="50F063BC">
        <w:rPr>
          <w:lang w:val="en-US"/>
        </w:rPr>
        <w:t>pouzdana</w:t>
      </w:r>
      <w:proofErr w:type="spellEnd"/>
      <w:r w:rsidRPr="50F063BC">
        <w:rPr>
          <w:lang w:val="en-US"/>
        </w:rPr>
        <w:t xml:space="preserve">, </w:t>
      </w:r>
      <w:proofErr w:type="spellStart"/>
      <w:r w:rsidRPr="50F063BC">
        <w:rPr>
          <w:lang w:val="en-US"/>
        </w:rPr>
        <w:t>sigurna</w:t>
      </w:r>
      <w:proofErr w:type="spellEnd"/>
      <w:r w:rsidRPr="50F063BC">
        <w:rPr>
          <w:lang w:val="en-US"/>
        </w:rPr>
        <w:t>.</w:t>
      </w:r>
    </w:p>
    <w:p w14:paraId="75D73EF8" w14:textId="24CB5A97" w:rsidR="00196E64" w:rsidRPr="003B2D28" w:rsidRDefault="00196E64" w:rsidP="00196E64">
      <w:pPr>
        <w:pStyle w:val="ListParagraph"/>
        <w:numPr>
          <w:ilvl w:val="0"/>
          <w:numId w:val="34"/>
        </w:numPr>
        <w:spacing w:after="80"/>
        <w:ind w:left="270" w:hanging="270"/>
        <w:jc w:val="both"/>
        <w:rPr>
          <w:lang w:val="en-US"/>
        </w:rPr>
      </w:pPr>
      <w:proofErr w:type="spellStart"/>
      <w:r w:rsidRPr="50F063BC">
        <w:rPr>
          <w:lang w:val="en-US"/>
        </w:rPr>
        <w:t>Programer</w:t>
      </w:r>
      <w:proofErr w:type="spellEnd"/>
      <w:r w:rsidRPr="50F063BC">
        <w:rPr>
          <w:lang w:val="en-US"/>
        </w:rPr>
        <w:t xml:space="preserve">: </w:t>
      </w:r>
      <w:proofErr w:type="spellStart"/>
      <w:r w:rsidRPr="50F063BC">
        <w:rPr>
          <w:lang w:val="en-US"/>
        </w:rPr>
        <w:t>fleksibilna</w:t>
      </w:r>
      <w:proofErr w:type="spellEnd"/>
      <w:r w:rsidRPr="50F063BC">
        <w:rPr>
          <w:lang w:val="en-US"/>
        </w:rPr>
        <w:t xml:space="preserve"> u </w:t>
      </w:r>
      <w:proofErr w:type="spellStart"/>
      <w:r w:rsidRPr="50F063BC">
        <w:rPr>
          <w:lang w:val="en-US"/>
        </w:rPr>
        <w:t>smislu</w:t>
      </w:r>
      <w:proofErr w:type="spellEnd"/>
      <w:r w:rsidRPr="50F063BC">
        <w:rPr>
          <w:lang w:val="en-US"/>
        </w:rPr>
        <w:t xml:space="preserve"> </w:t>
      </w:r>
      <w:proofErr w:type="spellStart"/>
      <w:r w:rsidRPr="50F063BC">
        <w:rPr>
          <w:lang w:val="en-US"/>
        </w:rPr>
        <w:t>održavanja</w:t>
      </w:r>
      <w:proofErr w:type="spellEnd"/>
      <w:r w:rsidRPr="50F063BC">
        <w:rPr>
          <w:lang w:val="en-US"/>
        </w:rPr>
        <w:t xml:space="preserve"> </w:t>
      </w:r>
      <w:proofErr w:type="spellStart"/>
      <w:r w:rsidRPr="50F063BC">
        <w:rPr>
          <w:lang w:val="en-US"/>
        </w:rPr>
        <w:t>koda</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dodavanja</w:t>
      </w:r>
      <w:proofErr w:type="spellEnd"/>
      <w:r w:rsidRPr="50F063BC">
        <w:rPr>
          <w:lang w:val="en-US"/>
        </w:rPr>
        <w:t xml:space="preserve"> </w:t>
      </w:r>
      <w:proofErr w:type="spellStart"/>
      <w:r w:rsidRPr="50F063BC">
        <w:rPr>
          <w:lang w:val="en-US"/>
        </w:rPr>
        <w:t>novih</w:t>
      </w:r>
      <w:proofErr w:type="spellEnd"/>
      <w:r w:rsidRPr="50F063BC">
        <w:rPr>
          <w:lang w:val="en-US"/>
        </w:rPr>
        <w:t xml:space="preserve"> </w:t>
      </w:r>
      <w:proofErr w:type="spellStart"/>
      <w:r w:rsidRPr="50F063BC">
        <w:rPr>
          <w:lang w:val="en-US"/>
        </w:rPr>
        <w:t>featura</w:t>
      </w:r>
      <w:proofErr w:type="spellEnd"/>
      <w:r w:rsidRPr="50F063BC">
        <w:rPr>
          <w:lang w:val="en-US"/>
        </w:rPr>
        <w:t xml:space="preserve">, </w:t>
      </w:r>
      <w:proofErr w:type="spellStart"/>
      <w:r w:rsidRPr="50F063BC">
        <w:rPr>
          <w:lang w:val="en-US"/>
        </w:rPr>
        <w:t>predvidjiva</w:t>
      </w:r>
      <w:proofErr w:type="spellEnd"/>
      <w:r w:rsidRPr="50F063BC">
        <w:rPr>
          <w:lang w:val="en-US"/>
        </w:rPr>
        <w:t xml:space="preserve">, </w:t>
      </w:r>
      <w:proofErr w:type="spellStart"/>
      <w:r w:rsidRPr="50F063BC">
        <w:rPr>
          <w:lang w:val="en-US"/>
        </w:rPr>
        <w:t>interoperabilnost</w:t>
      </w:r>
      <w:proofErr w:type="spellEnd"/>
      <w:r w:rsidRPr="50F063BC">
        <w:rPr>
          <w:lang w:val="en-US"/>
        </w:rPr>
        <w:t xml:space="preserve"> </w:t>
      </w:r>
      <w:proofErr w:type="spellStart"/>
      <w:r w:rsidRPr="50F063BC">
        <w:rPr>
          <w:lang w:val="en-US"/>
        </w:rPr>
        <w:t>sa</w:t>
      </w:r>
      <w:proofErr w:type="spellEnd"/>
      <w:r w:rsidRPr="50F063BC">
        <w:rPr>
          <w:lang w:val="en-US"/>
        </w:rPr>
        <w:t xml:space="preserve"> </w:t>
      </w:r>
      <w:proofErr w:type="spellStart"/>
      <w:r w:rsidRPr="50F063BC">
        <w:rPr>
          <w:lang w:val="en-US"/>
        </w:rPr>
        <w:t>budućim</w:t>
      </w:r>
      <w:proofErr w:type="spellEnd"/>
      <w:r w:rsidRPr="50F063BC">
        <w:rPr>
          <w:lang w:val="en-US"/>
        </w:rPr>
        <w:t xml:space="preserve"> </w:t>
      </w:r>
      <w:proofErr w:type="spellStart"/>
      <w:r w:rsidRPr="50F063BC">
        <w:rPr>
          <w:lang w:val="en-US"/>
        </w:rPr>
        <w:t>rešenjima</w:t>
      </w:r>
      <w:proofErr w:type="spellEnd"/>
    </w:p>
    <w:p w14:paraId="64E6A9FB" w14:textId="61D9C27A" w:rsidR="00196E64" w:rsidRPr="003B2D28" w:rsidRDefault="00196E64" w:rsidP="00196E64">
      <w:pPr>
        <w:pStyle w:val="ListParagraph"/>
        <w:numPr>
          <w:ilvl w:val="0"/>
          <w:numId w:val="34"/>
        </w:numPr>
        <w:spacing w:after="80"/>
        <w:ind w:left="270" w:hanging="270"/>
        <w:jc w:val="both"/>
        <w:rPr>
          <w:lang w:val="en-US"/>
        </w:rPr>
      </w:pPr>
      <w:r w:rsidRPr="50F063BC">
        <w:rPr>
          <w:lang w:val="en-US"/>
        </w:rPr>
        <w:t xml:space="preserve">DevOps: </w:t>
      </w:r>
      <w:proofErr w:type="spellStart"/>
      <w:r w:rsidRPr="50F063BC">
        <w:rPr>
          <w:lang w:val="en-US"/>
        </w:rPr>
        <w:t>konfigurabilna</w:t>
      </w:r>
      <w:proofErr w:type="spellEnd"/>
      <w:r w:rsidRPr="50F063BC">
        <w:rPr>
          <w:lang w:val="en-US"/>
        </w:rPr>
        <w:t xml:space="preserve">, </w:t>
      </w:r>
      <w:proofErr w:type="spellStart"/>
      <w:r w:rsidRPr="50F063BC">
        <w:rPr>
          <w:lang w:val="en-US"/>
        </w:rPr>
        <w:t>laka</w:t>
      </w:r>
      <w:proofErr w:type="spellEnd"/>
      <w:r w:rsidRPr="50F063BC">
        <w:rPr>
          <w:lang w:val="en-US"/>
        </w:rPr>
        <w:t xml:space="preserve"> za </w:t>
      </w:r>
      <w:proofErr w:type="spellStart"/>
      <w:r w:rsidRPr="50F063BC">
        <w:rPr>
          <w:lang w:val="en-US"/>
        </w:rPr>
        <w:t>postavljanje</w:t>
      </w:r>
      <w:proofErr w:type="spellEnd"/>
      <w:r w:rsidRPr="50F063BC">
        <w:rPr>
          <w:lang w:val="en-US"/>
        </w:rPr>
        <w:t xml:space="preserve"> u </w:t>
      </w:r>
      <w:proofErr w:type="spellStart"/>
      <w:r w:rsidRPr="50F063BC">
        <w:rPr>
          <w:lang w:val="en-US"/>
        </w:rPr>
        <w:t>produkciono</w:t>
      </w:r>
      <w:proofErr w:type="spellEnd"/>
      <w:r w:rsidRPr="50F063BC">
        <w:rPr>
          <w:lang w:val="en-US"/>
        </w:rPr>
        <w:t xml:space="preserve"> </w:t>
      </w:r>
      <w:proofErr w:type="spellStart"/>
      <w:r w:rsidRPr="50F063BC">
        <w:rPr>
          <w:lang w:val="en-US"/>
        </w:rPr>
        <w:t>okruženje</w:t>
      </w:r>
      <w:proofErr w:type="spellEnd"/>
      <w:r w:rsidRPr="50F063BC">
        <w:rPr>
          <w:lang w:val="en-US"/>
        </w:rPr>
        <w:t xml:space="preserve">, </w:t>
      </w:r>
      <w:proofErr w:type="spellStart"/>
      <w:r w:rsidRPr="50F063BC">
        <w:rPr>
          <w:lang w:val="en-US"/>
        </w:rPr>
        <w:t>efikasna</w:t>
      </w:r>
      <w:proofErr w:type="spellEnd"/>
      <w:r w:rsidRPr="50F063BC">
        <w:rPr>
          <w:lang w:val="en-US"/>
        </w:rPr>
        <w:t xml:space="preserve"> u </w:t>
      </w:r>
      <w:proofErr w:type="spellStart"/>
      <w:r w:rsidRPr="50F063BC">
        <w:rPr>
          <w:lang w:val="en-US"/>
        </w:rPr>
        <w:t>korišćenju</w:t>
      </w:r>
      <w:proofErr w:type="spellEnd"/>
      <w:r w:rsidRPr="50F063BC">
        <w:rPr>
          <w:lang w:val="en-US"/>
        </w:rPr>
        <w:t xml:space="preserve"> </w:t>
      </w:r>
      <w:proofErr w:type="spellStart"/>
      <w:r w:rsidRPr="50F063BC">
        <w:rPr>
          <w:lang w:val="en-US"/>
        </w:rPr>
        <w:t>resursa</w:t>
      </w:r>
      <w:proofErr w:type="spellEnd"/>
      <w:r w:rsidRPr="50F063BC">
        <w:rPr>
          <w:lang w:val="en-US"/>
        </w:rPr>
        <w:t>.</w:t>
      </w:r>
    </w:p>
    <w:p w14:paraId="465B48F0" w14:textId="366EAB95" w:rsidR="00196E64" w:rsidRPr="003B2D28" w:rsidRDefault="00196E64" w:rsidP="00196E64">
      <w:pPr>
        <w:pStyle w:val="ListParagraph"/>
        <w:numPr>
          <w:ilvl w:val="0"/>
          <w:numId w:val="34"/>
        </w:numPr>
        <w:spacing w:after="80"/>
        <w:ind w:left="270" w:hanging="270"/>
        <w:jc w:val="both"/>
        <w:rPr>
          <w:lang w:val="en-US"/>
        </w:rPr>
      </w:pPr>
      <w:proofErr w:type="spellStart"/>
      <w:r w:rsidRPr="50F063BC">
        <w:rPr>
          <w:lang w:val="en-US"/>
        </w:rPr>
        <w:t>Menadžment</w:t>
      </w:r>
      <w:proofErr w:type="spellEnd"/>
      <w:r w:rsidRPr="50F063BC">
        <w:rPr>
          <w:lang w:val="en-US"/>
        </w:rPr>
        <w:t xml:space="preserve">: </w:t>
      </w:r>
      <w:proofErr w:type="spellStart"/>
      <w:r w:rsidRPr="50F063BC">
        <w:rPr>
          <w:lang w:val="en-US"/>
        </w:rPr>
        <w:t>efikasna</w:t>
      </w:r>
      <w:proofErr w:type="spellEnd"/>
      <w:r w:rsidRPr="50F063BC">
        <w:rPr>
          <w:lang w:val="en-US"/>
        </w:rPr>
        <w:t xml:space="preserve"> u </w:t>
      </w:r>
      <w:proofErr w:type="spellStart"/>
      <w:r w:rsidRPr="50F063BC">
        <w:rPr>
          <w:lang w:val="en-US"/>
        </w:rPr>
        <w:t>smislu</w:t>
      </w:r>
      <w:proofErr w:type="spellEnd"/>
      <w:r w:rsidRPr="50F063BC">
        <w:rPr>
          <w:lang w:val="en-US"/>
        </w:rPr>
        <w:t xml:space="preserve"> </w:t>
      </w:r>
      <w:proofErr w:type="spellStart"/>
      <w:r w:rsidRPr="50F063BC">
        <w:rPr>
          <w:lang w:val="en-US"/>
        </w:rPr>
        <w:t>cene</w:t>
      </w:r>
      <w:proofErr w:type="spellEnd"/>
      <w:r w:rsidRPr="50F063BC">
        <w:rPr>
          <w:lang w:val="en-US"/>
        </w:rPr>
        <w:t xml:space="preserve"> </w:t>
      </w:r>
      <w:proofErr w:type="spellStart"/>
      <w:r w:rsidRPr="50F063BC">
        <w:rPr>
          <w:lang w:val="en-US"/>
        </w:rPr>
        <w:t>razvoja</w:t>
      </w:r>
      <w:proofErr w:type="spellEnd"/>
      <w:r w:rsidRPr="50F063BC">
        <w:rPr>
          <w:lang w:val="en-US"/>
        </w:rPr>
        <w:t xml:space="preserve">, </w:t>
      </w:r>
      <w:proofErr w:type="spellStart"/>
      <w:r w:rsidRPr="50F063BC">
        <w:rPr>
          <w:lang w:val="en-US"/>
        </w:rPr>
        <w:t>održavanja</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vremena</w:t>
      </w:r>
      <w:proofErr w:type="spellEnd"/>
      <w:r w:rsidRPr="50F063BC">
        <w:rPr>
          <w:lang w:val="en-US"/>
        </w:rPr>
        <w:t xml:space="preserve"> </w:t>
      </w:r>
      <w:proofErr w:type="spellStart"/>
      <w:r w:rsidRPr="50F063BC">
        <w:rPr>
          <w:lang w:val="en-US"/>
        </w:rPr>
        <w:t>razvoja</w:t>
      </w:r>
      <w:proofErr w:type="spellEnd"/>
      <w:r w:rsidRPr="50F063BC">
        <w:rPr>
          <w:lang w:val="en-US"/>
        </w:rPr>
        <w:t xml:space="preserve">, </w:t>
      </w:r>
      <w:proofErr w:type="spellStart"/>
      <w:r w:rsidRPr="50F063BC">
        <w:rPr>
          <w:lang w:val="en-US"/>
        </w:rPr>
        <w:t>pouzdana</w:t>
      </w:r>
      <w:proofErr w:type="spellEnd"/>
      <w:r w:rsidRPr="50F063BC">
        <w:rPr>
          <w:lang w:val="en-US"/>
        </w:rPr>
        <w:t>.</w:t>
      </w:r>
    </w:p>
    <w:p w14:paraId="236AD36A" w14:textId="77777777" w:rsidR="00196E64" w:rsidRPr="00D563E7" w:rsidRDefault="00196E64" w:rsidP="00196E64">
      <w:pPr>
        <w:jc w:val="both"/>
        <w:rPr>
          <w:lang w:val="en-US"/>
        </w:rPr>
      </w:pPr>
    </w:p>
    <w:p w14:paraId="350470D7" w14:textId="39BBD1D2" w:rsidR="00196E64" w:rsidRDefault="00196E64" w:rsidP="00196E64">
      <w:pPr>
        <w:pStyle w:val="Heading2"/>
      </w:pPr>
      <w:bookmarkStart w:id="57" w:name="_Toc228782615"/>
      <w:r>
        <w:t xml:space="preserve">3.2. </w:t>
      </w:r>
      <w:proofErr w:type="spellStart"/>
      <w:r>
        <w:t>Ograničenja</w:t>
      </w:r>
      <w:bookmarkEnd w:id="57"/>
      <w:proofErr w:type="spellEnd"/>
    </w:p>
    <w:p w14:paraId="184D9EA5" w14:textId="3C7B8406" w:rsidR="00196E64" w:rsidRDefault="00196E64" w:rsidP="00196E64">
      <w:pPr>
        <w:pStyle w:val="Heading3"/>
      </w:pPr>
      <w:bookmarkStart w:id="58" w:name="_Toc846719631"/>
      <w:bookmarkStart w:id="59" w:name="_Toc228782616"/>
      <w:r w:rsidRPr="50F063BC">
        <w:rPr>
          <w:lang w:val="en-US"/>
        </w:rPr>
        <w:t xml:space="preserve">3.2.1 </w:t>
      </w:r>
      <w:proofErr w:type="spellStart"/>
      <w:r w:rsidRPr="50F063BC">
        <w:rPr>
          <w:lang w:val="en-US"/>
        </w:rPr>
        <w:t>Tehni</w:t>
      </w:r>
      <w:proofErr w:type="spellEnd"/>
      <w:r>
        <w:t>čka ograničenja</w:t>
      </w:r>
      <w:bookmarkEnd w:id="58"/>
      <w:bookmarkEnd w:id="59"/>
    </w:p>
    <w:p w14:paraId="6F2A3AF0" w14:textId="0D754A0C" w:rsidR="00196E64" w:rsidRDefault="00196E64" w:rsidP="00196E64">
      <w:pPr>
        <w:pStyle w:val="Caption"/>
        <w:keepNext/>
        <w:jc w:val="center"/>
      </w:pPr>
      <w:bookmarkStart w:id="60" w:name="_Toc225611766"/>
      <w:r>
        <w:t xml:space="preserve">Tabela </w:t>
      </w:r>
      <w:r>
        <w:fldChar w:fldCharType="begin"/>
      </w:r>
      <w:r>
        <w:instrText xml:space="preserve"> SEQ Tabela \* ARABIC </w:instrText>
      </w:r>
      <w:r>
        <w:fldChar w:fldCharType="separate"/>
      </w:r>
      <w:r>
        <w:rPr>
          <w:noProof/>
        </w:rPr>
        <w:t>4</w:t>
      </w:r>
      <w:r>
        <w:fldChar w:fldCharType="end"/>
      </w:r>
      <w:r>
        <w:t xml:space="preserve">: </w:t>
      </w:r>
      <w:r w:rsidRPr="008B5033">
        <w:t>Tehnička ograničenja</w:t>
      </w:r>
      <w:bookmarkEnd w:id="60"/>
    </w:p>
    <w:tbl>
      <w:tblPr>
        <w:tblStyle w:val="TableGrid"/>
        <w:tblW w:w="0" w:type="auto"/>
        <w:tblLook w:val="04A0" w:firstRow="1" w:lastRow="0" w:firstColumn="1" w:lastColumn="0" w:noHBand="0" w:noVBand="1"/>
      </w:tblPr>
      <w:tblGrid>
        <w:gridCol w:w="4675"/>
        <w:gridCol w:w="4675"/>
      </w:tblGrid>
      <w:tr w:rsidR="00196E64" w14:paraId="2AA92B19" w14:textId="77777777">
        <w:tc>
          <w:tcPr>
            <w:tcW w:w="4675" w:type="dxa"/>
            <w:shd w:val="clear" w:color="auto" w:fill="C9C9C9" w:themeFill="accent3" w:themeFillTint="99"/>
            <w:vAlign w:val="center"/>
          </w:tcPr>
          <w:p w14:paraId="06C1FE3B" w14:textId="4572C97F" w:rsidR="00196E64" w:rsidRDefault="00196E64">
            <w:r>
              <w:t>Ograničenje</w:t>
            </w:r>
          </w:p>
        </w:tc>
        <w:tc>
          <w:tcPr>
            <w:tcW w:w="4675" w:type="dxa"/>
            <w:shd w:val="clear" w:color="auto" w:fill="C9C9C9" w:themeFill="accent3" w:themeFillTint="99"/>
            <w:vAlign w:val="center"/>
          </w:tcPr>
          <w:p w14:paraId="5B42BF13" w14:textId="066745AD" w:rsidR="00196E64" w:rsidRPr="00F80D81" w:rsidRDefault="00196E64">
            <w:pPr>
              <w:rPr>
                <w:lang w:val="en-US"/>
              </w:rPr>
            </w:pPr>
            <w:r>
              <w:t xml:space="preserve">Razlog i </w:t>
            </w:r>
            <w:r w:rsidRPr="50F063BC">
              <w:rPr>
                <w:lang w:val="en-US"/>
              </w:rPr>
              <w:t>/</w:t>
            </w:r>
            <w:proofErr w:type="spellStart"/>
            <w:r w:rsidRPr="50F063BC">
              <w:rPr>
                <w:lang w:val="en-US"/>
              </w:rPr>
              <w:t>ili</w:t>
            </w:r>
            <w:proofErr w:type="spellEnd"/>
            <w:r w:rsidRPr="50F063BC">
              <w:rPr>
                <w:lang w:val="en-US"/>
              </w:rPr>
              <w:t xml:space="preserve"> </w:t>
            </w:r>
            <w:proofErr w:type="spellStart"/>
            <w:r w:rsidRPr="50F063BC">
              <w:rPr>
                <w:lang w:val="en-US"/>
              </w:rPr>
              <w:t>motivacija</w:t>
            </w:r>
            <w:proofErr w:type="spellEnd"/>
            <w:r>
              <w:tab/>
            </w:r>
          </w:p>
        </w:tc>
      </w:tr>
      <w:tr w:rsidR="00196E64" w14:paraId="44066219" w14:textId="77777777">
        <w:tc>
          <w:tcPr>
            <w:tcW w:w="4675" w:type="dxa"/>
            <w:vAlign w:val="center"/>
          </w:tcPr>
          <w:p w14:paraId="36E726D7" w14:textId="33A79893" w:rsidR="00196E64" w:rsidRPr="00F80D81" w:rsidRDefault="00196E64">
            <w:pPr>
              <w:rPr>
                <w:lang w:val="en-US"/>
              </w:rPr>
            </w:pPr>
            <w:r>
              <w:t>Softver predviđen za rad na Windows operativnim sistemima</w:t>
            </w:r>
          </w:p>
        </w:tc>
        <w:tc>
          <w:tcPr>
            <w:tcW w:w="4675" w:type="dxa"/>
            <w:vAlign w:val="center"/>
          </w:tcPr>
          <w:p w14:paraId="5CC9C7E4" w14:textId="53DF8940" w:rsidR="00196E64" w:rsidRDefault="00196E64">
            <w:r>
              <w:t xml:space="preserve">Zbog velike distribuiranosti ovog sistema i toga što je predviđeno rešenje u formi web aplikacije, iako je implementacija u Linixu i MaxOs poželjna u ovom slučaju nije obavezna  </w:t>
            </w:r>
          </w:p>
        </w:tc>
      </w:tr>
      <w:tr w:rsidR="00196E64" w14:paraId="71D073D1" w14:textId="77777777">
        <w:tc>
          <w:tcPr>
            <w:tcW w:w="4675" w:type="dxa"/>
            <w:vAlign w:val="center"/>
          </w:tcPr>
          <w:p w14:paraId="43EE44FB" w14:textId="5E281A75" w:rsidR="00196E64" w:rsidRDefault="00196E64">
            <w:r>
              <w:t>React.js kao framework  na klijentskoj strani</w:t>
            </w:r>
          </w:p>
        </w:tc>
        <w:tc>
          <w:tcPr>
            <w:tcW w:w="4675" w:type="dxa"/>
            <w:vAlign w:val="center"/>
          </w:tcPr>
          <w:p w14:paraId="26D91A3E" w14:textId="44279EC2" w:rsidR="00196E64" w:rsidRDefault="00196E64">
            <w:r>
              <w:t>Izabran zbog popularnosti ovog js frameworka u trenutku pisanja i kao vežba programeru radi usavršavanja znanja u ovom okruženju</w:t>
            </w:r>
          </w:p>
        </w:tc>
      </w:tr>
      <w:tr w:rsidR="00196E64" w14:paraId="22E9D8C7" w14:textId="77777777">
        <w:tc>
          <w:tcPr>
            <w:tcW w:w="4675" w:type="dxa"/>
            <w:vAlign w:val="center"/>
          </w:tcPr>
          <w:p w14:paraId="4BE32AE6" w14:textId="21C28C88" w:rsidR="00196E64" w:rsidRDefault="00196E64">
            <w:r>
              <w:t>Bootstrap 5</w:t>
            </w:r>
          </w:p>
        </w:tc>
        <w:tc>
          <w:tcPr>
            <w:tcW w:w="4675" w:type="dxa"/>
            <w:vAlign w:val="center"/>
          </w:tcPr>
          <w:p w14:paraId="64F194E4" w14:textId="54CAFFDA" w:rsidR="00196E64" w:rsidRDefault="00196E64">
            <w:r>
              <w:t>Standardna biblioteka sa predefinisanim css klasama za stilizovanje komponenti</w:t>
            </w:r>
          </w:p>
        </w:tc>
      </w:tr>
      <w:tr w:rsidR="00196E64" w14:paraId="5EF645CF" w14:textId="77777777">
        <w:tc>
          <w:tcPr>
            <w:tcW w:w="4675" w:type="dxa"/>
            <w:vAlign w:val="center"/>
          </w:tcPr>
          <w:p w14:paraId="64F81B13" w14:textId="70C337CD" w:rsidR="00196E64" w:rsidRDefault="00196E64">
            <w:r>
              <w:t>Laravel.php</w:t>
            </w:r>
          </w:p>
        </w:tc>
        <w:tc>
          <w:tcPr>
            <w:tcW w:w="4675" w:type="dxa"/>
            <w:vAlign w:val="center"/>
          </w:tcPr>
          <w:p w14:paraId="1D339560" w14:textId="3A4C3407" w:rsidR="00196E64" w:rsidRDefault="00196E64">
            <w:pPr>
              <w:keepNext/>
            </w:pPr>
            <w:r>
              <w:t>Stabilan i popularan framework. Postojala je opcija da se rešenje piše i u Java SpringBoot frameworku, ali je Laravel.php izabran radi usavršavanja i vežbe prethodno stečenih znanja iz php-a na fakultetu</w:t>
            </w:r>
          </w:p>
        </w:tc>
      </w:tr>
    </w:tbl>
    <w:p w14:paraId="15D6C0C9" w14:textId="77777777" w:rsidR="00196E64" w:rsidRDefault="00196E64" w:rsidP="00196E64">
      <w:bookmarkStart w:id="61" w:name="_Toc637995049"/>
    </w:p>
    <w:p w14:paraId="22D8770B" w14:textId="1C128608" w:rsidR="00196E64" w:rsidRDefault="00196E64" w:rsidP="00196E64">
      <w:pPr>
        <w:pStyle w:val="Heading3"/>
      </w:pPr>
      <w:bookmarkStart w:id="62" w:name="_Toc228782617"/>
      <w:r>
        <w:t>3.2.2 Organizaciona ograničenja</w:t>
      </w:r>
      <w:bookmarkEnd w:id="61"/>
      <w:bookmarkEnd w:id="62"/>
    </w:p>
    <w:p w14:paraId="5201979D" w14:textId="7A596451" w:rsidR="00196E64" w:rsidRDefault="00196E64" w:rsidP="00196E64">
      <w:pPr>
        <w:pStyle w:val="Caption"/>
        <w:keepNext/>
        <w:jc w:val="center"/>
      </w:pPr>
      <w:bookmarkStart w:id="63" w:name="_Toc225611767"/>
      <w:r>
        <w:t xml:space="preserve">Tabela </w:t>
      </w:r>
      <w:r>
        <w:fldChar w:fldCharType="begin"/>
      </w:r>
      <w:r>
        <w:instrText xml:space="preserve"> SEQ Tabela \* ARABIC </w:instrText>
      </w:r>
      <w:r>
        <w:fldChar w:fldCharType="separate"/>
      </w:r>
      <w:r>
        <w:rPr>
          <w:noProof/>
        </w:rPr>
        <w:t>5</w:t>
      </w:r>
      <w:r>
        <w:fldChar w:fldCharType="end"/>
      </w:r>
      <w:r>
        <w:t xml:space="preserve">: </w:t>
      </w:r>
      <w:r w:rsidRPr="008B4D68">
        <w:t>Organizaciona ograničenja</w:t>
      </w:r>
      <w:bookmarkEnd w:id="63"/>
    </w:p>
    <w:tbl>
      <w:tblPr>
        <w:tblStyle w:val="TableGrid"/>
        <w:tblW w:w="0" w:type="auto"/>
        <w:tblLook w:val="04A0" w:firstRow="1" w:lastRow="0" w:firstColumn="1" w:lastColumn="0" w:noHBand="0" w:noVBand="1"/>
      </w:tblPr>
      <w:tblGrid>
        <w:gridCol w:w="4675"/>
        <w:gridCol w:w="4675"/>
      </w:tblGrid>
      <w:tr w:rsidR="00196E64" w14:paraId="2834453A" w14:textId="77777777">
        <w:tc>
          <w:tcPr>
            <w:tcW w:w="4675" w:type="dxa"/>
            <w:shd w:val="clear" w:color="auto" w:fill="C9C9C9" w:themeFill="accent3" w:themeFillTint="99"/>
            <w:vAlign w:val="center"/>
          </w:tcPr>
          <w:p w14:paraId="1EC71B70" w14:textId="77777777" w:rsidR="00196E64" w:rsidRDefault="00196E64">
            <w:r>
              <w:t>Ograničenje</w:t>
            </w:r>
          </w:p>
        </w:tc>
        <w:tc>
          <w:tcPr>
            <w:tcW w:w="4675" w:type="dxa"/>
            <w:shd w:val="clear" w:color="auto" w:fill="C9C9C9" w:themeFill="accent3" w:themeFillTint="99"/>
            <w:vAlign w:val="center"/>
          </w:tcPr>
          <w:p w14:paraId="57746ADB" w14:textId="77777777" w:rsidR="00196E64" w:rsidRPr="00F80D81" w:rsidRDefault="00196E64">
            <w:pPr>
              <w:rPr>
                <w:lang w:val="en-US"/>
              </w:rPr>
            </w:pPr>
            <w:r>
              <w:t xml:space="preserve">Razlog i </w:t>
            </w:r>
            <w:r w:rsidRPr="50F063BC">
              <w:rPr>
                <w:lang w:val="en-US"/>
              </w:rPr>
              <w:t>/</w:t>
            </w:r>
            <w:proofErr w:type="spellStart"/>
            <w:r w:rsidRPr="50F063BC">
              <w:rPr>
                <w:lang w:val="en-US"/>
              </w:rPr>
              <w:t>ili</w:t>
            </w:r>
            <w:proofErr w:type="spellEnd"/>
            <w:r w:rsidRPr="50F063BC">
              <w:rPr>
                <w:lang w:val="en-US"/>
              </w:rPr>
              <w:t xml:space="preserve"> </w:t>
            </w:r>
            <w:proofErr w:type="spellStart"/>
            <w:r w:rsidRPr="50F063BC">
              <w:rPr>
                <w:lang w:val="en-US"/>
              </w:rPr>
              <w:t>motivacija</w:t>
            </w:r>
            <w:proofErr w:type="spellEnd"/>
            <w:r>
              <w:tab/>
            </w:r>
          </w:p>
        </w:tc>
      </w:tr>
      <w:tr w:rsidR="00196E64" w14:paraId="2E876F26" w14:textId="77777777">
        <w:tc>
          <w:tcPr>
            <w:tcW w:w="4675" w:type="dxa"/>
            <w:vAlign w:val="center"/>
          </w:tcPr>
          <w:p w14:paraId="78508A99" w14:textId="1AA7EC4D" w:rsidR="00196E64" w:rsidRPr="00F80D81" w:rsidRDefault="00196E64">
            <w:pPr>
              <w:rPr>
                <w:lang w:val="en-US"/>
              </w:rPr>
            </w:pPr>
            <w:r>
              <w:t>Projekat treba da sadrži ne više od 10 slučajeva korišćenja</w:t>
            </w:r>
          </w:p>
        </w:tc>
        <w:tc>
          <w:tcPr>
            <w:tcW w:w="4675" w:type="dxa"/>
            <w:vAlign w:val="center"/>
          </w:tcPr>
          <w:p w14:paraId="44E20931" w14:textId="6977487F" w:rsidR="00196E64" w:rsidRDefault="00196E64">
            <w:r>
              <w:t xml:space="preserve">Zbog ograničenog vremena developera i cilja rešenja, tj. demonstracija potencijalnog realnog rešenja </w:t>
            </w:r>
          </w:p>
        </w:tc>
      </w:tr>
      <w:tr w:rsidR="00196E64" w14:paraId="42DF5887" w14:textId="77777777">
        <w:tc>
          <w:tcPr>
            <w:tcW w:w="4675" w:type="dxa"/>
            <w:vAlign w:val="center"/>
          </w:tcPr>
          <w:p w14:paraId="1CBFD02F" w14:textId="254653D5" w:rsidR="00196E64" w:rsidRDefault="00196E64">
            <w:r>
              <w:t xml:space="preserve">SCRUM metodologija </w:t>
            </w:r>
          </w:p>
        </w:tc>
        <w:tc>
          <w:tcPr>
            <w:tcW w:w="4675" w:type="dxa"/>
            <w:vAlign w:val="center"/>
          </w:tcPr>
          <w:p w14:paraId="05A26A94" w14:textId="393AD78D" w:rsidR="00196E64" w:rsidRDefault="00196E64">
            <w:r>
              <w:t xml:space="preserve">Podela posla na manje celine, user storije olakšava konzistentan rad u 2 nedeljnim sprintovima </w:t>
            </w:r>
          </w:p>
        </w:tc>
      </w:tr>
      <w:tr w:rsidR="00196E64" w14:paraId="13DE8D31" w14:textId="77777777">
        <w:tc>
          <w:tcPr>
            <w:tcW w:w="4675" w:type="dxa"/>
            <w:vAlign w:val="center"/>
          </w:tcPr>
          <w:p w14:paraId="3D6ADE85" w14:textId="772690F0" w:rsidR="00196E64" w:rsidRDefault="00196E64">
            <w:r>
              <w:t>Jedan neiskusan developer</w:t>
            </w:r>
          </w:p>
        </w:tc>
        <w:tc>
          <w:tcPr>
            <w:tcW w:w="4675" w:type="dxa"/>
            <w:vAlign w:val="center"/>
          </w:tcPr>
          <w:p w14:paraId="47E76A1C" w14:textId="6076E418" w:rsidR="00196E64" w:rsidRDefault="00196E64">
            <w:pPr>
              <w:keepNext/>
            </w:pPr>
            <w:r>
              <w:t>Vladimir Jecić, ovo mu je prvi projekat u Laravelu i Reactu, teža procena potrebnog truda, potencijalno kašnjenje taskova zbog potrebe da se douče određeni koncepti Reacta i Laravela</w:t>
            </w:r>
          </w:p>
        </w:tc>
      </w:tr>
    </w:tbl>
    <w:p w14:paraId="6E83260D" w14:textId="77777777" w:rsidR="00196E64" w:rsidRDefault="00196E64" w:rsidP="00196E64">
      <w:bookmarkStart w:id="64" w:name="_Toc292161932"/>
    </w:p>
    <w:p w14:paraId="351233BE" w14:textId="24782F6D" w:rsidR="00196E64" w:rsidRDefault="00196E64" w:rsidP="00196E64">
      <w:pPr>
        <w:pStyle w:val="Heading3"/>
      </w:pPr>
      <w:bookmarkStart w:id="65" w:name="_Toc228782618"/>
      <w:r>
        <w:t>3.2.3 Konvencije</w:t>
      </w:r>
      <w:bookmarkEnd w:id="64"/>
      <w:bookmarkEnd w:id="65"/>
    </w:p>
    <w:p w14:paraId="38FADA6C" w14:textId="016CA007" w:rsidR="00196E64" w:rsidRDefault="00196E64" w:rsidP="00196E64">
      <w:pPr>
        <w:pStyle w:val="Caption"/>
        <w:keepNext/>
        <w:jc w:val="center"/>
      </w:pPr>
      <w:bookmarkStart w:id="66" w:name="_Toc225611768"/>
      <w:r>
        <w:t xml:space="preserve">Tabela </w:t>
      </w:r>
      <w:r>
        <w:fldChar w:fldCharType="begin"/>
      </w:r>
      <w:r>
        <w:instrText xml:space="preserve"> SEQ Tabela \* ARABIC </w:instrText>
      </w:r>
      <w:r>
        <w:fldChar w:fldCharType="separate"/>
      </w:r>
      <w:r>
        <w:rPr>
          <w:noProof/>
        </w:rPr>
        <w:t>6</w:t>
      </w:r>
      <w:r>
        <w:fldChar w:fldCharType="end"/>
      </w:r>
      <w:r>
        <w:t xml:space="preserve">: </w:t>
      </w:r>
      <w:r w:rsidRPr="00A47FDA">
        <w:t>Konvencije</w:t>
      </w:r>
      <w:bookmarkEnd w:id="66"/>
    </w:p>
    <w:tbl>
      <w:tblPr>
        <w:tblStyle w:val="TableGrid"/>
        <w:tblW w:w="0" w:type="auto"/>
        <w:tblLook w:val="04A0" w:firstRow="1" w:lastRow="0" w:firstColumn="1" w:lastColumn="0" w:noHBand="0" w:noVBand="1"/>
      </w:tblPr>
      <w:tblGrid>
        <w:gridCol w:w="4675"/>
        <w:gridCol w:w="4675"/>
      </w:tblGrid>
      <w:tr w:rsidR="00196E64" w14:paraId="57CB7F70" w14:textId="77777777">
        <w:tc>
          <w:tcPr>
            <w:tcW w:w="4675" w:type="dxa"/>
            <w:shd w:val="clear" w:color="auto" w:fill="C9C9C9" w:themeFill="accent3" w:themeFillTint="99"/>
            <w:vAlign w:val="center"/>
          </w:tcPr>
          <w:p w14:paraId="6E3C8D5B" w14:textId="77777777" w:rsidR="00196E64" w:rsidRDefault="00196E64">
            <w:r>
              <w:t>Ograničenje</w:t>
            </w:r>
          </w:p>
        </w:tc>
        <w:tc>
          <w:tcPr>
            <w:tcW w:w="4675" w:type="dxa"/>
            <w:shd w:val="clear" w:color="auto" w:fill="C9C9C9" w:themeFill="accent3" w:themeFillTint="99"/>
            <w:vAlign w:val="center"/>
          </w:tcPr>
          <w:p w14:paraId="2407BC32" w14:textId="77777777" w:rsidR="00196E64" w:rsidRPr="00F80D81" w:rsidRDefault="00196E64">
            <w:pPr>
              <w:rPr>
                <w:lang w:val="en-US"/>
              </w:rPr>
            </w:pPr>
            <w:r>
              <w:t xml:space="preserve">Razlog i </w:t>
            </w:r>
            <w:r w:rsidRPr="50F063BC">
              <w:rPr>
                <w:lang w:val="en-US"/>
              </w:rPr>
              <w:t>/</w:t>
            </w:r>
            <w:proofErr w:type="spellStart"/>
            <w:r w:rsidRPr="50F063BC">
              <w:rPr>
                <w:lang w:val="en-US"/>
              </w:rPr>
              <w:t>ili</w:t>
            </w:r>
            <w:proofErr w:type="spellEnd"/>
            <w:r w:rsidRPr="50F063BC">
              <w:rPr>
                <w:lang w:val="en-US"/>
              </w:rPr>
              <w:t xml:space="preserve"> </w:t>
            </w:r>
            <w:proofErr w:type="spellStart"/>
            <w:r w:rsidRPr="50F063BC">
              <w:rPr>
                <w:lang w:val="en-US"/>
              </w:rPr>
              <w:t>motivacija</w:t>
            </w:r>
            <w:proofErr w:type="spellEnd"/>
            <w:r>
              <w:tab/>
            </w:r>
          </w:p>
        </w:tc>
      </w:tr>
      <w:tr w:rsidR="00196E64" w14:paraId="14A254AC" w14:textId="77777777">
        <w:tc>
          <w:tcPr>
            <w:tcW w:w="4675" w:type="dxa"/>
            <w:vAlign w:val="center"/>
          </w:tcPr>
          <w:p w14:paraId="34E4CB26" w14:textId="0EF73FD4" w:rsidR="00196E64" w:rsidRPr="00F80D81" w:rsidRDefault="00196E64">
            <w:pPr>
              <w:rPr>
                <w:lang w:val="en-US"/>
              </w:rPr>
            </w:pPr>
            <w:r w:rsidRPr="50F063BC">
              <w:rPr>
                <w:lang w:val="en-US"/>
              </w:rPr>
              <w:t xml:space="preserve">MVVM </w:t>
            </w:r>
            <w:proofErr w:type="spellStart"/>
            <w:r w:rsidRPr="50F063BC">
              <w:rPr>
                <w:lang w:val="en-US"/>
              </w:rPr>
              <w:t>arhitektura</w:t>
            </w:r>
            <w:proofErr w:type="spellEnd"/>
          </w:p>
        </w:tc>
        <w:tc>
          <w:tcPr>
            <w:tcW w:w="4675" w:type="dxa"/>
            <w:vAlign w:val="center"/>
          </w:tcPr>
          <w:p w14:paraId="48523404" w14:textId="448D8090" w:rsidR="00196E64" w:rsidRDefault="00196E64">
            <w:r>
              <w:t>za podelu odgovornosti komponenti na klijentskoj strani</w:t>
            </w:r>
          </w:p>
        </w:tc>
      </w:tr>
      <w:tr w:rsidR="00196E64" w14:paraId="14ED90F9" w14:textId="77777777">
        <w:tc>
          <w:tcPr>
            <w:tcW w:w="4675" w:type="dxa"/>
            <w:vAlign w:val="center"/>
          </w:tcPr>
          <w:p w14:paraId="32970E72" w14:textId="447EA1E0" w:rsidR="00196E64" w:rsidRDefault="00196E64">
            <w:r>
              <w:t xml:space="preserve">Hexagon arhitektura </w:t>
            </w:r>
          </w:p>
        </w:tc>
        <w:tc>
          <w:tcPr>
            <w:tcW w:w="4675" w:type="dxa"/>
            <w:vAlign w:val="center"/>
          </w:tcPr>
          <w:p w14:paraId="6811FB96" w14:textId="4C8ED8DF" w:rsidR="00196E64" w:rsidRDefault="00196E64">
            <w:r>
              <w:t>za podelu odgovornosti komponenti na serverskoj strani</w:t>
            </w:r>
          </w:p>
        </w:tc>
      </w:tr>
      <w:tr w:rsidR="00196E64" w14:paraId="60BB393D" w14:textId="77777777">
        <w:tc>
          <w:tcPr>
            <w:tcW w:w="4675" w:type="dxa"/>
            <w:vAlign w:val="center"/>
          </w:tcPr>
          <w:p w14:paraId="78DF4E03" w14:textId="1C9108AE" w:rsidR="00196E64" w:rsidRDefault="00196E64">
            <w:r>
              <w:t>REST api stil projektovanja</w:t>
            </w:r>
          </w:p>
        </w:tc>
        <w:tc>
          <w:tcPr>
            <w:tcW w:w="4675" w:type="dxa"/>
            <w:vAlign w:val="center"/>
          </w:tcPr>
          <w:p w14:paraId="29C0B3B7" w14:textId="1F82F813" w:rsidR="00196E64" w:rsidRPr="00C173C8" w:rsidRDefault="00196E64">
            <w:pPr>
              <w:rPr>
                <w:lang w:val="en-US"/>
              </w:rPr>
            </w:pPr>
            <w:r>
              <w:t>Popularna konvencija, pogodna za dokumentovanje i interoperabilnost api</w:t>
            </w:r>
          </w:p>
        </w:tc>
      </w:tr>
      <w:tr w:rsidR="00196E64" w14:paraId="58C5D836" w14:textId="77777777">
        <w:tc>
          <w:tcPr>
            <w:tcW w:w="4675" w:type="dxa"/>
            <w:vAlign w:val="center"/>
          </w:tcPr>
          <w:p w14:paraId="22656C9E" w14:textId="39260D00" w:rsidR="00196E64" w:rsidRDefault="00196E64">
            <w:r>
              <w:t>Kamel notacija imenovanja promenljivih</w:t>
            </w:r>
          </w:p>
        </w:tc>
        <w:tc>
          <w:tcPr>
            <w:tcW w:w="4675" w:type="dxa"/>
            <w:vAlign w:val="center"/>
          </w:tcPr>
          <w:p w14:paraId="2804BCA5" w14:textId="3A6F559F" w:rsidR="00196E64" w:rsidRPr="00135E48" w:rsidRDefault="00196E64">
            <w:pPr>
              <w:rPr>
                <w:lang w:val="en-US"/>
              </w:rPr>
            </w:pPr>
            <w:r>
              <w:t>prihvaćena u php i javascript jeziku</w:t>
            </w:r>
          </w:p>
        </w:tc>
      </w:tr>
      <w:tr w:rsidR="00196E64" w14:paraId="50655278" w14:textId="77777777">
        <w:tc>
          <w:tcPr>
            <w:tcW w:w="4675" w:type="dxa"/>
            <w:vAlign w:val="center"/>
          </w:tcPr>
          <w:p w14:paraId="32D9E61A" w14:textId="2F806EF5" w:rsidR="00196E64" w:rsidRPr="00135E48" w:rsidRDefault="00196E64">
            <w:pPr>
              <w:rPr>
                <w:lang w:val="en-US"/>
              </w:rPr>
            </w:pPr>
            <w:r>
              <w:t>Primarni jezik korišćen za kodiranje (nazivi promenljivih, klasa itd.) - engleski</w:t>
            </w:r>
          </w:p>
        </w:tc>
        <w:tc>
          <w:tcPr>
            <w:tcW w:w="4675" w:type="dxa"/>
            <w:vAlign w:val="center"/>
          </w:tcPr>
          <w:p w14:paraId="6C5D3FCB" w14:textId="44273AA2" w:rsidR="00196E64" w:rsidRPr="00135E48" w:rsidRDefault="00196E64">
            <w:pPr>
              <w:keepNext/>
              <w:rPr>
                <w:lang w:val="en-US"/>
              </w:rPr>
            </w:pPr>
            <w:r>
              <w:t>prostiji jezik za imenovanja,preferenca</w:t>
            </w:r>
          </w:p>
        </w:tc>
      </w:tr>
    </w:tbl>
    <w:p w14:paraId="01046DEF" w14:textId="51C76653" w:rsidR="00196E64" w:rsidRDefault="00196E64" w:rsidP="00196E64">
      <w:pPr>
        <w:pStyle w:val="Heading2"/>
      </w:pPr>
      <w:bookmarkStart w:id="67" w:name="_Toc228782619"/>
      <w:r>
        <w:t xml:space="preserve">3.3. </w:t>
      </w:r>
      <w:proofErr w:type="spellStart"/>
      <w:r>
        <w:t>Kontekst</w:t>
      </w:r>
      <w:proofErr w:type="spellEnd"/>
      <w:r>
        <w:t xml:space="preserve"> </w:t>
      </w:r>
      <w:proofErr w:type="spellStart"/>
      <w:r>
        <w:t>i</w:t>
      </w:r>
      <w:proofErr w:type="spellEnd"/>
      <w:r>
        <w:t xml:space="preserve"> </w:t>
      </w:r>
      <w:proofErr w:type="spellStart"/>
      <w:r>
        <w:t>opseg</w:t>
      </w:r>
      <w:proofErr w:type="spellEnd"/>
      <w:r>
        <w:t xml:space="preserve"> </w:t>
      </w:r>
      <w:proofErr w:type="spellStart"/>
      <w:r>
        <w:t>rešenja</w:t>
      </w:r>
      <w:bookmarkEnd w:id="67"/>
      <w:proofErr w:type="spellEnd"/>
    </w:p>
    <w:p w14:paraId="0CAA836A" w14:textId="79B33D78" w:rsidR="00196E64" w:rsidRDefault="00196E64" w:rsidP="00196E64">
      <w:pPr>
        <w:pStyle w:val="Heading3"/>
        <w:rPr>
          <w:lang w:val="de-AT"/>
        </w:rPr>
      </w:pPr>
      <w:bookmarkStart w:id="68" w:name="_Toc1008263522"/>
      <w:bookmarkStart w:id="69" w:name="_Toc228782620"/>
      <w:r w:rsidRPr="50F063BC">
        <w:rPr>
          <w:lang w:val="de-AT"/>
        </w:rPr>
        <w:t>3.3.1 Business Context</w:t>
      </w:r>
      <w:bookmarkEnd w:id="68"/>
      <w:bookmarkEnd w:id="69"/>
    </w:p>
    <w:p w14:paraId="73BE03E9" w14:textId="24BE59C4" w:rsidR="00196E64" w:rsidRDefault="00196E64" w:rsidP="00196E64">
      <w:pPr>
        <w:keepNext/>
      </w:pPr>
      <w:r w:rsidRPr="003E74BF">
        <w:rPr>
          <w:noProof/>
        </w:rPr>
        <w:drawing>
          <wp:inline distT="0" distB="0" distL="0" distR="0" wp14:anchorId="57D58E0E" wp14:editId="36B791C4">
            <wp:extent cx="5943600" cy="4182110"/>
            <wp:effectExtent l="0" t="0" r="0" b="8890"/>
            <wp:docPr id="168067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76650" name=""/>
                    <pic:cNvPicPr/>
                  </pic:nvPicPr>
                  <pic:blipFill>
                    <a:blip r:embed="rId28"/>
                    <a:stretch>
                      <a:fillRect/>
                    </a:stretch>
                  </pic:blipFill>
                  <pic:spPr>
                    <a:xfrm>
                      <a:off x="0" y="0"/>
                      <a:ext cx="5943600" cy="4182110"/>
                    </a:xfrm>
                    <a:prstGeom prst="rect">
                      <a:avLst/>
                    </a:prstGeom>
                  </pic:spPr>
                </pic:pic>
              </a:graphicData>
            </a:graphic>
          </wp:inline>
        </w:drawing>
      </w:r>
    </w:p>
    <w:p w14:paraId="382895C1" w14:textId="04129B0E" w:rsidR="00196E64" w:rsidRDefault="00196E64" w:rsidP="00196E64">
      <w:pPr>
        <w:pStyle w:val="Caption"/>
        <w:jc w:val="center"/>
      </w:pPr>
      <w:bookmarkStart w:id="70" w:name="_Toc228782683"/>
      <w:r>
        <w:t xml:space="preserve">Slika </w:t>
      </w:r>
      <w:r>
        <w:fldChar w:fldCharType="begin"/>
      </w:r>
      <w:r>
        <w:instrText xml:space="preserve"> SEQ Slika \* ARABIC </w:instrText>
      </w:r>
      <w:r>
        <w:fldChar w:fldCharType="separate"/>
      </w:r>
      <w:r>
        <w:rPr>
          <w:noProof/>
        </w:rPr>
        <w:t>15</w:t>
      </w:r>
      <w:r>
        <w:fldChar w:fldCharType="end"/>
      </w:r>
      <w:r>
        <w:t xml:space="preserve">: </w:t>
      </w:r>
      <w:r w:rsidRPr="00DC746F">
        <w:t>Business Context Studentske službe</w:t>
      </w:r>
      <w:bookmarkEnd w:id="70"/>
    </w:p>
    <w:p w14:paraId="5F8CA039" w14:textId="19E79CE1" w:rsidR="00196E64" w:rsidRPr="00551DF2" w:rsidRDefault="00196E64" w:rsidP="00196E64">
      <w:pPr>
        <w:jc w:val="both"/>
        <w:rPr>
          <w:lang w:val="de-AT"/>
        </w:rPr>
      </w:pPr>
      <w:r w:rsidRPr="50F063BC">
        <w:rPr>
          <w:lang w:val="de-AT"/>
        </w:rPr>
        <w:t>Raspored Ispita, Spisak prijavljenih studenata po predmetima, upisani studenti i profesori eksterni sistemi ili baze znanja</w:t>
      </w:r>
    </w:p>
    <w:p w14:paraId="459DC6CD" w14:textId="78B5550C" w:rsidR="00196E64" w:rsidRPr="00551DF2" w:rsidRDefault="00196E64" w:rsidP="00196E64">
      <w:pPr>
        <w:jc w:val="both"/>
        <w:rPr>
          <w:lang w:val="de-AT"/>
        </w:rPr>
      </w:pPr>
      <w:r w:rsidRPr="50F063BC">
        <w:rPr>
          <w:lang w:val="de-AT"/>
        </w:rPr>
        <w:t>Korisnici:</w:t>
      </w:r>
    </w:p>
    <w:p w14:paraId="33D04685" w14:textId="5949FBA8" w:rsidR="00196E64" w:rsidRPr="006D0F08" w:rsidRDefault="00196E64" w:rsidP="00196E64">
      <w:pPr>
        <w:pStyle w:val="ListParagraph"/>
        <w:numPr>
          <w:ilvl w:val="0"/>
          <w:numId w:val="2"/>
        </w:numPr>
        <w:ind w:left="360"/>
        <w:jc w:val="both"/>
        <w:rPr>
          <w:lang w:val="de-AT"/>
        </w:rPr>
      </w:pPr>
      <w:r w:rsidRPr="50F063BC">
        <w:rPr>
          <w:lang w:val="de-AT"/>
        </w:rPr>
        <w:t xml:space="preserve">Student - ima ograničene mogućnosti koje se njega tiču, student može da pregleda prethodna polaganja, aktuelne rokove, prijavi polaganje ili odjavi polaganje ispita. </w:t>
      </w:r>
    </w:p>
    <w:p w14:paraId="60D033A9" w14:textId="382FBAB5" w:rsidR="00196E64" w:rsidRDefault="00196E64" w:rsidP="00196E64">
      <w:pPr>
        <w:pStyle w:val="ListParagraph"/>
        <w:numPr>
          <w:ilvl w:val="0"/>
          <w:numId w:val="2"/>
        </w:numPr>
        <w:ind w:left="360"/>
        <w:jc w:val="both"/>
        <w:rPr>
          <w:lang w:val="de-AT"/>
        </w:rPr>
      </w:pPr>
      <w:r w:rsidRPr="50F063BC">
        <w:rPr>
          <w:lang w:val="de-AT"/>
        </w:rPr>
        <w:t xml:space="preserve">Admin – ima prava da objavljuje nove rokove, dodaje studente na određene predmete, </w:t>
      </w:r>
    </w:p>
    <w:p w14:paraId="4F16AA91" w14:textId="79E87707" w:rsidR="00196E64" w:rsidRDefault="00196E64" w:rsidP="00196E64">
      <w:pPr>
        <w:pStyle w:val="ListParagraph"/>
        <w:numPr>
          <w:ilvl w:val="0"/>
          <w:numId w:val="2"/>
        </w:numPr>
        <w:ind w:left="360"/>
        <w:jc w:val="both"/>
        <w:rPr>
          <w:lang w:val="de-AT"/>
        </w:rPr>
      </w:pPr>
      <w:r w:rsidRPr="50F063BC">
        <w:rPr>
          <w:lang w:val="de-AT"/>
        </w:rPr>
        <w:t>Profesor - istovremeno ima i rolu admina i takođe ima prava da oceni polaganja, pregleda izveštaje ispita(izlaznost,prolaznost,prosečna ocena) ili statistiku predmeta tokom cele školske godine itd.</w:t>
      </w:r>
    </w:p>
    <w:p w14:paraId="73AB0084" w14:textId="6D3E0F4A" w:rsidR="00196E64" w:rsidRDefault="00196E64" w:rsidP="00196E64">
      <w:pPr>
        <w:jc w:val="both"/>
        <w:rPr>
          <w:lang w:val="de-AT"/>
        </w:rPr>
      </w:pPr>
    </w:p>
    <w:p w14:paraId="35A7BEA7" w14:textId="40652452" w:rsidR="00196E64" w:rsidRDefault="00196E64" w:rsidP="00196E64">
      <w:pPr>
        <w:pStyle w:val="Heading3"/>
        <w:rPr>
          <w:lang w:val="de-AT"/>
        </w:rPr>
      </w:pPr>
      <w:bookmarkStart w:id="71" w:name="_Toc1302938759"/>
      <w:bookmarkStart w:id="72" w:name="_Toc228782621"/>
      <w:r w:rsidRPr="50F063BC">
        <w:rPr>
          <w:lang w:val="de-AT"/>
        </w:rPr>
        <w:t>3.3.2 Deployment Context</w:t>
      </w:r>
      <w:bookmarkEnd w:id="71"/>
      <w:bookmarkEnd w:id="72"/>
    </w:p>
    <w:p w14:paraId="0A6286B1" w14:textId="358672D8" w:rsidR="00196E64" w:rsidRDefault="00196E64" w:rsidP="00196E64">
      <w:pPr>
        <w:keepNext/>
      </w:pPr>
      <w:r w:rsidRPr="008A08C1">
        <w:rPr>
          <w:noProof/>
          <w:lang w:val="de-AT"/>
        </w:rPr>
        <w:drawing>
          <wp:inline distT="0" distB="0" distL="0" distR="0" wp14:anchorId="3B5FEE82" wp14:editId="6A4DD70D">
            <wp:extent cx="5943600" cy="2326640"/>
            <wp:effectExtent l="0" t="0" r="0" b="0"/>
            <wp:docPr id="32709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95014" name=""/>
                    <pic:cNvPicPr/>
                  </pic:nvPicPr>
                  <pic:blipFill>
                    <a:blip r:embed="rId29"/>
                    <a:stretch>
                      <a:fillRect/>
                    </a:stretch>
                  </pic:blipFill>
                  <pic:spPr>
                    <a:xfrm>
                      <a:off x="0" y="0"/>
                      <a:ext cx="5943600" cy="2326640"/>
                    </a:xfrm>
                    <a:prstGeom prst="rect">
                      <a:avLst/>
                    </a:prstGeom>
                  </pic:spPr>
                </pic:pic>
              </a:graphicData>
            </a:graphic>
          </wp:inline>
        </w:drawing>
      </w:r>
    </w:p>
    <w:p w14:paraId="26BF636E" w14:textId="50BCF38D" w:rsidR="00196E64" w:rsidRDefault="00196E64" w:rsidP="00196E64">
      <w:pPr>
        <w:pStyle w:val="Caption"/>
        <w:jc w:val="center"/>
      </w:pPr>
      <w:bookmarkStart w:id="73" w:name="_Toc228782684"/>
      <w:r>
        <w:t xml:space="preserve">Slika </w:t>
      </w:r>
      <w:r>
        <w:fldChar w:fldCharType="begin"/>
      </w:r>
      <w:r>
        <w:instrText xml:space="preserve"> SEQ Slika \* ARABIC </w:instrText>
      </w:r>
      <w:r>
        <w:fldChar w:fldCharType="separate"/>
      </w:r>
      <w:r>
        <w:rPr>
          <w:noProof/>
        </w:rPr>
        <w:t>16</w:t>
      </w:r>
      <w:r>
        <w:fldChar w:fldCharType="end"/>
      </w:r>
      <w:r>
        <w:t xml:space="preserve">: </w:t>
      </w:r>
      <w:r w:rsidRPr="00B81157">
        <w:t>Deployment Context</w:t>
      </w:r>
      <w:bookmarkEnd w:id="73"/>
    </w:p>
    <w:p w14:paraId="5D51AA77" w14:textId="4CC5B400" w:rsidR="00196E64" w:rsidRDefault="00196E64" w:rsidP="00196E64">
      <w:pPr>
        <w:pStyle w:val="Heading2"/>
        <w:rPr>
          <w:lang w:val="de-AT"/>
        </w:rPr>
      </w:pPr>
      <w:bookmarkStart w:id="74" w:name="_Toc228782622"/>
      <w:r w:rsidRPr="50F063BC">
        <w:rPr>
          <w:lang w:val="de-AT"/>
        </w:rPr>
        <w:t>3.4. Strategija rešenja</w:t>
      </w:r>
      <w:bookmarkEnd w:id="74"/>
    </w:p>
    <w:p w14:paraId="4148D9FB" w14:textId="77777777" w:rsidR="00196E64" w:rsidRPr="000C597E" w:rsidRDefault="00196E64" w:rsidP="00196E64">
      <w:pPr>
        <w:rPr>
          <w:lang w:val="de-AT"/>
        </w:rPr>
      </w:pPr>
    </w:p>
    <w:p w14:paraId="74690D4A" w14:textId="09A0AD61" w:rsidR="00196E64" w:rsidRDefault="00196E64" w:rsidP="00196E64">
      <w:pPr>
        <w:pStyle w:val="Heading3"/>
      </w:pPr>
      <w:bookmarkStart w:id="75" w:name="_Toc1756518877"/>
      <w:bookmarkStart w:id="76" w:name="_Toc228782623"/>
      <w:r>
        <w:t>3.4.1 Nefunkcionalni zahtevi</w:t>
      </w:r>
      <w:bookmarkEnd w:id="75"/>
      <w:bookmarkEnd w:id="76"/>
    </w:p>
    <w:p w14:paraId="2B8C8093" w14:textId="5411245E" w:rsidR="00196E64" w:rsidRPr="00C9621E" w:rsidRDefault="00196E64" w:rsidP="00196E64">
      <w:pPr>
        <w:pStyle w:val="Caption"/>
        <w:jc w:val="center"/>
      </w:pPr>
      <w:bookmarkStart w:id="77" w:name="_Toc225611769"/>
      <w:r>
        <w:t xml:space="preserve">Tabela </w:t>
      </w:r>
      <w:r>
        <w:fldChar w:fldCharType="begin"/>
      </w:r>
      <w:r>
        <w:instrText xml:space="preserve"> SEQ Tabela \* ARABIC </w:instrText>
      </w:r>
      <w:r>
        <w:fldChar w:fldCharType="separate"/>
      </w:r>
      <w:r>
        <w:rPr>
          <w:noProof/>
        </w:rPr>
        <w:t>7</w:t>
      </w:r>
      <w:r>
        <w:fldChar w:fldCharType="end"/>
      </w:r>
      <w:r>
        <w:t>: Ciljevi kvaliteta u strategiji rešenja</w:t>
      </w:r>
      <w:bookmarkEnd w:id="77"/>
    </w:p>
    <w:tbl>
      <w:tblPr>
        <w:tblStyle w:val="TableGrid"/>
        <w:tblW w:w="8589" w:type="dxa"/>
        <w:tblLook w:val="04A0" w:firstRow="1" w:lastRow="0" w:firstColumn="1" w:lastColumn="0" w:noHBand="0" w:noVBand="1"/>
      </w:tblPr>
      <w:tblGrid>
        <w:gridCol w:w="1815"/>
        <w:gridCol w:w="2859"/>
        <w:gridCol w:w="3915"/>
      </w:tblGrid>
      <w:tr w:rsidR="00196E64" w14:paraId="43E0EB7C" w14:textId="77777777">
        <w:tc>
          <w:tcPr>
            <w:tcW w:w="1815" w:type="dxa"/>
          </w:tcPr>
          <w:p w14:paraId="2913182E" w14:textId="77777777" w:rsidR="00196E64" w:rsidRDefault="00196E64">
            <w:pPr>
              <w:jc w:val="both"/>
            </w:pPr>
            <w:r w:rsidRPr="50F063BC">
              <w:rPr>
                <w:lang w:val="en-US"/>
              </w:rPr>
              <w:t>Quality goal</w:t>
            </w:r>
          </w:p>
        </w:tc>
        <w:tc>
          <w:tcPr>
            <w:tcW w:w="2859" w:type="dxa"/>
          </w:tcPr>
          <w:p w14:paraId="5C936DB5" w14:textId="77777777" w:rsidR="00196E64" w:rsidRDefault="00196E64">
            <w:pPr>
              <w:jc w:val="both"/>
            </w:pPr>
            <w:r w:rsidRPr="50F063BC">
              <w:rPr>
                <w:lang w:val="en-US"/>
              </w:rPr>
              <w:t>Scenario</w:t>
            </w:r>
          </w:p>
        </w:tc>
        <w:tc>
          <w:tcPr>
            <w:tcW w:w="3915" w:type="dxa"/>
          </w:tcPr>
          <w:p w14:paraId="1EE4A028" w14:textId="77777777" w:rsidR="00196E64" w:rsidRDefault="00196E64">
            <w:pPr>
              <w:jc w:val="both"/>
            </w:pPr>
            <w:r w:rsidRPr="50F063BC">
              <w:rPr>
                <w:lang w:val="en-US"/>
              </w:rPr>
              <w:t>Solution approach</w:t>
            </w:r>
          </w:p>
        </w:tc>
      </w:tr>
      <w:tr w:rsidR="00196E64" w14:paraId="22025EF5" w14:textId="77777777">
        <w:tc>
          <w:tcPr>
            <w:tcW w:w="1815" w:type="dxa"/>
            <w:vAlign w:val="center"/>
          </w:tcPr>
          <w:p w14:paraId="26B6BC6E" w14:textId="77777777" w:rsidR="00196E64" w:rsidRDefault="00196E64">
            <w:r>
              <w:t>Laka za razumeti, prijatna za korišćenje</w:t>
            </w:r>
          </w:p>
          <w:p w14:paraId="4B678D45" w14:textId="77777777" w:rsidR="00196E64" w:rsidRPr="000C597E" w:rsidRDefault="00196E64">
            <w:r>
              <w:t>Laka navigacija</w:t>
            </w:r>
          </w:p>
        </w:tc>
        <w:tc>
          <w:tcPr>
            <w:tcW w:w="2859" w:type="dxa"/>
            <w:vAlign w:val="center"/>
          </w:tcPr>
          <w:p w14:paraId="5EA36A94" w14:textId="77777777" w:rsidR="00196E64" w:rsidRDefault="00196E64">
            <w:pPr>
              <w:rPr>
                <w:lang w:val="en-US"/>
              </w:rPr>
            </w:pPr>
            <w:r w:rsidRPr="50F063BC">
              <w:rPr>
                <w:lang w:val="en-US"/>
              </w:rPr>
              <w:t xml:space="preserve">Student </w:t>
            </w:r>
            <w:proofErr w:type="spellStart"/>
            <w:r w:rsidRPr="50F063BC">
              <w:rPr>
                <w:lang w:val="en-US"/>
              </w:rPr>
              <w:t>želi</w:t>
            </w:r>
            <w:proofErr w:type="spellEnd"/>
            <w:r w:rsidRPr="50F063BC">
              <w:rPr>
                <w:lang w:val="en-US"/>
              </w:rPr>
              <w:t xml:space="preserve"> da </w:t>
            </w:r>
            <w:proofErr w:type="spellStart"/>
            <w:r w:rsidRPr="50F063BC">
              <w:rPr>
                <w:lang w:val="en-US"/>
              </w:rPr>
              <w:t>pregleda</w:t>
            </w:r>
            <w:proofErr w:type="spellEnd"/>
            <w:r w:rsidRPr="50F063BC">
              <w:rPr>
                <w:lang w:val="en-US"/>
              </w:rPr>
              <w:t xml:space="preserve"> </w:t>
            </w:r>
            <w:proofErr w:type="spellStart"/>
            <w:r w:rsidRPr="50F063BC">
              <w:rPr>
                <w:lang w:val="en-US"/>
              </w:rPr>
              <w:t>aktuelne</w:t>
            </w:r>
            <w:proofErr w:type="spellEnd"/>
            <w:r w:rsidRPr="50F063BC">
              <w:rPr>
                <w:lang w:val="en-US"/>
              </w:rPr>
              <w:t xml:space="preserve"> </w:t>
            </w:r>
            <w:proofErr w:type="spellStart"/>
            <w:r w:rsidRPr="50F063BC">
              <w:rPr>
                <w:lang w:val="en-US"/>
              </w:rPr>
              <w:t>rokove</w:t>
            </w:r>
            <w:proofErr w:type="spellEnd"/>
          </w:p>
        </w:tc>
        <w:tc>
          <w:tcPr>
            <w:tcW w:w="3915" w:type="dxa"/>
            <w:vAlign w:val="center"/>
          </w:tcPr>
          <w:p w14:paraId="3E3C99CA" w14:textId="77777777" w:rsidR="00196E64" w:rsidRDefault="00196E64">
            <w:pPr>
              <w:rPr>
                <w:lang w:val="en-US"/>
              </w:rPr>
            </w:pPr>
            <w:r w:rsidRPr="50F063BC">
              <w:rPr>
                <w:lang w:val="en-US"/>
              </w:rPr>
              <w:t xml:space="preserve">Single Page </w:t>
            </w:r>
            <w:proofErr w:type="spellStart"/>
            <w:r w:rsidRPr="50F063BC">
              <w:rPr>
                <w:lang w:val="en-US"/>
              </w:rPr>
              <w:t>aplikacija</w:t>
            </w:r>
            <w:proofErr w:type="spellEnd"/>
            <w:r w:rsidRPr="50F063BC">
              <w:rPr>
                <w:lang w:val="en-US"/>
              </w:rPr>
              <w:t xml:space="preserve">, </w:t>
            </w:r>
          </w:p>
          <w:p w14:paraId="35E4B50C" w14:textId="77777777" w:rsidR="00196E64" w:rsidRDefault="00196E64">
            <w:pPr>
              <w:rPr>
                <w:lang w:val="en-US"/>
              </w:rPr>
            </w:pPr>
            <w:proofErr w:type="spellStart"/>
            <w:r w:rsidRPr="50F063BC">
              <w:rPr>
                <w:lang w:val="en-US"/>
              </w:rPr>
              <w:t>Korišćenje</w:t>
            </w:r>
            <w:proofErr w:type="spellEnd"/>
            <w:r w:rsidRPr="50F063BC">
              <w:rPr>
                <w:lang w:val="en-US"/>
              </w:rPr>
              <w:t xml:space="preserve"> </w:t>
            </w:r>
            <w:proofErr w:type="spellStart"/>
            <w:r w:rsidRPr="50F063BC">
              <w:rPr>
                <w:lang w:val="en-US"/>
              </w:rPr>
              <w:t>adekvantne</w:t>
            </w:r>
            <w:proofErr w:type="spellEnd"/>
            <w:r w:rsidRPr="50F063BC">
              <w:rPr>
                <w:lang w:val="en-US"/>
              </w:rPr>
              <w:t xml:space="preserve"> font-awesome </w:t>
            </w:r>
            <w:proofErr w:type="spellStart"/>
            <w:r w:rsidRPr="50F063BC">
              <w:rPr>
                <w:lang w:val="en-US"/>
              </w:rPr>
              <w:t>ikone</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jasnog</w:t>
            </w:r>
            <w:proofErr w:type="spellEnd"/>
            <w:r w:rsidRPr="50F063BC">
              <w:rPr>
                <w:lang w:val="en-US"/>
              </w:rPr>
              <w:t xml:space="preserve"> </w:t>
            </w:r>
            <w:proofErr w:type="spellStart"/>
            <w:r w:rsidRPr="50F063BC">
              <w:rPr>
                <w:lang w:val="en-US"/>
              </w:rPr>
              <w:t>layouta</w:t>
            </w:r>
            <w:proofErr w:type="spellEnd"/>
            <w:r w:rsidRPr="50F063BC">
              <w:rPr>
                <w:lang w:val="en-US"/>
              </w:rPr>
              <w:t xml:space="preserve">, </w:t>
            </w:r>
            <w:proofErr w:type="spellStart"/>
            <w:r w:rsidRPr="50F063BC">
              <w:rPr>
                <w:lang w:val="en-US"/>
              </w:rPr>
              <w:t>minimalistički</w:t>
            </w:r>
            <w:proofErr w:type="spellEnd"/>
            <w:r w:rsidRPr="50F063BC">
              <w:rPr>
                <w:lang w:val="en-US"/>
              </w:rPr>
              <w:t xml:space="preserve"> </w:t>
            </w:r>
            <w:proofErr w:type="spellStart"/>
            <w:r w:rsidRPr="50F063BC">
              <w:rPr>
                <w:lang w:val="en-US"/>
              </w:rPr>
              <w:t>dizajn</w:t>
            </w:r>
            <w:proofErr w:type="spellEnd"/>
          </w:p>
        </w:tc>
      </w:tr>
      <w:tr w:rsidR="00196E64" w14:paraId="6C57B474" w14:textId="77777777">
        <w:tc>
          <w:tcPr>
            <w:tcW w:w="1815" w:type="dxa"/>
            <w:vAlign w:val="center"/>
          </w:tcPr>
          <w:p w14:paraId="5001AF6D" w14:textId="77777777" w:rsidR="00196E64" w:rsidRDefault="00196E64">
            <w:r>
              <w:t>fleksibilna u smislu održavanja koda i dodavanja novih featura</w:t>
            </w:r>
          </w:p>
        </w:tc>
        <w:tc>
          <w:tcPr>
            <w:tcW w:w="2859" w:type="dxa"/>
            <w:vAlign w:val="center"/>
          </w:tcPr>
          <w:p w14:paraId="6BB3BAF1" w14:textId="77777777" w:rsidR="00196E64" w:rsidRDefault="00196E64">
            <w:pPr>
              <w:rPr>
                <w:lang w:val="en-US"/>
              </w:rPr>
            </w:pPr>
            <w:proofErr w:type="spellStart"/>
            <w:r w:rsidRPr="50F063BC">
              <w:rPr>
                <w:lang w:val="en-US"/>
              </w:rPr>
              <w:t>Programer</w:t>
            </w:r>
            <w:proofErr w:type="spellEnd"/>
            <w:r w:rsidRPr="50F063BC">
              <w:rPr>
                <w:lang w:val="en-US"/>
              </w:rPr>
              <w:t xml:space="preserve"> </w:t>
            </w:r>
            <w:proofErr w:type="spellStart"/>
            <w:r w:rsidRPr="50F063BC">
              <w:rPr>
                <w:lang w:val="en-US"/>
              </w:rPr>
              <w:t>zeli</w:t>
            </w:r>
            <w:proofErr w:type="spellEnd"/>
            <w:r w:rsidRPr="50F063BC">
              <w:rPr>
                <w:lang w:val="en-US"/>
              </w:rPr>
              <w:t xml:space="preserve"> da </w:t>
            </w:r>
            <w:proofErr w:type="spellStart"/>
            <w:r w:rsidRPr="50F063BC">
              <w:rPr>
                <w:lang w:val="en-US"/>
              </w:rPr>
              <w:t>doda</w:t>
            </w:r>
            <w:proofErr w:type="spellEnd"/>
            <w:r w:rsidRPr="50F063BC">
              <w:rPr>
                <w:lang w:val="en-US"/>
              </w:rPr>
              <w:t xml:space="preserve"> novi feature za </w:t>
            </w:r>
            <w:proofErr w:type="spellStart"/>
            <w:r w:rsidRPr="50F063BC">
              <w:rPr>
                <w:lang w:val="en-US"/>
              </w:rPr>
              <w:t>profesore</w:t>
            </w:r>
            <w:proofErr w:type="spellEnd"/>
            <w:r w:rsidRPr="50F063BC">
              <w:rPr>
                <w:lang w:val="en-US"/>
              </w:rPr>
              <w:t xml:space="preserve">, </w:t>
            </w:r>
            <w:proofErr w:type="spellStart"/>
            <w:r w:rsidRPr="50F063BC">
              <w:rPr>
                <w:lang w:val="en-US"/>
              </w:rPr>
              <w:t>retroaktivno</w:t>
            </w:r>
            <w:proofErr w:type="spellEnd"/>
            <w:r w:rsidRPr="50F063BC">
              <w:rPr>
                <w:lang w:val="en-US"/>
              </w:rPr>
              <w:t xml:space="preserve"> </w:t>
            </w:r>
            <w:proofErr w:type="spellStart"/>
            <w:r w:rsidRPr="50F063BC">
              <w:rPr>
                <w:lang w:val="en-US"/>
              </w:rPr>
              <w:t>menjanje</w:t>
            </w:r>
            <w:proofErr w:type="spellEnd"/>
            <w:r w:rsidRPr="50F063BC">
              <w:rPr>
                <w:lang w:val="en-US"/>
              </w:rPr>
              <w:t xml:space="preserve"> </w:t>
            </w:r>
            <w:proofErr w:type="spellStart"/>
            <w:r w:rsidRPr="50F063BC">
              <w:rPr>
                <w:lang w:val="en-US"/>
              </w:rPr>
              <w:t>unetih</w:t>
            </w:r>
            <w:proofErr w:type="spellEnd"/>
            <w:r w:rsidRPr="50F063BC">
              <w:rPr>
                <w:lang w:val="en-US"/>
              </w:rPr>
              <w:t xml:space="preserve"> </w:t>
            </w:r>
            <w:proofErr w:type="spellStart"/>
            <w:r w:rsidRPr="50F063BC">
              <w:rPr>
                <w:lang w:val="en-US"/>
              </w:rPr>
              <w:t>detalja</w:t>
            </w:r>
            <w:proofErr w:type="spellEnd"/>
            <w:r w:rsidRPr="50F063BC">
              <w:rPr>
                <w:lang w:val="en-US"/>
              </w:rPr>
              <w:t xml:space="preserve"> </w:t>
            </w:r>
            <w:proofErr w:type="spellStart"/>
            <w:r w:rsidRPr="50F063BC">
              <w:rPr>
                <w:lang w:val="en-US"/>
              </w:rPr>
              <w:t>polaganja</w:t>
            </w:r>
            <w:proofErr w:type="spellEnd"/>
          </w:p>
        </w:tc>
        <w:tc>
          <w:tcPr>
            <w:tcW w:w="3915" w:type="dxa"/>
            <w:vAlign w:val="center"/>
          </w:tcPr>
          <w:p w14:paraId="6917A14A" w14:textId="5466D599" w:rsidR="00196E64" w:rsidRDefault="00196E64">
            <w:r>
              <w:t xml:space="preserve">REST api,MVC i Hexagon pattern na serveskoj strani, jasna organizacija foldera i </w:t>
            </w:r>
          </w:p>
          <w:p w14:paraId="4A9389E5" w14:textId="77777777" w:rsidR="00196E64" w:rsidRDefault="00196E64">
            <w:r>
              <w:t>open-closed principle,</w:t>
            </w:r>
          </w:p>
          <w:p w14:paraId="191DF341" w14:textId="77777777" w:rsidR="00196E64" w:rsidRDefault="00196E64">
            <w:r>
              <w:t>migracione skripte</w:t>
            </w:r>
          </w:p>
          <w:p w14:paraId="2D09CF05" w14:textId="77777777" w:rsidR="00196E64" w:rsidRDefault="00196E64">
            <w:r>
              <w:t xml:space="preserve">omogućavaju intuitivno proširenje rešenja sa novim modelima i slučajevima korišćenja u budućnosti  </w:t>
            </w:r>
          </w:p>
        </w:tc>
      </w:tr>
      <w:tr w:rsidR="00196E64" w14:paraId="21B3896F" w14:textId="77777777">
        <w:tc>
          <w:tcPr>
            <w:tcW w:w="1815" w:type="dxa"/>
            <w:vAlign w:val="center"/>
          </w:tcPr>
          <w:p w14:paraId="7BB2A479" w14:textId="77777777" w:rsidR="00196E64" w:rsidRPr="005B22B0" w:rsidRDefault="00196E64">
            <w:r>
              <w:t xml:space="preserve">Pouzdana, sigurna, kontrolisan pristup u zavisnosti od uloge </w:t>
            </w:r>
          </w:p>
        </w:tc>
        <w:tc>
          <w:tcPr>
            <w:tcW w:w="2859" w:type="dxa"/>
            <w:vAlign w:val="center"/>
          </w:tcPr>
          <w:p w14:paraId="0F5CAA2D" w14:textId="550E3921" w:rsidR="00196E64" w:rsidRDefault="00196E64">
            <w:pPr>
              <w:rPr>
                <w:lang w:val="en-US"/>
              </w:rPr>
            </w:pPr>
            <w:proofErr w:type="spellStart"/>
            <w:r w:rsidRPr="50F063BC">
              <w:rPr>
                <w:lang w:val="en-US"/>
              </w:rPr>
              <w:t>Korisnik</w:t>
            </w:r>
            <w:proofErr w:type="spellEnd"/>
            <w:r w:rsidRPr="50F063BC">
              <w:rPr>
                <w:lang w:val="en-US"/>
              </w:rPr>
              <w:t xml:space="preserve"> </w:t>
            </w:r>
            <w:proofErr w:type="spellStart"/>
            <w:r w:rsidRPr="50F063BC">
              <w:rPr>
                <w:lang w:val="en-US"/>
              </w:rPr>
              <w:t>želi</w:t>
            </w:r>
            <w:proofErr w:type="spellEnd"/>
            <w:r w:rsidRPr="50F063BC">
              <w:rPr>
                <w:lang w:val="en-US"/>
              </w:rPr>
              <w:t xml:space="preserve"> da </w:t>
            </w:r>
            <w:proofErr w:type="spellStart"/>
            <w:r w:rsidRPr="50F063BC">
              <w:rPr>
                <w:lang w:val="en-US"/>
              </w:rPr>
              <w:t>njegovi</w:t>
            </w:r>
            <w:proofErr w:type="spellEnd"/>
            <w:r w:rsidRPr="50F063BC">
              <w:rPr>
                <w:lang w:val="en-US"/>
              </w:rPr>
              <w:t xml:space="preserve"> </w:t>
            </w:r>
            <w:proofErr w:type="spellStart"/>
            <w:r w:rsidRPr="50F063BC">
              <w:rPr>
                <w:lang w:val="en-US"/>
              </w:rPr>
              <w:t>podaci</w:t>
            </w:r>
            <w:proofErr w:type="spellEnd"/>
            <w:r w:rsidRPr="50F063BC">
              <w:rPr>
                <w:lang w:val="en-US"/>
              </w:rPr>
              <w:t xml:space="preserve"> </w:t>
            </w:r>
            <w:proofErr w:type="spellStart"/>
            <w:r w:rsidRPr="50F063BC">
              <w:rPr>
                <w:lang w:val="en-US"/>
              </w:rPr>
              <w:t>budu</w:t>
            </w:r>
            <w:proofErr w:type="spellEnd"/>
            <w:r w:rsidRPr="50F063BC">
              <w:rPr>
                <w:lang w:val="en-US"/>
              </w:rPr>
              <w:t xml:space="preserve"> </w:t>
            </w:r>
            <w:proofErr w:type="spellStart"/>
            <w:r w:rsidRPr="50F063BC">
              <w:rPr>
                <w:lang w:val="en-US"/>
              </w:rPr>
              <w:t>zaštićeni</w:t>
            </w:r>
            <w:proofErr w:type="spellEnd"/>
            <w:r w:rsidRPr="50F063BC">
              <w:rPr>
                <w:lang w:val="en-US"/>
              </w:rPr>
              <w:t xml:space="preserve"> </w:t>
            </w:r>
            <w:proofErr w:type="spellStart"/>
            <w:r>
              <w:rPr>
                <w:lang w:val="en-US"/>
              </w:rPr>
              <w:t>lozinkom</w:t>
            </w:r>
            <w:proofErr w:type="spellEnd"/>
            <w:r w:rsidRPr="50F063BC">
              <w:rPr>
                <w:lang w:val="en-US"/>
              </w:rPr>
              <w:t xml:space="preserve">, </w:t>
            </w:r>
            <w:proofErr w:type="spellStart"/>
            <w:r w:rsidRPr="50F063BC">
              <w:rPr>
                <w:lang w:val="en-US"/>
              </w:rPr>
              <w:t>dok</w:t>
            </w:r>
            <w:proofErr w:type="spellEnd"/>
            <w:r w:rsidRPr="50F063BC">
              <w:rPr>
                <w:lang w:val="en-US"/>
              </w:rPr>
              <w:t xml:space="preserve"> </w:t>
            </w:r>
            <w:proofErr w:type="spellStart"/>
            <w:r>
              <w:rPr>
                <w:lang w:val="en-US"/>
              </w:rPr>
              <w:t>b</w:t>
            </w:r>
            <w:r w:rsidRPr="50F063BC">
              <w:rPr>
                <w:lang w:val="en-US"/>
              </w:rPr>
              <w:t>iznis</w:t>
            </w:r>
            <w:proofErr w:type="spellEnd"/>
            <w:r w:rsidRPr="50F063BC">
              <w:rPr>
                <w:lang w:val="en-US"/>
              </w:rPr>
              <w:t xml:space="preserve"> </w:t>
            </w:r>
            <w:proofErr w:type="spellStart"/>
            <w:r w:rsidRPr="50F063BC">
              <w:rPr>
                <w:lang w:val="en-US"/>
              </w:rPr>
              <w:t>takođe</w:t>
            </w:r>
            <w:proofErr w:type="spellEnd"/>
            <w:r w:rsidRPr="50F063BC">
              <w:rPr>
                <w:lang w:val="en-US"/>
              </w:rPr>
              <w:t xml:space="preserve"> </w:t>
            </w:r>
            <w:proofErr w:type="spellStart"/>
            <w:r w:rsidRPr="50F063BC">
              <w:rPr>
                <w:lang w:val="en-US"/>
              </w:rPr>
              <w:t>želi</w:t>
            </w:r>
            <w:proofErr w:type="spellEnd"/>
            <w:r w:rsidRPr="50F063BC">
              <w:rPr>
                <w:lang w:val="en-US"/>
              </w:rPr>
              <w:t xml:space="preserve"> </w:t>
            </w:r>
            <w:proofErr w:type="spellStart"/>
            <w:r w:rsidRPr="50F063BC">
              <w:rPr>
                <w:lang w:val="en-US"/>
              </w:rPr>
              <w:t>i</w:t>
            </w:r>
            <w:proofErr w:type="spellEnd"/>
            <w:r w:rsidRPr="50F063BC">
              <w:rPr>
                <w:lang w:val="en-US"/>
              </w:rPr>
              <w:t xml:space="preserve"> da </w:t>
            </w:r>
            <w:proofErr w:type="spellStart"/>
            <w:r w:rsidRPr="50F063BC">
              <w:rPr>
                <w:lang w:val="en-US"/>
              </w:rPr>
              <w:t>ograniči</w:t>
            </w:r>
            <w:proofErr w:type="spellEnd"/>
            <w:r w:rsidRPr="50F063BC">
              <w:rPr>
                <w:lang w:val="en-US"/>
              </w:rPr>
              <w:t xml:space="preserve"> </w:t>
            </w:r>
            <w:proofErr w:type="spellStart"/>
            <w:r w:rsidRPr="50F063BC">
              <w:rPr>
                <w:lang w:val="en-US"/>
              </w:rPr>
              <w:t>pristup</w:t>
            </w:r>
            <w:proofErr w:type="spellEnd"/>
            <w:r w:rsidRPr="50F063BC">
              <w:rPr>
                <w:lang w:val="en-US"/>
              </w:rPr>
              <w:t xml:space="preserve"> </w:t>
            </w:r>
            <w:proofErr w:type="spellStart"/>
            <w:r w:rsidRPr="50F063BC">
              <w:rPr>
                <w:lang w:val="en-US"/>
              </w:rPr>
              <w:t>određenim</w:t>
            </w:r>
            <w:proofErr w:type="spellEnd"/>
            <w:r w:rsidRPr="50F063BC">
              <w:rPr>
                <w:lang w:val="en-US"/>
              </w:rPr>
              <w:t xml:space="preserve"> </w:t>
            </w:r>
            <w:proofErr w:type="spellStart"/>
            <w:r w:rsidRPr="50F063BC">
              <w:rPr>
                <w:lang w:val="en-US"/>
              </w:rPr>
              <w:t>rutama</w:t>
            </w:r>
            <w:proofErr w:type="spellEnd"/>
            <w:r w:rsidRPr="50F063BC">
              <w:rPr>
                <w:lang w:val="en-US"/>
              </w:rPr>
              <w:t xml:space="preserve"> </w:t>
            </w:r>
            <w:proofErr w:type="spellStart"/>
            <w:r w:rsidRPr="50F063BC">
              <w:rPr>
                <w:lang w:val="en-US"/>
              </w:rPr>
              <w:t>na</w:t>
            </w:r>
            <w:proofErr w:type="spellEnd"/>
            <w:r w:rsidRPr="50F063BC">
              <w:rPr>
                <w:lang w:val="en-US"/>
              </w:rPr>
              <w:t xml:space="preserve"> </w:t>
            </w:r>
            <w:proofErr w:type="spellStart"/>
            <w:r>
              <w:rPr>
                <w:lang w:val="en-US"/>
              </w:rPr>
              <w:t>serverskoj</w:t>
            </w:r>
            <w:proofErr w:type="spellEnd"/>
            <w:r>
              <w:rPr>
                <w:lang w:val="en-US"/>
              </w:rPr>
              <w:t xml:space="preserve"> </w:t>
            </w:r>
            <w:proofErr w:type="spellStart"/>
            <w:r>
              <w:rPr>
                <w:lang w:val="en-US"/>
              </w:rPr>
              <w:t>strani</w:t>
            </w:r>
            <w:proofErr w:type="spellEnd"/>
            <w:r w:rsidRPr="50F063BC">
              <w:rPr>
                <w:lang w:val="en-US"/>
              </w:rPr>
              <w:t>(</w:t>
            </w:r>
            <w:proofErr w:type="spellStart"/>
            <w:r w:rsidRPr="50F063BC">
              <w:rPr>
                <w:lang w:val="en-US"/>
              </w:rPr>
              <w:t>npr</w:t>
            </w:r>
            <w:proofErr w:type="spellEnd"/>
            <w:r w:rsidRPr="50F063BC">
              <w:rPr>
                <w:lang w:val="en-US"/>
              </w:rPr>
              <w:t xml:space="preserve"> da student ne </w:t>
            </w:r>
            <w:proofErr w:type="spellStart"/>
            <w:r w:rsidRPr="50F063BC">
              <w:rPr>
                <w:lang w:val="en-US"/>
              </w:rPr>
              <w:t>bi</w:t>
            </w:r>
            <w:proofErr w:type="spellEnd"/>
            <w:r w:rsidRPr="50F063BC">
              <w:rPr>
                <w:lang w:val="en-US"/>
              </w:rPr>
              <w:t xml:space="preserve"> </w:t>
            </w:r>
            <w:proofErr w:type="spellStart"/>
            <w:r w:rsidRPr="50F063BC">
              <w:rPr>
                <w:lang w:val="en-US"/>
              </w:rPr>
              <w:t>sam</w:t>
            </w:r>
            <w:proofErr w:type="spellEnd"/>
            <w:r w:rsidRPr="50F063BC">
              <w:rPr>
                <w:lang w:val="en-US"/>
              </w:rPr>
              <w:t xml:space="preserve"> </w:t>
            </w:r>
            <w:proofErr w:type="spellStart"/>
            <w:r w:rsidRPr="50F063BC">
              <w:rPr>
                <w:lang w:val="en-US"/>
              </w:rPr>
              <w:t>sebi</w:t>
            </w:r>
            <w:proofErr w:type="spellEnd"/>
            <w:r w:rsidRPr="50F063BC">
              <w:rPr>
                <w:lang w:val="en-US"/>
              </w:rPr>
              <w:t xml:space="preserve"> </w:t>
            </w:r>
            <w:proofErr w:type="spellStart"/>
            <w:r w:rsidRPr="50F063BC">
              <w:rPr>
                <w:lang w:val="en-US"/>
              </w:rPr>
              <w:t>upisivao</w:t>
            </w:r>
            <w:proofErr w:type="spellEnd"/>
            <w:r w:rsidRPr="50F063BC">
              <w:rPr>
                <w:lang w:val="en-US"/>
              </w:rPr>
              <w:t xml:space="preserve"> </w:t>
            </w:r>
            <w:proofErr w:type="spellStart"/>
            <w:r w:rsidRPr="50F063BC">
              <w:rPr>
                <w:lang w:val="en-US"/>
              </w:rPr>
              <w:t>ocene</w:t>
            </w:r>
            <w:proofErr w:type="spellEnd"/>
            <w:r w:rsidRPr="50F063BC">
              <w:rPr>
                <w:lang w:val="en-US"/>
              </w:rPr>
              <w:t xml:space="preserve">) </w:t>
            </w:r>
          </w:p>
        </w:tc>
        <w:tc>
          <w:tcPr>
            <w:tcW w:w="3915" w:type="dxa"/>
            <w:vAlign w:val="center"/>
          </w:tcPr>
          <w:p w14:paraId="70F92955" w14:textId="77777777" w:rsidR="00196E64" w:rsidRPr="00D211C8" w:rsidRDefault="00196E64">
            <w:pPr>
              <w:rPr>
                <w:lang w:val="en-US"/>
              </w:rPr>
            </w:pPr>
            <w:r>
              <w:t>Login strana sa enkriptovanim passwordom za authentikaciju i OAuth 2.0 za autorizaciju</w:t>
            </w:r>
          </w:p>
        </w:tc>
      </w:tr>
      <w:tr w:rsidR="00196E64" w14:paraId="313BAC97" w14:textId="77777777">
        <w:tc>
          <w:tcPr>
            <w:tcW w:w="1815" w:type="dxa"/>
            <w:vAlign w:val="center"/>
          </w:tcPr>
          <w:p w14:paraId="7FAC1BFF" w14:textId="77777777" w:rsidR="00196E64" w:rsidRDefault="00196E64">
            <w:r>
              <w:t>Testabilna</w:t>
            </w:r>
          </w:p>
        </w:tc>
        <w:tc>
          <w:tcPr>
            <w:tcW w:w="2859" w:type="dxa"/>
            <w:vAlign w:val="center"/>
          </w:tcPr>
          <w:p w14:paraId="08BAFA14" w14:textId="0A120064" w:rsidR="00196E64" w:rsidRPr="00AB6EF9" w:rsidRDefault="00196E64">
            <w:proofErr w:type="spellStart"/>
            <w:r w:rsidRPr="50F063BC">
              <w:rPr>
                <w:lang w:val="en-US"/>
              </w:rPr>
              <w:t>Tokom</w:t>
            </w:r>
            <w:proofErr w:type="spellEnd"/>
            <w:r w:rsidRPr="50F063BC">
              <w:rPr>
                <w:lang w:val="en-US"/>
              </w:rPr>
              <w:t xml:space="preserve"> </w:t>
            </w:r>
            <w:proofErr w:type="spellStart"/>
            <w:r w:rsidRPr="50F063BC">
              <w:rPr>
                <w:lang w:val="en-US"/>
              </w:rPr>
              <w:t>razvoja</w:t>
            </w:r>
            <w:proofErr w:type="spellEnd"/>
            <w:r w:rsidRPr="50F063BC">
              <w:rPr>
                <w:lang w:val="en-US"/>
              </w:rPr>
              <w:t xml:space="preserve"> developer </w:t>
            </w:r>
            <w:r>
              <w:t>želi da testira prijavljivanje određenog ispita u određenom roku od određenog studenta</w:t>
            </w:r>
          </w:p>
        </w:tc>
        <w:tc>
          <w:tcPr>
            <w:tcW w:w="3915" w:type="dxa"/>
            <w:vAlign w:val="center"/>
          </w:tcPr>
          <w:p w14:paraId="08188F3C" w14:textId="2A85E00F" w:rsidR="00196E64" w:rsidRDefault="00196E64">
            <w:pPr>
              <w:keepNext/>
            </w:pPr>
            <w:r>
              <w:t>Factory u Laravelu(za definisanje fake podataka) i Seeder za generisanje konkretnih ispita npr seed 20 random ispita, kao i unit testovi za simulaciju slučaja korišćenja</w:t>
            </w:r>
          </w:p>
        </w:tc>
      </w:tr>
    </w:tbl>
    <w:p w14:paraId="5DB63C7D" w14:textId="6A4787C1" w:rsidR="00196E64" w:rsidRDefault="00196E64" w:rsidP="00196E64">
      <w:pPr>
        <w:pStyle w:val="Heading3"/>
      </w:pPr>
      <w:bookmarkStart w:id="78" w:name="_Toc1779402870"/>
      <w:bookmarkStart w:id="79" w:name="_Toc228782624"/>
      <w:r>
        <w:t>3.4.2 Principi i Paterni</w:t>
      </w:r>
      <w:bookmarkEnd w:id="78"/>
      <w:bookmarkEnd w:id="79"/>
      <w:r>
        <w:t xml:space="preserve"> </w:t>
      </w:r>
    </w:p>
    <w:p w14:paraId="2E9D8F04" w14:textId="01F09C9E" w:rsidR="00196E64" w:rsidRDefault="00196E64" w:rsidP="00196E64">
      <w:pPr>
        <w:pStyle w:val="Caption"/>
        <w:keepNext/>
      </w:pPr>
      <w:r w:rsidRPr="00D323A9">
        <w:rPr>
          <w:noProof/>
        </w:rPr>
        <w:drawing>
          <wp:inline distT="0" distB="0" distL="0" distR="0" wp14:anchorId="47400828" wp14:editId="7E85B8B9">
            <wp:extent cx="5943600" cy="1615916"/>
            <wp:effectExtent l="0" t="0" r="0" b="3810"/>
            <wp:docPr id="863916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16479" name="Picture 1"/>
                    <pic:cNvPicPr/>
                  </pic:nvPicPr>
                  <pic:blipFill>
                    <a:blip r:embed="rId30"/>
                    <a:stretch>
                      <a:fillRect/>
                    </a:stretch>
                  </pic:blipFill>
                  <pic:spPr>
                    <a:xfrm>
                      <a:off x="0" y="0"/>
                      <a:ext cx="5943600" cy="1615916"/>
                    </a:xfrm>
                    <a:prstGeom prst="rect">
                      <a:avLst/>
                    </a:prstGeom>
                  </pic:spPr>
                </pic:pic>
              </a:graphicData>
            </a:graphic>
          </wp:inline>
        </w:drawing>
      </w:r>
    </w:p>
    <w:p w14:paraId="416A7FF1" w14:textId="298BF1EF" w:rsidR="00196E64" w:rsidRDefault="00196E64" w:rsidP="00196E64">
      <w:pPr>
        <w:pStyle w:val="Caption"/>
        <w:jc w:val="center"/>
      </w:pPr>
      <w:bookmarkStart w:id="80" w:name="_Toc228782685"/>
      <w:r>
        <w:t xml:space="preserve">Slika </w:t>
      </w:r>
      <w:r>
        <w:fldChar w:fldCharType="begin"/>
      </w:r>
      <w:r>
        <w:instrText xml:space="preserve"> SEQ Slika \* ARABIC </w:instrText>
      </w:r>
      <w:r>
        <w:fldChar w:fldCharType="separate"/>
      </w:r>
      <w:r>
        <w:rPr>
          <w:noProof/>
        </w:rPr>
        <w:t>17</w:t>
      </w:r>
      <w:r>
        <w:fldChar w:fldCharType="end"/>
      </w:r>
      <w:r>
        <w:t xml:space="preserve">: </w:t>
      </w:r>
      <w:r w:rsidRPr="00DC4922">
        <w:t>Arhitektura na najvišem nivou apstrakcije</w:t>
      </w:r>
      <w:bookmarkEnd w:id="80"/>
    </w:p>
    <w:p w14:paraId="0C069ECD" w14:textId="6628A37E" w:rsidR="00196E64" w:rsidRDefault="00196E64" w:rsidP="00196E64">
      <w:pPr>
        <w:jc w:val="both"/>
      </w:pPr>
      <w:r>
        <w:t>Arhitektura predviđena strategijom na slici 14 predviđa raslojavanje aplikacije klijentske strane na 3 sloja. Korisnik unosi podatke kroz View i okida funkcije u ViewModel-u. Funkcija u ViewModelu vrši validaciju na klijentskoj strani i kreira zahtev i prosleđuje ga HTTP protokolom serveru na endpoint u ruteru definisan po REST api stilu. Ruter dalje poziva odgovarajuću metodu u Controller-u. Controller ima ulogu stateless servisa koji vrši određene validacije i izvršava jednu od ili kombinaciju CRUD operacija nad Modelom. Model u Laravel arhitekturi nije ekvivalent POJO objektu u javi, već nasleđuje Model klasu u php-u koja u sebi ima predefinisane ORM metode koje rade direktno sa bazom. U suštini pozivanjem metode Modela, Laravel Eloquent ORM-om(Object Relationship Mappingom), promene u modelu se perzistuju nad odgovarajućom relacijom u bazi podatata. Model na klijentskoj strani je  klasa koja služi kao posrednica u mapiranju DTO(Data Transfer Objekata) u JSON formatu, tj. Resursa po Laravel nomenklaturi u odgovarajući objekat pogodan za prikaz u ViewModelu. Nakon uspešne operacije ViewModel zove injected metodu iz View-a koja korišćenjem useState() react hooka osvežava trenutni prikaz u View sa projekciom trenutnog stanja u ViewModelu.</w:t>
      </w:r>
    </w:p>
    <w:p w14:paraId="740D9600" w14:textId="77777777" w:rsidR="00196E64" w:rsidRPr="008B02F2" w:rsidRDefault="00196E64" w:rsidP="00196E64"/>
    <w:p w14:paraId="3FF50D04" w14:textId="1D7B117F" w:rsidR="00196E64" w:rsidRDefault="00196E64" w:rsidP="00196E64">
      <w:pPr>
        <w:pStyle w:val="Heading2"/>
      </w:pPr>
      <w:bookmarkStart w:id="81" w:name="_Toc228782625"/>
      <w:r>
        <w:t xml:space="preserve">3.5 </w:t>
      </w:r>
      <w:proofErr w:type="spellStart"/>
      <w:r>
        <w:t>Pregled</w:t>
      </w:r>
      <w:proofErr w:type="spellEnd"/>
      <w:r>
        <w:t xml:space="preserve"> Modula(Building Block View)</w:t>
      </w:r>
      <w:bookmarkEnd w:id="81"/>
    </w:p>
    <w:p w14:paraId="18F7936C" w14:textId="77777777" w:rsidR="00196E64" w:rsidRDefault="00196E64" w:rsidP="00196E64">
      <w:pPr>
        <w:spacing w:after="80" w:line="240" w:lineRule="auto"/>
        <w:ind w:left="720"/>
      </w:pPr>
    </w:p>
    <w:p w14:paraId="522E5DDD" w14:textId="7E30542D" w:rsidR="00196E64" w:rsidRDefault="00196E64" w:rsidP="00196E64">
      <w:pPr>
        <w:pStyle w:val="Heading3"/>
      </w:pPr>
      <w:bookmarkStart w:id="82" w:name="_Toc513406812"/>
      <w:bookmarkStart w:id="83" w:name="_Toc228782626"/>
      <w:r>
        <w:t>3.5.1 Relacioni Model</w:t>
      </w:r>
      <w:bookmarkEnd w:id="82"/>
      <w:bookmarkEnd w:id="83"/>
    </w:p>
    <w:p w14:paraId="7C2120BF" w14:textId="1C3C58FB" w:rsidR="00196E64" w:rsidRDefault="00196E64" w:rsidP="00196E64">
      <w:pPr>
        <w:spacing w:after="80" w:line="240" w:lineRule="auto"/>
        <w:jc w:val="both"/>
      </w:pPr>
      <w:r>
        <w:t>User(</w:t>
      </w:r>
      <w:r w:rsidRPr="50F063BC">
        <w:rPr>
          <w:b/>
          <w:bCs/>
          <w:u w:val="single"/>
        </w:rPr>
        <w:t>user_id</w:t>
      </w:r>
      <w:r>
        <w:t>,indexNum,name,email,role,password)</w:t>
      </w:r>
    </w:p>
    <w:p w14:paraId="1DF2461C" w14:textId="77777777" w:rsidR="00196E64" w:rsidRDefault="00196E64" w:rsidP="00196E64">
      <w:pPr>
        <w:spacing w:after="80" w:line="240" w:lineRule="auto"/>
        <w:jc w:val="both"/>
      </w:pPr>
      <w:r>
        <w:t>Course(</w:t>
      </w:r>
      <w:r w:rsidRPr="50F063BC">
        <w:rPr>
          <w:b/>
          <w:bCs/>
          <w:u w:val="single"/>
        </w:rPr>
        <w:t>course_id</w:t>
      </w:r>
      <w:r>
        <w:t>,name,semester,espb)</w:t>
      </w:r>
    </w:p>
    <w:p w14:paraId="72786A6C" w14:textId="77777777" w:rsidR="00196E64" w:rsidRDefault="00196E64" w:rsidP="00196E64">
      <w:pPr>
        <w:spacing w:after="80" w:line="240" w:lineRule="auto"/>
        <w:jc w:val="both"/>
      </w:pPr>
      <w:r>
        <w:t>CourseUser(</w:t>
      </w:r>
      <w:r w:rsidRPr="50F063BC">
        <w:rPr>
          <w:b/>
          <w:bCs/>
          <w:i/>
          <w:iCs/>
          <w:u w:val="single"/>
        </w:rPr>
        <w:t>user_id,course_id</w:t>
      </w:r>
      <w:r>
        <w:t>)</w:t>
      </w:r>
    </w:p>
    <w:p w14:paraId="1097B1AA" w14:textId="77777777" w:rsidR="00196E64" w:rsidRDefault="00196E64" w:rsidP="00196E64">
      <w:pPr>
        <w:spacing w:after="80" w:line="240" w:lineRule="auto"/>
        <w:jc w:val="both"/>
      </w:pPr>
      <w:r>
        <w:t>ExamPeriod(</w:t>
      </w:r>
      <w:r w:rsidRPr="50F063BC">
        <w:rPr>
          <w:b/>
          <w:bCs/>
          <w:u w:val="single"/>
        </w:rPr>
        <w:t>exam_period_id</w:t>
      </w:r>
      <w:r>
        <w:t>,name,dateRegisterStart,dateRegisterEnd,dateStart,dateEnd)</w:t>
      </w:r>
    </w:p>
    <w:p w14:paraId="26878720" w14:textId="77777777" w:rsidR="00196E64" w:rsidRDefault="00196E64" w:rsidP="00196E64">
      <w:pPr>
        <w:spacing w:after="80" w:line="240" w:lineRule="auto"/>
        <w:jc w:val="both"/>
      </w:pPr>
      <w:r>
        <w:t>CourseExam(</w:t>
      </w:r>
      <w:r w:rsidRPr="50F063BC">
        <w:rPr>
          <w:b/>
          <w:bCs/>
          <w:i/>
          <w:iCs/>
          <w:u w:val="single"/>
        </w:rPr>
        <w:t>course_id, exam_period_id</w:t>
      </w:r>
      <w:r w:rsidRPr="50F063BC">
        <w:rPr>
          <w:b/>
          <w:bCs/>
        </w:rPr>
        <w:t>,</w:t>
      </w:r>
      <w:r>
        <w:t>examDateTime,hall)</w:t>
      </w:r>
    </w:p>
    <w:p w14:paraId="38578B3A" w14:textId="77777777" w:rsidR="00196E64" w:rsidRDefault="00196E64" w:rsidP="00196E64">
      <w:pPr>
        <w:jc w:val="both"/>
      </w:pPr>
      <w:r>
        <w:t>ExamRegistration(</w:t>
      </w:r>
      <w:r w:rsidRPr="50F063BC">
        <w:rPr>
          <w:b/>
          <w:bCs/>
          <w:i/>
          <w:iCs/>
          <w:u w:val="single"/>
        </w:rPr>
        <w:t>course_id, exam_period_id, student_id</w:t>
      </w:r>
      <w:r>
        <w:t>, mark, comment</w:t>
      </w:r>
      <w:r w:rsidRPr="50F063BC">
        <w:rPr>
          <w:i/>
          <w:iCs/>
        </w:rPr>
        <w:t>, signed_by_id</w:t>
      </w:r>
      <w:r>
        <w:t>)</w:t>
      </w:r>
    </w:p>
    <w:p w14:paraId="45ABED02" w14:textId="40D56775" w:rsidR="00196E64" w:rsidRPr="00ED77E6" w:rsidRDefault="00196E64" w:rsidP="00196E64">
      <w:pPr>
        <w:pStyle w:val="Heading3"/>
        <w:rPr>
          <w:lang w:val="en-US"/>
        </w:rPr>
      </w:pPr>
      <w:bookmarkStart w:id="84" w:name="_Toc1454355332"/>
      <w:bookmarkStart w:id="85" w:name="_Toc228782627"/>
      <w:r>
        <w:t>3.5.2 Konceptualni Model</w:t>
      </w:r>
      <w:bookmarkEnd w:id="84"/>
      <w:bookmarkEnd w:id="85"/>
    </w:p>
    <w:p w14:paraId="0730D4CC" w14:textId="06B50C34" w:rsidR="00196E64" w:rsidRDefault="00196E64" w:rsidP="00196E64">
      <w:pPr>
        <w:pStyle w:val="BodyText"/>
        <w:keepNext/>
        <w:spacing w:before="59" w:after="240"/>
        <w:jc w:val="center"/>
      </w:pPr>
      <w:r w:rsidRPr="00F123DD">
        <w:rPr>
          <w:noProof/>
        </w:rPr>
        <w:drawing>
          <wp:inline distT="0" distB="0" distL="0" distR="0" wp14:anchorId="6B0C9B5F" wp14:editId="5DB1899D">
            <wp:extent cx="5836060" cy="5898515"/>
            <wp:effectExtent l="0" t="0" r="0" b="6985"/>
            <wp:docPr id="30060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04656" name="Picture 1"/>
                    <pic:cNvPicPr/>
                  </pic:nvPicPr>
                  <pic:blipFill>
                    <a:blip r:embed="rId31"/>
                    <a:stretch>
                      <a:fillRect/>
                    </a:stretch>
                  </pic:blipFill>
                  <pic:spPr>
                    <a:xfrm>
                      <a:off x="0" y="0"/>
                      <a:ext cx="5836060" cy="5898515"/>
                    </a:xfrm>
                    <a:prstGeom prst="rect">
                      <a:avLst/>
                    </a:prstGeom>
                  </pic:spPr>
                </pic:pic>
              </a:graphicData>
            </a:graphic>
          </wp:inline>
        </w:drawing>
      </w:r>
    </w:p>
    <w:p w14:paraId="1184F72E" w14:textId="0D4CF62A" w:rsidR="00196E64" w:rsidRDefault="00196E64" w:rsidP="00196E64">
      <w:pPr>
        <w:pStyle w:val="Caption"/>
        <w:jc w:val="center"/>
      </w:pPr>
      <w:bookmarkStart w:id="86" w:name="_Toc228782686"/>
      <w:r>
        <w:t xml:space="preserve">Slika </w:t>
      </w:r>
      <w:r>
        <w:fldChar w:fldCharType="begin"/>
      </w:r>
      <w:r>
        <w:instrText xml:space="preserve"> SEQ Slika \* ARABIC </w:instrText>
      </w:r>
      <w:r>
        <w:fldChar w:fldCharType="separate"/>
      </w:r>
      <w:r>
        <w:rPr>
          <w:noProof/>
        </w:rPr>
        <w:t>18</w:t>
      </w:r>
      <w:r>
        <w:fldChar w:fldCharType="end"/>
      </w:r>
      <w:r>
        <w:rPr>
          <w:lang w:val="en-US"/>
        </w:rPr>
        <w:t xml:space="preserve">: </w:t>
      </w:r>
      <w:proofErr w:type="spellStart"/>
      <w:r>
        <w:rPr>
          <w:lang w:val="en-US"/>
        </w:rPr>
        <w:t>Konceptualni</w:t>
      </w:r>
      <w:proofErr w:type="spellEnd"/>
      <w:r>
        <w:rPr>
          <w:lang w:val="en-US"/>
        </w:rPr>
        <w:t xml:space="preserve"> model (ER Diagram – Crow’s Foot </w:t>
      </w:r>
      <w:proofErr w:type="spellStart"/>
      <w:r>
        <w:rPr>
          <w:lang w:val="en-US"/>
        </w:rPr>
        <w:t>Notacija</w:t>
      </w:r>
      <w:proofErr w:type="spellEnd"/>
      <w:r>
        <w:rPr>
          <w:lang w:val="en-US"/>
        </w:rPr>
        <w:t>)</w:t>
      </w:r>
      <w:bookmarkEnd w:id="86"/>
    </w:p>
    <w:p w14:paraId="78FCEE50" w14:textId="39B70AC2" w:rsidR="00196E64" w:rsidRDefault="33AB813D" w:rsidP="1B35880D">
      <w:pPr>
        <w:pStyle w:val="Heading3"/>
        <w:sectPr w:rsidR="00196E64" w:rsidSect="00196E64">
          <w:pgSz w:w="12240" w:h="15840"/>
          <w:pgMar w:top="1440" w:right="1440" w:bottom="1440" w:left="1440" w:header="720" w:footer="720" w:gutter="0"/>
          <w:cols w:space="720"/>
          <w:docGrid w:linePitch="360"/>
        </w:sectPr>
      </w:pPr>
      <w:bookmarkStart w:id="87" w:name="_Toc1976857318"/>
      <w:bookmarkStart w:id="88" w:name="_Toc228782628"/>
      <w:r>
        <w:t xml:space="preserve">3.5.3 Pregled modula </w:t>
      </w:r>
      <w:bookmarkEnd w:id="87"/>
      <w:r>
        <w:t>na klijentskoj strani</w:t>
      </w:r>
      <w:bookmarkEnd w:id="88"/>
    </w:p>
    <w:p w14:paraId="40D226E7" w14:textId="1E9BE0C7" w:rsidR="1B35880D" w:rsidRDefault="1B35880D" w:rsidP="1B35880D">
      <w:pPr>
        <w:keepNext/>
      </w:pPr>
    </w:p>
    <w:p w14:paraId="568B4125" w14:textId="6AA1E036" w:rsidR="00196E64" w:rsidRDefault="33AB813D" w:rsidP="1B35880D">
      <w:pPr>
        <w:keepNext/>
        <w:jc w:val="center"/>
      </w:pPr>
      <w:r>
        <w:rPr>
          <w:noProof/>
        </w:rPr>
        <w:drawing>
          <wp:inline distT="0" distB="0" distL="0" distR="0" wp14:anchorId="7EF940D8" wp14:editId="28CB1F0C">
            <wp:extent cx="6925080" cy="4954628"/>
            <wp:effectExtent l="0" t="0" r="0" b="0"/>
            <wp:docPr id="218017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17099" name="Picture 2"/>
                    <pic:cNvPicPr/>
                  </pic:nvPicPr>
                  <pic:blipFill>
                    <a:blip r:embed="rId32"/>
                    <a:stretch>
                      <a:fillRect/>
                    </a:stretch>
                  </pic:blipFill>
                  <pic:spPr>
                    <a:xfrm>
                      <a:off x="0" y="0"/>
                      <a:ext cx="6925080" cy="4954628"/>
                    </a:xfrm>
                    <a:prstGeom prst="rect">
                      <a:avLst/>
                    </a:prstGeom>
                  </pic:spPr>
                </pic:pic>
              </a:graphicData>
            </a:graphic>
          </wp:inline>
        </w:drawing>
      </w:r>
    </w:p>
    <w:p w14:paraId="0411BEC7" w14:textId="65E4E4FF" w:rsidR="00196E64" w:rsidRDefault="00196E64" w:rsidP="00196E64">
      <w:pPr>
        <w:pStyle w:val="Caption"/>
        <w:jc w:val="center"/>
      </w:pPr>
      <w:bookmarkStart w:id="89" w:name="_Toc228782687"/>
      <w:r>
        <w:t xml:space="preserve">Slika </w:t>
      </w:r>
      <w:r>
        <w:fldChar w:fldCharType="begin"/>
      </w:r>
      <w:r>
        <w:instrText xml:space="preserve"> SEQ Slika \* ARABIC </w:instrText>
      </w:r>
      <w:r>
        <w:fldChar w:fldCharType="separate"/>
      </w:r>
      <w:r>
        <w:rPr>
          <w:noProof/>
        </w:rPr>
        <w:t>19</w:t>
      </w:r>
      <w:r>
        <w:fldChar w:fldCharType="end"/>
      </w:r>
      <w:r>
        <w:t xml:space="preserve">: </w:t>
      </w:r>
      <w:r w:rsidRPr="0069333E">
        <w:t>Struktura sistema studentska služba</w:t>
      </w:r>
      <w:r>
        <w:t xml:space="preserve"> sa klijentske strane</w:t>
      </w:r>
      <w:bookmarkEnd w:id="89"/>
    </w:p>
    <w:p w14:paraId="3CF6FF86" w14:textId="78A3D49E" w:rsidR="00196E64" w:rsidRDefault="00196E64" w:rsidP="00196E64">
      <w:pPr>
        <w:pStyle w:val="Heading3"/>
      </w:pPr>
      <w:bookmarkStart w:id="90" w:name="_Toc228782629"/>
      <w:bookmarkStart w:id="91" w:name="_Toc1167237162"/>
      <w:r>
        <w:t>3.5.4 Pregled modula na serverskoj strani</w:t>
      </w:r>
      <w:bookmarkEnd w:id="90"/>
      <w:r>
        <w:t xml:space="preserve"> </w:t>
      </w:r>
      <w:bookmarkEnd w:id="91"/>
    </w:p>
    <w:p w14:paraId="6CA21628" w14:textId="5F2366BA" w:rsidR="00196E64" w:rsidRDefault="33AB813D" w:rsidP="1B35880D">
      <w:pPr>
        <w:keepNext/>
        <w:jc w:val="center"/>
      </w:pPr>
      <w:r>
        <w:rPr>
          <w:noProof/>
        </w:rPr>
        <w:drawing>
          <wp:inline distT="0" distB="0" distL="0" distR="0" wp14:anchorId="2D8E928A" wp14:editId="01529362">
            <wp:extent cx="7013050" cy="5212132"/>
            <wp:effectExtent l="0" t="0" r="0" b="7620"/>
            <wp:docPr id="104424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44810" name="Picture 1"/>
                    <pic:cNvPicPr/>
                  </pic:nvPicPr>
                  <pic:blipFill>
                    <a:blip r:embed="rId33"/>
                    <a:stretch>
                      <a:fillRect/>
                    </a:stretch>
                  </pic:blipFill>
                  <pic:spPr>
                    <a:xfrm>
                      <a:off x="0" y="0"/>
                      <a:ext cx="7065955" cy="5251451"/>
                    </a:xfrm>
                    <a:prstGeom prst="rect">
                      <a:avLst/>
                    </a:prstGeom>
                  </pic:spPr>
                </pic:pic>
              </a:graphicData>
            </a:graphic>
          </wp:inline>
        </w:drawing>
      </w:r>
    </w:p>
    <w:p w14:paraId="3CDF2830" w14:textId="779EB227" w:rsidR="00196E64" w:rsidRPr="006D1B36" w:rsidRDefault="33AB813D" w:rsidP="1B35880D">
      <w:pPr>
        <w:pStyle w:val="Caption"/>
        <w:jc w:val="center"/>
        <w:sectPr w:rsidR="00196E64" w:rsidRPr="006D1B36" w:rsidSect="00196E64">
          <w:pgSz w:w="15840" w:h="12240" w:orient="landscape"/>
          <w:pgMar w:top="1440" w:right="1440" w:bottom="1440" w:left="1440" w:header="720" w:footer="720" w:gutter="0"/>
          <w:cols w:space="720"/>
          <w:docGrid w:linePitch="360"/>
        </w:sectPr>
      </w:pPr>
      <w:bookmarkStart w:id="92" w:name="_Toc228782688"/>
      <w:r>
        <w:t xml:space="preserve">Slika </w:t>
      </w:r>
      <w:r w:rsidR="00196E64">
        <w:fldChar w:fldCharType="begin"/>
      </w:r>
      <w:r w:rsidR="00196E64">
        <w:instrText xml:space="preserve"> SEQ Slika \* ARABIC </w:instrText>
      </w:r>
      <w:r w:rsidR="00196E64">
        <w:fldChar w:fldCharType="separate"/>
      </w:r>
      <w:r w:rsidRPr="1B35880D">
        <w:rPr>
          <w:noProof/>
        </w:rPr>
        <w:t>20</w:t>
      </w:r>
      <w:r w:rsidR="00196E64">
        <w:fldChar w:fldCharType="end"/>
      </w:r>
      <w:r>
        <w:t>: Struktura sistema studentska služba na serverskoj strani</w:t>
      </w:r>
      <w:bookmarkEnd w:id="92"/>
    </w:p>
    <w:p w14:paraId="00795508" w14:textId="77777777" w:rsidR="00196E64" w:rsidRDefault="00196E64" w:rsidP="00196E64">
      <w:pPr>
        <w:pStyle w:val="Caption"/>
        <w:jc w:val="center"/>
      </w:pPr>
    </w:p>
    <w:p w14:paraId="20826C54" w14:textId="41B45C10" w:rsidR="00196E64" w:rsidRDefault="00196E64" w:rsidP="00196E64">
      <w:pPr>
        <w:pStyle w:val="Heading2"/>
        <w:rPr>
          <w:rStyle w:val="Heading2Char"/>
        </w:rPr>
      </w:pPr>
      <w:bookmarkStart w:id="93" w:name="_Toc228782630"/>
      <w:r>
        <w:t xml:space="preserve">3.6 </w:t>
      </w:r>
      <w:proofErr w:type="spellStart"/>
      <w:r w:rsidRPr="50F063BC">
        <w:rPr>
          <w:rStyle w:val="Heading2Char"/>
        </w:rPr>
        <w:t>Pregled</w:t>
      </w:r>
      <w:proofErr w:type="spellEnd"/>
      <w:r w:rsidRPr="50F063BC">
        <w:rPr>
          <w:rStyle w:val="Heading2Char"/>
        </w:rPr>
        <w:t xml:space="preserve"> </w:t>
      </w:r>
      <w:proofErr w:type="spellStart"/>
      <w:r w:rsidRPr="50F063BC">
        <w:rPr>
          <w:rStyle w:val="Heading2Char"/>
        </w:rPr>
        <w:t>Procesa</w:t>
      </w:r>
      <w:proofErr w:type="spellEnd"/>
      <w:r>
        <w:rPr>
          <w:rStyle w:val="Heading2Char"/>
        </w:rPr>
        <w:t xml:space="preserve"> </w:t>
      </w:r>
      <w:r w:rsidRPr="50F063BC">
        <w:rPr>
          <w:rStyle w:val="Heading2Char"/>
        </w:rPr>
        <w:t>(Runtime View)</w:t>
      </w:r>
      <w:bookmarkEnd w:id="93"/>
    </w:p>
    <w:p w14:paraId="118C2F9A" w14:textId="768AC42A" w:rsidR="00196E64" w:rsidRDefault="00196E64" w:rsidP="00196E64">
      <w:pPr>
        <w:jc w:val="both"/>
        <w:rPr>
          <w:lang w:val="en-US"/>
        </w:rPr>
      </w:pPr>
      <w:proofErr w:type="spellStart"/>
      <w:r w:rsidRPr="50F063BC">
        <w:rPr>
          <w:lang w:val="en-US"/>
        </w:rPr>
        <w:t>Zbog</w:t>
      </w:r>
      <w:proofErr w:type="spellEnd"/>
      <w:r w:rsidRPr="50F063BC">
        <w:rPr>
          <w:lang w:val="en-US"/>
        </w:rPr>
        <w:t xml:space="preserve"> </w:t>
      </w:r>
      <w:proofErr w:type="spellStart"/>
      <w:r w:rsidRPr="50F063BC">
        <w:rPr>
          <w:lang w:val="en-US"/>
        </w:rPr>
        <w:t>velikom</w:t>
      </w:r>
      <w:proofErr w:type="spellEnd"/>
      <w:r w:rsidRPr="50F063BC">
        <w:rPr>
          <w:lang w:val="en-US"/>
        </w:rPr>
        <w:t xml:space="preserve"> </w:t>
      </w:r>
      <w:proofErr w:type="spellStart"/>
      <w:r w:rsidRPr="50F063BC">
        <w:rPr>
          <w:lang w:val="en-US"/>
        </w:rPr>
        <w:t>broja</w:t>
      </w:r>
      <w:proofErr w:type="spellEnd"/>
      <w:r w:rsidRPr="50F063BC">
        <w:rPr>
          <w:lang w:val="en-US"/>
        </w:rPr>
        <w:t xml:space="preserve"> </w:t>
      </w:r>
      <w:proofErr w:type="spellStart"/>
      <w:r w:rsidRPr="50F063BC">
        <w:rPr>
          <w:lang w:val="en-US"/>
        </w:rPr>
        <w:t>interakcija</w:t>
      </w:r>
      <w:proofErr w:type="spellEnd"/>
      <w:r w:rsidRPr="50F063BC">
        <w:rPr>
          <w:lang w:val="en-US"/>
        </w:rPr>
        <w:t xml:space="preserve"> </w:t>
      </w:r>
      <w:proofErr w:type="spellStart"/>
      <w:r w:rsidRPr="50F063BC">
        <w:rPr>
          <w:lang w:val="en-US"/>
        </w:rPr>
        <w:t>između</w:t>
      </w:r>
      <w:proofErr w:type="spellEnd"/>
      <w:r w:rsidRPr="50F063BC">
        <w:rPr>
          <w:lang w:val="en-US"/>
        </w:rPr>
        <w:t xml:space="preserve"> </w:t>
      </w:r>
      <w:proofErr w:type="spellStart"/>
      <w:r w:rsidRPr="50F063BC">
        <w:rPr>
          <w:lang w:val="en-US"/>
        </w:rPr>
        <w:t>modela</w:t>
      </w:r>
      <w:proofErr w:type="spellEnd"/>
      <w:r w:rsidRPr="50F063BC">
        <w:rPr>
          <w:lang w:val="en-US"/>
        </w:rPr>
        <w:t xml:space="preserve"> </w:t>
      </w:r>
      <w:proofErr w:type="spellStart"/>
      <w:r w:rsidRPr="50F063BC">
        <w:rPr>
          <w:lang w:val="en-US"/>
        </w:rPr>
        <w:t>na</w:t>
      </w:r>
      <w:proofErr w:type="spellEnd"/>
      <w:r w:rsidRPr="50F063BC">
        <w:rPr>
          <w:lang w:val="en-US"/>
        </w:rPr>
        <w:t xml:space="preserve"> </w:t>
      </w:r>
      <w:proofErr w:type="spellStart"/>
      <w:r w:rsidRPr="50F063BC">
        <w:rPr>
          <w:lang w:val="en-US"/>
        </w:rPr>
        <w:t>sledećem</w:t>
      </w:r>
      <w:proofErr w:type="spellEnd"/>
      <w:r w:rsidRPr="50F063BC">
        <w:rPr>
          <w:lang w:val="en-US"/>
        </w:rPr>
        <w:t xml:space="preserve"> </w:t>
      </w:r>
      <w:proofErr w:type="spellStart"/>
      <w:r w:rsidRPr="50F063BC">
        <w:rPr>
          <w:lang w:val="en-US"/>
        </w:rPr>
        <w:t>dijagramu</w:t>
      </w:r>
      <w:proofErr w:type="spellEnd"/>
      <w:r w:rsidRPr="50F063BC">
        <w:rPr>
          <w:lang w:val="en-US"/>
        </w:rPr>
        <w:t xml:space="preserve"> </w:t>
      </w:r>
      <w:proofErr w:type="spellStart"/>
      <w:r w:rsidRPr="50F063BC">
        <w:rPr>
          <w:lang w:val="en-US"/>
        </w:rPr>
        <w:t>će</w:t>
      </w:r>
      <w:proofErr w:type="spellEnd"/>
      <w:r w:rsidRPr="50F063BC">
        <w:rPr>
          <w:lang w:val="en-US"/>
        </w:rPr>
        <w:t xml:space="preserve"> </w:t>
      </w:r>
      <w:proofErr w:type="spellStart"/>
      <w:r w:rsidRPr="50F063BC">
        <w:rPr>
          <w:lang w:val="en-US"/>
        </w:rPr>
        <w:t>biti</w:t>
      </w:r>
      <w:proofErr w:type="spellEnd"/>
      <w:r w:rsidRPr="50F063BC">
        <w:rPr>
          <w:lang w:val="en-US"/>
        </w:rPr>
        <w:t xml:space="preserve"> </w:t>
      </w:r>
      <w:proofErr w:type="spellStart"/>
      <w:r w:rsidRPr="50F063BC">
        <w:rPr>
          <w:lang w:val="en-US"/>
        </w:rPr>
        <w:t>ilustrovan</w:t>
      </w:r>
      <w:r>
        <w:rPr>
          <w:lang w:val="en-US"/>
        </w:rPr>
        <w:t>e</w:t>
      </w:r>
      <w:proofErr w:type="spellEnd"/>
      <w:r w:rsidRPr="50F063BC">
        <w:rPr>
          <w:lang w:val="en-US"/>
        </w:rPr>
        <w:t xml:space="preserve"> </w:t>
      </w:r>
      <w:proofErr w:type="spellStart"/>
      <w:r>
        <w:rPr>
          <w:lang w:val="en-US"/>
        </w:rPr>
        <w:t>najvažnije</w:t>
      </w:r>
      <w:proofErr w:type="spellEnd"/>
      <w:r>
        <w:rPr>
          <w:lang w:val="en-US"/>
        </w:rPr>
        <w:t xml:space="preserve"> </w:t>
      </w:r>
      <w:proofErr w:type="spellStart"/>
      <w:r>
        <w:rPr>
          <w:lang w:val="en-US"/>
        </w:rPr>
        <w:t>interakcije</w:t>
      </w:r>
      <w:proofErr w:type="spellEnd"/>
      <w:r>
        <w:rPr>
          <w:lang w:val="en-US"/>
        </w:rPr>
        <w:t xml:space="preserve"> </w:t>
      </w:r>
      <w:proofErr w:type="spellStart"/>
      <w:r>
        <w:rPr>
          <w:lang w:val="en-US"/>
        </w:rPr>
        <w:t>komponenti</w:t>
      </w:r>
      <w:proofErr w:type="spellEnd"/>
      <w:r w:rsidRPr="50F063BC">
        <w:rPr>
          <w:lang w:val="en-US"/>
        </w:rPr>
        <w:t xml:space="preserve"> </w:t>
      </w:r>
      <w:hyperlink w:anchor="_3.12.1.5._Slučaj_korišćenja" w:history="1">
        <w:r w:rsidRPr="00D9771C">
          <w:rPr>
            <w:rStyle w:val="Hyperlink"/>
          </w:rPr>
          <w:t>SK5</w:t>
        </w:r>
        <w:r w:rsidRPr="00D9771C">
          <w:rPr>
            <w:rStyle w:val="Hyperlink"/>
            <w:lang w:val="en-US"/>
          </w:rPr>
          <w:t xml:space="preserve">: </w:t>
        </w:r>
        <w:r w:rsidRPr="00D9771C">
          <w:rPr>
            <w:rStyle w:val="Hyperlink"/>
          </w:rPr>
          <w:t>Prijavljivanja</w:t>
        </w:r>
        <w:r w:rsidRPr="00D9771C">
          <w:rPr>
            <w:rStyle w:val="Hyperlink"/>
            <w:lang w:val="en-US"/>
          </w:rPr>
          <w:t xml:space="preserve"> </w:t>
        </w:r>
        <w:proofErr w:type="spellStart"/>
        <w:r w:rsidRPr="00D9771C">
          <w:rPr>
            <w:rStyle w:val="Hyperlink"/>
            <w:lang w:val="en-US"/>
          </w:rPr>
          <w:t>Ispita</w:t>
        </w:r>
        <w:proofErr w:type="spellEnd"/>
      </w:hyperlink>
      <w:r w:rsidRPr="50F063BC">
        <w:rPr>
          <w:lang w:val="en-US"/>
        </w:rPr>
        <w:t xml:space="preserve">, za </w:t>
      </w:r>
      <w:proofErr w:type="spellStart"/>
      <w:r w:rsidRPr="50F063BC">
        <w:rPr>
          <w:lang w:val="en-US"/>
        </w:rPr>
        <w:t>pregled</w:t>
      </w:r>
      <w:proofErr w:type="spellEnd"/>
      <w:r w:rsidRPr="50F063BC">
        <w:rPr>
          <w:lang w:val="en-US"/>
        </w:rPr>
        <w:t xml:space="preserve"> </w:t>
      </w:r>
      <w:proofErr w:type="spellStart"/>
      <w:r w:rsidRPr="50F063BC">
        <w:rPr>
          <w:lang w:val="en-US"/>
        </w:rPr>
        <w:t>ostalih</w:t>
      </w:r>
      <w:proofErr w:type="spellEnd"/>
      <w:r w:rsidRPr="50F063BC">
        <w:rPr>
          <w:lang w:val="en-US"/>
        </w:rPr>
        <w:t xml:space="preserve"> </w:t>
      </w:r>
      <w:proofErr w:type="spellStart"/>
      <w:r w:rsidRPr="50F063BC">
        <w:rPr>
          <w:lang w:val="en-US"/>
        </w:rPr>
        <w:t>identifikovanih</w:t>
      </w:r>
      <w:proofErr w:type="spellEnd"/>
      <w:r w:rsidRPr="50F063BC">
        <w:rPr>
          <w:lang w:val="en-US"/>
        </w:rPr>
        <w:t xml:space="preserve"> </w:t>
      </w:r>
      <w:proofErr w:type="spellStart"/>
      <w:r w:rsidRPr="50F063BC">
        <w:rPr>
          <w:lang w:val="en-US"/>
        </w:rPr>
        <w:t>operacija</w:t>
      </w:r>
      <w:proofErr w:type="spellEnd"/>
      <w:r w:rsidRPr="50F063BC">
        <w:rPr>
          <w:lang w:val="en-US"/>
        </w:rPr>
        <w:t xml:space="preserve">, </w:t>
      </w:r>
      <w:proofErr w:type="spellStart"/>
      <w:r w:rsidRPr="50F063BC">
        <w:rPr>
          <w:lang w:val="en-US"/>
        </w:rPr>
        <w:t>videti</w:t>
      </w:r>
      <w:proofErr w:type="spellEnd"/>
      <w:r w:rsidRPr="50F063BC">
        <w:rPr>
          <w:lang w:val="en-US"/>
        </w:rPr>
        <w:t xml:space="preserve"> </w:t>
      </w:r>
      <w:proofErr w:type="spellStart"/>
      <w:r w:rsidRPr="50F063BC">
        <w:rPr>
          <w:lang w:val="en-US"/>
        </w:rPr>
        <w:t>poglavlje</w:t>
      </w:r>
      <w:proofErr w:type="spellEnd"/>
      <w:r w:rsidRPr="50F063BC">
        <w:rPr>
          <w:lang w:val="en-US"/>
        </w:rPr>
        <w:t xml:space="preserve"> </w:t>
      </w:r>
      <w:hyperlink w:anchor="_3.12_Detaljno_projektovanje" w:history="1">
        <w:r w:rsidRPr="50F063BC">
          <w:rPr>
            <w:rStyle w:val="Hyperlink"/>
            <w:lang w:val="en-US"/>
          </w:rPr>
          <w:t xml:space="preserve">3.12 </w:t>
        </w:r>
        <w:proofErr w:type="spellStart"/>
        <w:r w:rsidRPr="50F063BC">
          <w:rPr>
            <w:rStyle w:val="Hyperlink"/>
            <w:lang w:val="en-US"/>
          </w:rPr>
          <w:t>Detaljno</w:t>
        </w:r>
        <w:proofErr w:type="spellEnd"/>
        <w:r w:rsidRPr="50F063BC">
          <w:rPr>
            <w:rStyle w:val="Hyperlink"/>
            <w:lang w:val="en-US"/>
          </w:rPr>
          <w:t xml:space="preserve"> </w:t>
        </w:r>
        <w:proofErr w:type="spellStart"/>
        <w:r w:rsidRPr="50F063BC">
          <w:rPr>
            <w:rStyle w:val="Hyperlink"/>
            <w:lang w:val="en-US"/>
          </w:rPr>
          <w:t>projektovanje</w:t>
        </w:r>
        <w:proofErr w:type="spellEnd"/>
      </w:hyperlink>
      <w:r w:rsidRPr="50F063BC">
        <w:rPr>
          <w:lang w:val="en-US"/>
        </w:rPr>
        <w:t>.</w:t>
      </w:r>
    </w:p>
    <w:p w14:paraId="7E1D42CA" w14:textId="79956F54" w:rsidR="00196E64" w:rsidRDefault="00196E64" w:rsidP="00196E64">
      <w:pPr>
        <w:jc w:val="both"/>
        <w:rPr>
          <w:lang w:val="en-US"/>
        </w:rPr>
      </w:pPr>
      <w:proofErr w:type="spellStart"/>
      <w:r>
        <w:rPr>
          <w:lang w:val="en-US"/>
        </w:rPr>
        <w:t>Interakcije</w:t>
      </w:r>
      <w:proofErr w:type="spellEnd"/>
      <w:r>
        <w:rPr>
          <w:lang w:val="en-US"/>
        </w:rPr>
        <w:t xml:space="preserve"> </w:t>
      </w:r>
      <w:proofErr w:type="spellStart"/>
      <w:r>
        <w:rPr>
          <w:lang w:val="en-US"/>
        </w:rPr>
        <w:t>na</w:t>
      </w:r>
      <w:proofErr w:type="spellEnd"/>
      <w:r>
        <w:rPr>
          <w:lang w:val="en-US"/>
        </w:rPr>
        <w:t xml:space="preserve"> </w:t>
      </w:r>
      <w:proofErr w:type="spellStart"/>
      <w:r w:rsidRPr="50F063BC">
        <w:rPr>
          <w:lang w:val="en-US"/>
        </w:rPr>
        <w:t>dijagram</w:t>
      </w:r>
      <w:r>
        <w:rPr>
          <w:lang w:val="en-US"/>
        </w:rPr>
        <w:t>u</w:t>
      </w:r>
      <w:proofErr w:type="spellEnd"/>
      <w:r>
        <w:rPr>
          <w:lang w:val="en-US"/>
        </w:rPr>
        <w:t xml:space="preserve"> </w:t>
      </w:r>
      <w:proofErr w:type="spellStart"/>
      <w:r>
        <w:rPr>
          <w:lang w:val="en-US"/>
        </w:rPr>
        <w:t>sekvenci</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slici</w:t>
      </w:r>
      <w:proofErr w:type="spellEnd"/>
      <w:r>
        <w:rPr>
          <w:lang w:val="en-US"/>
        </w:rPr>
        <w:t xml:space="preserve"> </w:t>
      </w:r>
      <w:proofErr w:type="spellStart"/>
      <w:r>
        <w:rPr>
          <w:lang w:val="en-US"/>
        </w:rPr>
        <w:t>ispod</w:t>
      </w:r>
      <w:proofErr w:type="spellEnd"/>
      <w:r>
        <w:rPr>
          <w:lang w:val="en-US"/>
        </w:rPr>
        <w:t xml:space="preserve"> </w:t>
      </w:r>
      <w:r w:rsidRPr="50F063BC">
        <w:rPr>
          <w:lang w:val="en-US"/>
        </w:rPr>
        <w:t>se</w:t>
      </w:r>
      <w:r>
        <w:rPr>
          <w:lang w:val="en-US"/>
        </w:rPr>
        <w:t xml:space="preserve"> </w:t>
      </w:r>
      <w:proofErr w:type="spellStart"/>
      <w:r>
        <w:rPr>
          <w:lang w:val="en-US"/>
        </w:rPr>
        <w:t>mogu</w:t>
      </w:r>
      <w:proofErr w:type="spellEnd"/>
      <w:r>
        <w:rPr>
          <w:lang w:val="en-US"/>
        </w:rPr>
        <w:t xml:space="preserve"> </w:t>
      </w:r>
      <w:proofErr w:type="spellStart"/>
      <w:r>
        <w:rPr>
          <w:lang w:val="en-US"/>
        </w:rPr>
        <w:t>podeliti</w:t>
      </w:r>
      <w:proofErr w:type="spellEnd"/>
      <w:r>
        <w:rPr>
          <w:lang w:val="en-US"/>
        </w:rPr>
        <w:t xml:space="preserve"> u 3 </w:t>
      </w:r>
      <w:proofErr w:type="spellStart"/>
      <w:r>
        <w:rPr>
          <w:lang w:val="en-US"/>
        </w:rPr>
        <w:t>celine</w:t>
      </w:r>
      <w:proofErr w:type="spellEnd"/>
      <w:r>
        <w:rPr>
          <w:lang w:val="en-US"/>
        </w:rPr>
        <w:t xml:space="preserve">: </w:t>
      </w:r>
      <w:proofErr w:type="spellStart"/>
      <w:r>
        <w:rPr>
          <w:lang w:val="en-US"/>
        </w:rPr>
        <w:t>učitavanje</w:t>
      </w:r>
      <w:proofErr w:type="spellEnd"/>
      <w:r>
        <w:rPr>
          <w:lang w:val="en-US"/>
        </w:rPr>
        <w:t xml:space="preserve"> </w:t>
      </w:r>
      <w:proofErr w:type="spellStart"/>
      <w:r>
        <w:rPr>
          <w:lang w:val="en-US"/>
        </w:rPr>
        <w:t>neprijavljenih</w:t>
      </w:r>
      <w:proofErr w:type="spellEnd"/>
      <w:r>
        <w:rPr>
          <w:lang w:val="en-US"/>
        </w:rPr>
        <w:t xml:space="preserve"> </w:t>
      </w:r>
      <w:proofErr w:type="spellStart"/>
      <w:r>
        <w:rPr>
          <w:lang w:val="en-US"/>
        </w:rPr>
        <w:t>ispita</w:t>
      </w:r>
      <w:proofErr w:type="spellEnd"/>
      <w:r>
        <w:rPr>
          <w:lang w:val="en-US"/>
        </w:rPr>
        <w:t xml:space="preserve"> u </w:t>
      </w:r>
      <w:proofErr w:type="spellStart"/>
      <w:r>
        <w:rPr>
          <w:lang w:val="en-US"/>
        </w:rPr>
        <w:t>aktuelnom</w:t>
      </w:r>
      <w:proofErr w:type="spellEnd"/>
      <w:r>
        <w:rPr>
          <w:lang w:val="en-US"/>
        </w:rPr>
        <w:t xml:space="preserve"> </w:t>
      </w:r>
      <w:proofErr w:type="spellStart"/>
      <w:r>
        <w:rPr>
          <w:lang w:val="en-US"/>
        </w:rPr>
        <w:t>roku</w:t>
      </w:r>
      <w:proofErr w:type="spellEnd"/>
      <w:r>
        <w:rPr>
          <w:lang w:val="en-US"/>
        </w:rPr>
        <w:t xml:space="preserve"> </w:t>
      </w:r>
      <w:proofErr w:type="spellStart"/>
      <w:r>
        <w:rPr>
          <w:lang w:val="en-US"/>
        </w:rPr>
        <w:t>kao</w:t>
      </w:r>
      <w:proofErr w:type="spellEnd"/>
      <w:r>
        <w:rPr>
          <w:lang w:val="en-US"/>
        </w:rPr>
        <w:t xml:space="preserve"> </w:t>
      </w:r>
      <w:proofErr w:type="spellStart"/>
      <w:r>
        <w:rPr>
          <w:lang w:val="en-US"/>
        </w:rPr>
        <w:t>ispita</w:t>
      </w:r>
      <w:proofErr w:type="spellEnd"/>
      <w:r>
        <w:rPr>
          <w:lang w:val="en-US"/>
        </w:rPr>
        <w:t xml:space="preserve"> </w:t>
      </w:r>
      <w:proofErr w:type="spellStart"/>
      <w:r>
        <w:rPr>
          <w:lang w:val="en-US"/>
        </w:rPr>
        <w:t>koja</w:t>
      </w:r>
      <w:proofErr w:type="spellEnd"/>
      <w:r>
        <w:rPr>
          <w:lang w:val="en-US"/>
        </w:rPr>
        <w:t xml:space="preserve"> student </w:t>
      </w:r>
      <w:proofErr w:type="spellStart"/>
      <w:r>
        <w:rPr>
          <w:lang w:val="en-US"/>
        </w:rPr>
        <w:t>može</w:t>
      </w:r>
      <w:proofErr w:type="spellEnd"/>
      <w:r>
        <w:rPr>
          <w:lang w:val="en-US"/>
        </w:rPr>
        <w:t xml:space="preserve"> da </w:t>
      </w:r>
      <w:proofErr w:type="spellStart"/>
      <w:r>
        <w:rPr>
          <w:lang w:val="en-US"/>
        </w:rPr>
        <w:t>prijavi</w:t>
      </w:r>
      <w:proofErr w:type="spellEnd"/>
      <w:r>
        <w:rPr>
          <w:lang w:val="en-US"/>
        </w:rPr>
        <w:t xml:space="preserve"> </w:t>
      </w:r>
      <w:proofErr w:type="spellStart"/>
      <w:r>
        <w:rPr>
          <w:lang w:val="en-US"/>
        </w:rPr>
        <w:t>ako</w:t>
      </w:r>
      <w:proofErr w:type="spellEnd"/>
      <w:r>
        <w:rPr>
          <w:lang w:val="en-US"/>
        </w:rPr>
        <w:t xml:space="preserve"> je </w:t>
      </w:r>
      <w:proofErr w:type="spellStart"/>
      <w:r>
        <w:rPr>
          <w:lang w:val="en-US"/>
        </w:rPr>
        <w:t>registracija</w:t>
      </w:r>
      <w:proofErr w:type="spellEnd"/>
      <w:r>
        <w:rPr>
          <w:lang w:val="en-US"/>
        </w:rPr>
        <w:t xml:space="preserve"> u </w:t>
      </w:r>
      <w:proofErr w:type="spellStart"/>
      <w:r>
        <w:rPr>
          <w:lang w:val="en-US"/>
        </w:rPr>
        <w:t>toku</w:t>
      </w:r>
      <w:proofErr w:type="spellEnd"/>
      <w:r>
        <w:rPr>
          <w:lang w:val="en-US"/>
        </w:rPr>
        <w:t xml:space="preserve">, </w:t>
      </w:r>
      <w:proofErr w:type="spellStart"/>
      <w:r>
        <w:rPr>
          <w:lang w:val="en-US"/>
        </w:rPr>
        <w:t>učitavanje</w:t>
      </w:r>
      <w:proofErr w:type="spellEnd"/>
      <w:r>
        <w:rPr>
          <w:lang w:val="en-US"/>
        </w:rPr>
        <w:t xml:space="preserve"> </w:t>
      </w:r>
      <w:proofErr w:type="spellStart"/>
      <w:r>
        <w:rPr>
          <w:lang w:val="en-US"/>
        </w:rPr>
        <w:t>već</w:t>
      </w:r>
      <w:proofErr w:type="spellEnd"/>
      <w:r>
        <w:rPr>
          <w:lang w:val="en-US"/>
        </w:rPr>
        <w:t xml:space="preserve"> </w:t>
      </w:r>
      <w:proofErr w:type="spellStart"/>
      <w:r>
        <w:rPr>
          <w:lang w:val="en-US"/>
        </w:rPr>
        <w:t>registrovanih</w:t>
      </w:r>
      <w:proofErr w:type="spellEnd"/>
      <w:r>
        <w:rPr>
          <w:lang w:val="en-US"/>
        </w:rPr>
        <w:t xml:space="preserve"> </w:t>
      </w:r>
      <w:proofErr w:type="spellStart"/>
      <w:r>
        <w:rPr>
          <w:lang w:val="en-US"/>
        </w:rPr>
        <w:t>ispita</w:t>
      </w:r>
      <w:proofErr w:type="spellEnd"/>
      <w:r>
        <w:rPr>
          <w:lang w:val="en-US"/>
        </w:rPr>
        <w:t xml:space="preserve"> </w:t>
      </w:r>
      <w:proofErr w:type="spellStart"/>
      <w:r>
        <w:rPr>
          <w:lang w:val="en-US"/>
        </w:rPr>
        <w:t>i</w:t>
      </w:r>
      <w:proofErr w:type="spellEnd"/>
      <w:r>
        <w:rPr>
          <w:lang w:val="en-US"/>
        </w:rPr>
        <w:t xml:space="preserve"> </w:t>
      </w:r>
      <w:proofErr w:type="spellStart"/>
      <w:r>
        <w:rPr>
          <w:lang w:val="en-US"/>
        </w:rPr>
        <w:t>sam</w:t>
      </w:r>
      <w:proofErr w:type="spellEnd"/>
      <w:r>
        <w:rPr>
          <w:lang w:val="en-US"/>
        </w:rPr>
        <w:t xml:space="preserve"> </w:t>
      </w:r>
      <w:proofErr w:type="spellStart"/>
      <w:r>
        <w:rPr>
          <w:lang w:val="en-US"/>
        </w:rPr>
        <w:t>proces</w:t>
      </w:r>
      <w:proofErr w:type="spellEnd"/>
      <w:r>
        <w:rPr>
          <w:lang w:val="en-US"/>
        </w:rPr>
        <w:t xml:space="preserve"> </w:t>
      </w:r>
      <w:proofErr w:type="spellStart"/>
      <w:r>
        <w:rPr>
          <w:lang w:val="en-US"/>
        </w:rPr>
        <w:t>registracije</w:t>
      </w:r>
      <w:proofErr w:type="spellEnd"/>
      <w:r>
        <w:rPr>
          <w:lang w:val="en-US"/>
        </w:rPr>
        <w:t xml:space="preserve"> </w:t>
      </w:r>
      <w:proofErr w:type="spellStart"/>
      <w:r>
        <w:rPr>
          <w:lang w:val="en-US"/>
        </w:rPr>
        <w:t>studenta</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ispit</w:t>
      </w:r>
      <w:proofErr w:type="spellEnd"/>
      <w:r>
        <w:rPr>
          <w:lang w:val="en-US"/>
        </w:rPr>
        <w:t>.</w:t>
      </w:r>
    </w:p>
    <w:p w14:paraId="523FEA05" w14:textId="4E194990" w:rsidR="00196E64" w:rsidRDefault="00196E64" w:rsidP="00196E64">
      <w:pPr>
        <w:jc w:val="both"/>
        <w:rPr>
          <w:lang w:val="en-US"/>
        </w:rPr>
      </w:pPr>
      <w:proofErr w:type="spellStart"/>
      <w:r>
        <w:rPr>
          <w:lang w:val="en-US"/>
        </w:rPr>
        <w:t>Ovaj</w:t>
      </w:r>
      <w:proofErr w:type="spellEnd"/>
      <w:r>
        <w:rPr>
          <w:lang w:val="en-US"/>
        </w:rPr>
        <w:t xml:space="preserve"> </w:t>
      </w:r>
      <w:proofErr w:type="spellStart"/>
      <w:r>
        <w:rPr>
          <w:lang w:val="en-US"/>
        </w:rPr>
        <w:t>slučaj</w:t>
      </w:r>
      <w:proofErr w:type="spellEnd"/>
      <w:r>
        <w:rPr>
          <w:lang w:val="en-US"/>
        </w:rPr>
        <w:t xml:space="preserve"> je </w:t>
      </w:r>
      <w:proofErr w:type="spellStart"/>
      <w:r>
        <w:rPr>
          <w:lang w:val="en-US"/>
        </w:rPr>
        <w:t>izabran</w:t>
      </w:r>
      <w:proofErr w:type="spellEnd"/>
      <w:r>
        <w:rPr>
          <w:lang w:val="en-US"/>
        </w:rPr>
        <w:t xml:space="preserve"> </w:t>
      </w:r>
      <w:proofErr w:type="spellStart"/>
      <w:r>
        <w:rPr>
          <w:lang w:val="en-US"/>
        </w:rPr>
        <w:t>kao</w:t>
      </w:r>
      <w:proofErr w:type="spellEnd"/>
      <w:r>
        <w:rPr>
          <w:lang w:val="en-US"/>
        </w:rPr>
        <w:t xml:space="preserve"> primer </w:t>
      </w:r>
      <w:proofErr w:type="spellStart"/>
      <w:r>
        <w:rPr>
          <w:lang w:val="en-US"/>
        </w:rPr>
        <w:t>zbog</w:t>
      </w:r>
      <w:proofErr w:type="spellEnd"/>
      <w:r>
        <w:rPr>
          <w:lang w:val="en-US"/>
        </w:rPr>
        <w:t xml:space="preserve"> </w:t>
      </w:r>
      <w:proofErr w:type="spellStart"/>
      <w:r>
        <w:rPr>
          <w:lang w:val="en-US"/>
        </w:rPr>
        <w:t>složenije</w:t>
      </w:r>
      <w:proofErr w:type="spellEnd"/>
      <w:r>
        <w:rPr>
          <w:lang w:val="en-US"/>
        </w:rPr>
        <w:t xml:space="preserve"> </w:t>
      </w:r>
      <w:proofErr w:type="spellStart"/>
      <w:r>
        <w:rPr>
          <w:lang w:val="en-US"/>
        </w:rPr>
        <w:t>biznis</w:t>
      </w:r>
      <w:proofErr w:type="spellEnd"/>
      <w:r>
        <w:rPr>
          <w:lang w:val="en-US"/>
        </w:rPr>
        <w:t xml:space="preserve"> </w:t>
      </w:r>
      <w:proofErr w:type="spellStart"/>
      <w:r>
        <w:rPr>
          <w:lang w:val="en-US"/>
        </w:rPr>
        <w:t>logike</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serverskoj</w:t>
      </w:r>
      <w:proofErr w:type="spellEnd"/>
      <w:r>
        <w:rPr>
          <w:lang w:val="en-US"/>
        </w:rPr>
        <w:t xml:space="preserve"> </w:t>
      </w:r>
      <w:proofErr w:type="spellStart"/>
      <w:r>
        <w:rPr>
          <w:lang w:val="en-US"/>
        </w:rPr>
        <w:t>strani</w:t>
      </w:r>
      <w:proofErr w:type="spellEnd"/>
      <w:r>
        <w:rPr>
          <w:lang w:val="en-US"/>
        </w:rPr>
        <w:t xml:space="preserve">. </w:t>
      </w:r>
      <w:proofErr w:type="spellStart"/>
      <w:r>
        <w:rPr>
          <w:lang w:val="en-US"/>
        </w:rPr>
        <w:t>Ispiti</w:t>
      </w:r>
      <w:proofErr w:type="spellEnd"/>
      <w:r>
        <w:rPr>
          <w:lang w:val="en-US"/>
        </w:rPr>
        <w:t xml:space="preserve"> </w:t>
      </w:r>
      <w:proofErr w:type="spellStart"/>
      <w:r>
        <w:rPr>
          <w:lang w:val="en-US"/>
        </w:rPr>
        <w:t>koje</w:t>
      </w:r>
      <w:proofErr w:type="spellEnd"/>
      <w:r>
        <w:rPr>
          <w:lang w:val="en-US"/>
        </w:rPr>
        <w:t xml:space="preserve"> student </w:t>
      </w:r>
      <w:proofErr w:type="spellStart"/>
      <w:r>
        <w:rPr>
          <w:lang w:val="en-US"/>
        </w:rPr>
        <w:t>još</w:t>
      </w:r>
      <w:proofErr w:type="spellEnd"/>
      <w:r>
        <w:rPr>
          <w:lang w:val="en-US"/>
        </w:rPr>
        <w:t xml:space="preserve"> </w:t>
      </w:r>
      <w:proofErr w:type="spellStart"/>
      <w:r>
        <w:rPr>
          <w:lang w:val="en-US"/>
        </w:rPr>
        <w:t>uvek</w:t>
      </w:r>
      <w:proofErr w:type="spellEnd"/>
      <w:r>
        <w:rPr>
          <w:lang w:val="en-US"/>
        </w:rPr>
        <w:t xml:space="preserve"> </w:t>
      </w:r>
      <w:proofErr w:type="spellStart"/>
      <w:r>
        <w:rPr>
          <w:lang w:val="en-US"/>
        </w:rPr>
        <w:t>nije</w:t>
      </w:r>
      <w:proofErr w:type="spellEnd"/>
      <w:r>
        <w:rPr>
          <w:lang w:val="en-US"/>
        </w:rPr>
        <w:t xml:space="preserve"> </w:t>
      </w:r>
      <w:proofErr w:type="spellStart"/>
      <w:r>
        <w:rPr>
          <w:lang w:val="en-US"/>
        </w:rPr>
        <w:t>prijavio</w:t>
      </w:r>
      <w:proofErr w:type="spellEnd"/>
      <w:r>
        <w:rPr>
          <w:lang w:val="en-US"/>
        </w:rPr>
        <w:t xml:space="preserve"> se </w:t>
      </w:r>
      <w:proofErr w:type="spellStart"/>
      <w:r>
        <w:rPr>
          <w:lang w:val="en-US"/>
        </w:rPr>
        <w:t>pronalaze</w:t>
      </w:r>
      <w:proofErr w:type="spellEnd"/>
      <w:r>
        <w:rPr>
          <w:lang w:val="en-US"/>
        </w:rPr>
        <w:t xml:space="preserve"> </w:t>
      </w:r>
      <w:proofErr w:type="spellStart"/>
      <w:r>
        <w:rPr>
          <w:lang w:val="en-US"/>
        </w:rPr>
        <w:t>tako</w:t>
      </w:r>
      <w:proofErr w:type="spellEnd"/>
      <w:r>
        <w:rPr>
          <w:lang w:val="en-US"/>
        </w:rPr>
        <w:t xml:space="preserve"> </w:t>
      </w:r>
      <w:proofErr w:type="spellStart"/>
      <w:r>
        <w:rPr>
          <w:lang w:val="en-US"/>
        </w:rPr>
        <w:t>što</w:t>
      </w:r>
      <w:proofErr w:type="spellEnd"/>
      <w:r>
        <w:rPr>
          <w:lang w:val="en-US"/>
        </w:rPr>
        <w:t xml:space="preserve"> se </w:t>
      </w:r>
      <w:proofErr w:type="spellStart"/>
      <w:r>
        <w:rPr>
          <w:lang w:val="en-US"/>
        </w:rPr>
        <w:t>prvo</w:t>
      </w:r>
      <w:proofErr w:type="spellEnd"/>
      <w:r>
        <w:rPr>
          <w:lang w:val="en-US"/>
        </w:rPr>
        <w:t xml:space="preserve"> </w:t>
      </w:r>
      <w:proofErr w:type="spellStart"/>
      <w:r>
        <w:rPr>
          <w:lang w:val="en-US"/>
        </w:rPr>
        <w:t>pronadju</w:t>
      </w:r>
      <w:proofErr w:type="spellEnd"/>
      <w:r>
        <w:rPr>
          <w:lang w:val="en-US"/>
        </w:rPr>
        <w:t xml:space="preserve"> </w:t>
      </w:r>
      <w:proofErr w:type="spellStart"/>
      <w:r>
        <w:rPr>
          <w:lang w:val="en-US"/>
        </w:rPr>
        <w:t>svi</w:t>
      </w:r>
      <w:proofErr w:type="spellEnd"/>
      <w:r>
        <w:rPr>
          <w:lang w:val="en-US"/>
        </w:rPr>
        <w:t xml:space="preserve"> </w:t>
      </w:r>
      <w:proofErr w:type="spellStart"/>
      <w:r>
        <w:rPr>
          <w:lang w:val="en-US"/>
        </w:rPr>
        <w:t>aktivni</w:t>
      </w:r>
      <w:proofErr w:type="spellEnd"/>
      <w:r>
        <w:rPr>
          <w:lang w:val="en-US"/>
        </w:rPr>
        <w:t xml:space="preserve"> </w:t>
      </w:r>
      <w:proofErr w:type="spellStart"/>
      <w:r>
        <w:rPr>
          <w:lang w:val="en-US"/>
        </w:rPr>
        <w:t>ispitni</w:t>
      </w:r>
      <w:proofErr w:type="spellEnd"/>
      <w:r>
        <w:rPr>
          <w:lang w:val="en-US"/>
        </w:rPr>
        <w:t xml:space="preserve"> </w:t>
      </w:r>
      <w:proofErr w:type="spellStart"/>
      <w:r>
        <w:rPr>
          <w:lang w:val="en-US"/>
        </w:rPr>
        <w:t>rokovi</w:t>
      </w:r>
      <w:proofErr w:type="spellEnd"/>
      <w:r>
        <w:rPr>
          <w:lang w:val="en-US"/>
        </w:rPr>
        <w:t xml:space="preserve"> </w:t>
      </w:r>
      <w:proofErr w:type="spellStart"/>
      <w:r>
        <w:rPr>
          <w:lang w:val="en-US"/>
        </w:rPr>
        <w:t>pozivom</w:t>
      </w:r>
      <w:proofErr w:type="spellEnd"/>
      <w:r>
        <w:rPr>
          <w:lang w:val="en-US"/>
        </w:rPr>
        <w:t xml:space="preserve"> </w:t>
      </w:r>
      <w:proofErr w:type="spellStart"/>
      <w:r>
        <w:rPr>
          <w:lang w:val="en-US"/>
        </w:rPr>
        <w:t>metode</w:t>
      </w:r>
      <w:proofErr w:type="spellEnd"/>
      <w:r>
        <w:rPr>
          <w:lang w:val="en-US"/>
        </w:rPr>
        <w:t xml:space="preserve"> active, </w:t>
      </w:r>
      <w:proofErr w:type="spellStart"/>
      <w:r>
        <w:rPr>
          <w:lang w:val="en-US"/>
        </w:rPr>
        <w:t>klase</w:t>
      </w:r>
      <w:proofErr w:type="spellEnd"/>
      <w:r>
        <w:rPr>
          <w:lang w:val="en-US"/>
        </w:rPr>
        <w:t xml:space="preserve"> </w:t>
      </w:r>
      <w:proofErr w:type="spellStart"/>
      <w:r>
        <w:rPr>
          <w:lang w:val="en-US"/>
        </w:rPr>
        <w:t>ExamPeriodService</w:t>
      </w:r>
      <w:proofErr w:type="spellEnd"/>
      <w:r>
        <w:rPr>
          <w:lang w:val="en-US"/>
        </w:rPr>
        <w:t xml:space="preserve">. </w:t>
      </w:r>
      <w:proofErr w:type="spellStart"/>
      <w:r>
        <w:rPr>
          <w:lang w:val="en-US"/>
        </w:rPr>
        <w:t>Ispitni</w:t>
      </w:r>
      <w:proofErr w:type="spellEnd"/>
      <w:r>
        <w:rPr>
          <w:lang w:val="en-US"/>
        </w:rPr>
        <w:t xml:space="preserve"> </w:t>
      </w:r>
      <w:proofErr w:type="spellStart"/>
      <w:r>
        <w:rPr>
          <w:lang w:val="en-US"/>
        </w:rPr>
        <w:t>rok</w:t>
      </w:r>
      <w:proofErr w:type="spellEnd"/>
      <w:r>
        <w:rPr>
          <w:lang w:val="en-US"/>
        </w:rPr>
        <w:t xml:space="preserve"> je </w:t>
      </w:r>
      <w:proofErr w:type="spellStart"/>
      <w:r>
        <w:rPr>
          <w:lang w:val="en-US"/>
        </w:rPr>
        <w:t>aktivan</w:t>
      </w:r>
      <w:proofErr w:type="spellEnd"/>
      <w:r>
        <w:rPr>
          <w:lang w:val="en-US"/>
        </w:rPr>
        <w:t xml:space="preserve"> </w:t>
      </w:r>
      <w:proofErr w:type="spellStart"/>
      <w:r>
        <w:rPr>
          <w:lang w:val="en-US"/>
        </w:rPr>
        <w:t>ako</w:t>
      </w:r>
      <w:proofErr w:type="spellEnd"/>
      <w:r>
        <w:rPr>
          <w:lang w:val="en-US"/>
        </w:rPr>
        <w:t xml:space="preserve"> je </w:t>
      </w:r>
      <w:proofErr w:type="spellStart"/>
      <w:r>
        <w:rPr>
          <w:lang w:val="en-US"/>
        </w:rPr>
        <w:t>današnji</w:t>
      </w:r>
      <w:proofErr w:type="spellEnd"/>
      <w:r>
        <w:rPr>
          <w:lang w:val="en-US"/>
        </w:rPr>
        <w:t xml:space="preserve"> dan </w:t>
      </w:r>
      <w:proofErr w:type="spellStart"/>
      <w:r>
        <w:rPr>
          <w:lang w:val="en-US"/>
        </w:rPr>
        <w:t>posle</w:t>
      </w:r>
      <w:proofErr w:type="spellEnd"/>
      <w:r>
        <w:rPr>
          <w:lang w:val="en-US"/>
        </w:rPr>
        <w:t xml:space="preserve"> </w:t>
      </w:r>
      <w:proofErr w:type="spellStart"/>
      <w:r>
        <w:rPr>
          <w:lang w:val="en-US"/>
        </w:rPr>
        <w:t>početka</w:t>
      </w:r>
      <w:proofErr w:type="spellEnd"/>
      <w:r>
        <w:rPr>
          <w:lang w:val="en-US"/>
        </w:rPr>
        <w:t xml:space="preserve"> </w:t>
      </w:r>
      <w:proofErr w:type="spellStart"/>
      <w:r>
        <w:rPr>
          <w:lang w:val="en-US"/>
        </w:rPr>
        <w:t>registracije</w:t>
      </w:r>
      <w:proofErr w:type="spellEnd"/>
      <w:r>
        <w:rPr>
          <w:lang w:val="en-US"/>
        </w:rPr>
        <w:t xml:space="preserve">, a pre </w:t>
      </w:r>
      <w:proofErr w:type="spellStart"/>
      <w:r>
        <w:rPr>
          <w:lang w:val="en-US"/>
        </w:rPr>
        <w:t>kraja</w:t>
      </w:r>
      <w:proofErr w:type="spellEnd"/>
      <w:r>
        <w:rPr>
          <w:lang w:val="en-US"/>
        </w:rPr>
        <w:t xml:space="preserve"> </w:t>
      </w:r>
      <w:proofErr w:type="spellStart"/>
      <w:r>
        <w:rPr>
          <w:lang w:val="en-US"/>
        </w:rPr>
        <w:t>održavanja</w:t>
      </w:r>
      <w:proofErr w:type="spellEnd"/>
      <w:r>
        <w:rPr>
          <w:lang w:val="en-US"/>
        </w:rPr>
        <w:t xml:space="preserve"> </w:t>
      </w:r>
      <w:proofErr w:type="spellStart"/>
      <w:r>
        <w:rPr>
          <w:lang w:val="en-US"/>
        </w:rPr>
        <w:t>ispita</w:t>
      </w:r>
      <w:proofErr w:type="spellEnd"/>
      <w:r>
        <w:rPr>
          <w:lang w:val="en-US"/>
        </w:rPr>
        <w:t xml:space="preserve">, </w:t>
      </w:r>
      <w:proofErr w:type="spellStart"/>
      <w:r>
        <w:rPr>
          <w:lang w:val="en-US"/>
        </w:rPr>
        <w:t>tj</w:t>
      </w:r>
      <w:proofErr w:type="spellEnd"/>
      <w:r>
        <w:rPr>
          <w:lang w:val="en-US"/>
        </w:rPr>
        <w:t xml:space="preserve">. </w:t>
      </w:r>
      <w:proofErr w:type="spellStart"/>
      <w:r>
        <w:rPr>
          <w:lang w:val="en-US"/>
        </w:rPr>
        <w:t>ispitnog</w:t>
      </w:r>
      <w:proofErr w:type="spellEnd"/>
      <w:r>
        <w:rPr>
          <w:lang w:val="en-US"/>
        </w:rPr>
        <w:t xml:space="preserve"> </w:t>
      </w:r>
      <w:proofErr w:type="spellStart"/>
      <w:r>
        <w:rPr>
          <w:lang w:val="en-US"/>
        </w:rPr>
        <w:t>roka</w:t>
      </w:r>
      <w:proofErr w:type="spellEnd"/>
      <w:r>
        <w:rPr>
          <w:lang w:val="en-US"/>
        </w:rPr>
        <w:t xml:space="preserve">. </w:t>
      </w:r>
      <w:proofErr w:type="spellStart"/>
      <w:r>
        <w:rPr>
          <w:lang w:val="en-US"/>
        </w:rPr>
        <w:t>Zatim</w:t>
      </w:r>
      <w:proofErr w:type="spellEnd"/>
      <w:r>
        <w:rPr>
          <w:lang w:val="en-US"/>
        </w:rPr>
        <w:t xml:space="preserve"> se </w:t>
      </w:r>
      <w:proofErr w:type="spellStart"/>
      <w:r>
        <w:rPr>
          <w:lang w:val="en-US"/>
        </w:rPr>
        <w:t>kroz</w:t>
      </w:r>
      <w:proofErr w:type="spellEnd"/>
      <w:r>
        <w:rPr>
          <w:lang w:val="en-US"/>
        </w:rPr>
        <w:t xml:space="preserve"> </w:t>
      </w:r>
      <w:proofErr w:type="spellStart"/>
      <w:r>
        <w:rPr>
          <w:lang w:val="en-US"/>
        </w:rPr>
        <w:t>iteraciju</w:t>
      </w:r>
      <w:proofErr w:type="spellEnd"/>
      <w:r>
        <w:rPr>
          <w:lang w:val="en-US"/>
        </w:rPr>
        <w:t xml:space="preserve"> za </w:t>
      </w:r>
      <w:proofErr w:type="spellStart"/>
      <w:r>
        <w:rPr>
          <w:lang w:val="en-US"/>
        </w:rPr>
        <w:t>svaki</w:t>
      </w:r>
      <w:proofErr w:type="spellEnd"/>
      <w:r>
        <w:rPr>
          <w:lang w:val="en-US"/>
        </w:rPr>
        <w:t xml:space="preserve"> od </w:t>
      </w:r>
      <w:proofErr w:type="spellStart"/>
      <w:r>
        <w:rPr>
          <w:lang w:val="en-US"/>
        </w:rPr>
        <w:t>rokova</w:t>
      </w:r>
      <w:proofErr w:type="spellEnd"/>
      <w:r>
        <w:rPr>
          <w:lang w:val="en-US"/>
        </w:rPr>
        <w:t xml:space="preserve"> </w:t>
      </w:r>
      <w:proofErr w:type="spellStart"/>
      <w:r>
        <w:rPr>
          <w:lang w:val="en-US"/>
        </w:rPr>
        <w:t>zove</w:t>
      </w:r>
      <w:proofErr w:type="spellEnd"/>
      <w:r>
        <w:rPr>
          <w:lang w:val="en-US"/>
        </w:rPr>
        <w:t xml:space="preserve"> </w:t>
      </w:r>
      <w:proofErr w:type="spellStart"/>
      <w:r>
        <w:rPr>
          <w:lang w:val="en-US"/>
        </w:rPr>
        <w:t>metod</w:t>
      </w:r>
      <w:proofErr w:type="spellEnd"/>
      <w:r>
        <w:rPr>
          <w:lang w:val="en-US"/>
        </w:rPr>
        <w:t xml:space="preserve"> </w:t>
      </w:r>
      <w:proofErr w:type="spellStart"/>
      <w:r>
        <w:rPr>
          <w:lang w:val="en-US"/>
        </w:rPr>
        <w:t>getRemainingCourseExams</w:t>
      </w:r>
      <w:proofErr w:type="spellEnd"/>
      <w:r>
        <w:rPr>
          <w:lang w:val="en-US"/>
        </w:rPr>
        <w:t xml:space="preserve">. Metod </w:t>
      </w:r>
      <w:proofErr w:type="spellStart"/>
      <w:r>
        <w:rPr>
          <w:lang w:val="en-US"/>
        </w:rPr>
        <w:t>getRemainingCourseExams</w:t>
      </w:r>
      <w:proofErr w:type="spellEnd"/>
      <w:r>
        <w:rPr>
          <w:lang w:val="en-US"/>
        </w:rPr>
        <w:t xml:space="preserve"> za </w:t>
      </w:r>
      <w:proofErr w:type="spellStart"/>
      <w:r>
        <w:rPr>
          <w:lang w:val="en-US"/>
        </w:rPr>
        <w:t>prosledjeni</w:t>
      </w:r>
      <w:proofErr w:type="spellEnd"/>
      <w:r>
        <w:rPr>
          <w:lang w:val="en-US"/>
        </w:rPr>
        <w:t xml:space="preserve"> </w:t>
      </w:r>
      <w:proofErr w:type="spellStart"/>
      <w:r>
        <w:rPr>
          <w:lang w:val="en-US"/>
        </w:rPr>
        <w:t>rok</w:t>
      </w:r>
      <w:proofErr w:type="spellEnd"/>
      <w:r>
        <w:rPr>
          <w:lang w:val="en-US"/>
        </w:rPr>
        <w:t xml:space="preserve"> </w:t>
      </w:r>
      <w:proofErr w:type="spellStart"/>
      <w:r>
        <w:rPr>
          <w:lang w:val="en-US"/>
        </w:rPr>
        <w:t>učitava</w:t>
      </w:r>
      <w:proofErr w:type="spellEnd"/>
      <w:r>
        <w:rPr>
          <w:lang w:val="en-US"/>
        </w:rPr>
        <w:t xml:space="preserve"> </w:t>
      </w:r>
      <w:proofErr w:type="spellStart"/>
      <w:r>
        <w:rPr>
          <w:lang w:val="en-US"/>
        </w:rPr>
        <w:t>prvo</w:t>
      </w:r>
      <w:proofErr w:type="spellEnd"/>
      <w:r>
        <w:rPr>
          <w:lang w:val="en-US"/>
        </w:rPr>
        <w:t xml:space="preserve"> </w:t>
      </w:r>
      <w:proofErr w:type="spellStart"/>
      <w:r>
        <w:rPr>
          <w:lang w:val="en-US"/>
        </w:rPr>
        <w:t>sve</w:t>
      </w:r>
      <w:proofErr w:type="spellEnd"/>
      <w:r>
        <w:rPr>
          <w:lang w:val="en-US"/>
        </w:rPr>
        <w:t xml:space="preserve"> </w:t>
      </w:r>
      <w:proofErr w:type="spellStart"/>
      <w:r>
        <w:rPr>
          <w:lang w:val="en-US"/>
        </w:rPr>
        <w:t>ispite</w:t>
      </w:r>
      <w:proofErr w:type="spellEnd"/>
      <w:r>
        <w:rPr>
          <w:lang w:val="en-US"/>
        </w:rPr>
        <w:t xml:space="preserve"> u tom </w:t>
      </w:r>
      <w:proofErr w:type="spellStart"/>
      <w:r>
        <w:rPr>
          <w:lang w:val="en-US"/>
        </w:rPr>
        <w:t>roku</w:t>
      </w:r>
      <w:proofErr w:type="spellEnd"/>
      <w:r>
        <w:rPr>
          <w:lang w:val="en-US"/>
        </w:rPr>
        <w:t xml:space="preserve"> </w:t>
      </w:r>
      <w:proofErr w:type="spellStart"/>
      <w:r>
        <w:rPr>
          <w:lang w:val="en-US"/>
        </w:rPr>
        <w:t>i</w:t>
      </w:r>
      <w:proofErr w:type="spellEnd"/>
      <w:r>
        <w:rPr>
          <w:lang w:val="en-US"/>
        </w:rPr>
        <w:t xml:space="preserve"> od </w:t>
      </w:r>
      <w:proofErr w:type="spellStart"/>
      <w:r>
        <w:rPr>
          <w:lang w:val="en-US"/>
        </w:rPr>
        <w:t>njih</w:t>
      </w:r>
      <w:proofErr w:type="spellEnd"/>
      <w:r>
        <w:rPr>
          <w:lang w:val="en-US"/>
        </w:rPr>
        <w:t xml:space="preserve"> </w:t>
      </w:r>
      <w:proofErr w:type="spellStart"/>
      <w:r>
        <w:rPr>
          <w:lang w:val="en-US"/>
        </w:rPr>
        <w:t>oduzima</w:t>
      </w:r>
      <w:proofErr w:type="spellEnd"/>
      <w:r>
        <w:rPr>
          <w:lang w:val="en-US"/>
        </w:rPr>
        <w:t xml:space="preserve"> one za </w:t>
      </w:r>
      <w:proofErr w:type="spellStart"/>
      <w:r>
        <w:rPr>
          <w:lang w:val="en-US"/>
        </w:rPr>
        <w:t>koje</w:t>
      </w:r>
      <w:proofErr w:type="spellEnd"/>
      <w:r>
        <w:rPr>
          <w:lang w:val="en-US"/>
        </w:rPr>
        <w:t xml:space="preserve"> </w:t>
      </w:r>
      <w:proofErr w:type="spellStart"/>
      <w:r>
        <w:rPr>
          <w:lang w:val="en-US"/>
        </w:rPr>
        <w:t>već</w:t>
      </w:r>
      <w:proofErr w:type="spellEnd"/>
      <w:r>
        <w:rPr>
          <w:lang w:val="en-US"/>
        </w:rPr>
        <w:t xml:space="preserve"> </w:t>
      </w:r>
      <w:proofErr w:type="spellStart"/>
      <w:r>
        <w:rPr>
          <w:lang w:val="en-US"/>
        </w:rPr>
        <w:t>postoji</w:t>
      </w:r>
      <w:proofErr w:type="spellEnd"/>
      <w:r>
        <w:rPr>
          <w:lang w:val="en-US"/>
        </w:rPr>
        <w:t xml:space="preserve"> </w:t>
      </w:r>
      <w:proofErr w:type="spellStart"/>
      <w:r>
        <w:rPr>
          <w:lang w:val="en-US"/>
        </w:rPr>
        <w:t>prijava</w:t>
      </w:r>
      <w:proofErr w:type="spellEnd"/>
      <w:r>
        <w:rPr>
          <w:lang w:val="en-US"/>
        </w:rPr>
        <w:t xml:space="preserve"> </w:t>
      </w:r>
      <w:proofErr w:type="spellStart"/>
      <w:r>
        <w:rPr>
          <w:lang w:val="en-US"/>
        </w:rPr>
        <w:t>sa</w:t>
      </w:r>
      <w:proofErr w:type="spellEnd"/>
      <w:r>
        <w:rPr>
          <w:lang w:val="en-US"/>
        </w:rPr>
        <w:t xml:space="preserve"> </w:t>
      </w:r>
      <w:proofErr w:type="spellStart"/>
      <w:r>
        <w:rPr>
          <w:lang w:val="en-US"/>
        </w:rPr>
        <w:t>ocenom</w:t>
      </w:r>
      <w:proofErr w:type="spellEnd"/>
      <w:r>
        <w:rPr>
          <w:lang w:val="en-US"/>
        </w:rPr>
        <w:t xml:space="preserve"> </w:t>
      </w:r>
      <w:proofErr w:type="spellStart"/>
      <w:r>
        <w:rPr>
          <w:lang w:val="en-US"/>
        </w:rPr>
        <w:t>većom</w:t>
      </w:r>
      <w:proofErr w:type="spellEnd"/>
      <w:r>
        <w:rPr>
          <w:lang w:val="en-US"/>
        </w:rPr>
        <w:t xml:space="preserve"> od 5 za </w:t>
      </w:r>
      <w:proofErr w:type="spellStart"/>
      <w:r>
        <w:rPr>
          <w:lang w:val="en-US"/>
        </w:rPr>
        <w:t>tog</w:t>
      </w:r>
      <w:proofErr w:type="spellEnd"/>
      <w:r>
        <w:rPr>
          <w:lang w:val="en-US"/>
        </w:rPr>
        <w:t xml:space="preserve"> </w:t>
      </w:r>
      <w:proofErr w:type="spellStart"/>
      <w:r>
        <w:rPr>
          <w:lang w:val="en-US"/>
        </w:rPr>
        <w:t>studenta</w:t>
      </w:r>
      <w:proofErr w:type="spellEnd"/>
      <w:r>
        <w:rPr>
          <w:lang w:val="en-US"/>
        </w:rPr>
        <w:t xml:space="preserve">. Kao </w:t>
      </w:r>
      <w:proofErr w:type="spellStart"/>
      <w:r>
        <w:rPr>
          <w:lang w:val="en-US"/>
        </w:rPr>
        <w:t>rezultat</w:t>
      </w:r>
      <w:proofErr w:type="spellEnd"/>
      <w:r>
        <w:rPr>
          <w:lang w:val="en-US"/>
        </w:rPr>
        <w:t xml:space="preserve"> </w:t>
      </w:r>
      <w:proofErr w:type="spellStart"/>
      <w:r>
        <w:rPr>
          <w:lang w:val="en-US"/>
        </w:rPr>
        <w:t>ove</w:t>
      </w:r>
      <w:proofErr w:type="spellEnd"/>
      <w:r>
        <w:rPr>
          <w:lang w:val="en-US"/>
        </w:rPr>
        <w:t xml:space="preserve"> </w:t>
      </w:r>
      <w:proofErr w:type="spellStart"/>
      <w:r>
        <w:rPr>
          <w:lang w:val="en-US"/>
        </w:rPr>
        <w:t>operacije</w:t>
      </w:r>
      <w:proofErr w:type="spellEnd"/>
      <w:r>
        <w:rPr>
          <w:lang w:val="en-US"/>
        </w:rPr>
        <w:t xml:space="preserve"> se </w:t>
      </w:r>
      <w:proofErr w:type="spellStart"/>
      <w:r>
        <w:rPr>
          <w:lang w:val="en-US"/>
        </w:rPr>
        <w:t>dobije</w:t>
      </w:r>
      <w:proofErr w:type="spellEnd"/>
      <w:r>
        <w:rPr>
          <w:lang w:val="en-US"/>
        </w:rPr>
        <w:t xml:space="preserve"> </w:t>
      </w:r>
      <w:proofErr w:type="spellStart"/>
      <w:r>
        <w:rPr>
          <w:lang w:val="en-US"/>
        </w:rPr>
        <w:t>lista</w:t>
      </w:r>
      <w:proofErr w:type="spellEnd"/>
      <w:r>
        <w:rPr>
          <w:lang w:val="en-US"/>
        </w:rPr>
        <w:t xml:space="preserve"> </w:t>
      </w:r>
      <w:proofErr w:type="spellStart"/>
      <w:r>
        <w:rPr>
          <w:lang w:val="en-US"/>
        </w:rPr>
        <w:t>ispita</w:t>
      </w:r>
      <w:proofErr w:type="spellEnd"/>
      <w:r>
        <w:rPr>
          <w:lang w:val="en-US"/>
        </w:rPr>
        <w:t xml:space="preserve"> </w:t>
      </w:r>
      <w:proofErr w:type="spellStart"/>
      <w:r>
        <w:rPr>
          <w:lang w:val="en-US"/>
        </w:rPr>
        <w:t>koje</w:t>
      </w:r>
      <w:proofErr w:type="spellEnd"/>
      <w:r>
        <w:rPr>
          <w:lang w:val="en-US"/>
        </w:rPr>
        <w:t xml:space="preserve"> student </w:t>
      </w:r>
      <w:proofErr w:type="spellStart"/>
      <w:r>
        <w:rPr>
          <w:lang w:val="en-US"/>
        </w:rPr>
        <w:t>sigurno</w:t>
      </w:r>
      <w:proofErr w:type="spellEnd"/>
      <w:r>
        <w:rPr>
          <w:lang w:val="en-US"/>
        </w:rPr>
        <w:t xml:space="preserve"> </w:t>
      </w:r>
      <w:proofErr w:type="spellStart"/>
      <w:r>
        <w:rPr>
          <w:lang w:val="en-US"/>
        </w:rPr>
        <w:t>nije</w:t>
      </w:r>
      <w:proofErr w:type="spellEnd"/>
      <w:r>
        <w:rPr>
          <w:lang w:val="en-US"/>
        </w:rPr>
        <w:t xml:space="preserve"> </w:t>
      </w:r>
      <w:proofErr w:type="spellStart"/>
      <w:r>
        <w:rPr>
          <w:lang w:val="en-US"/>
        </w:rPr>
        <w:t>položio</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dijagramu</w:t>
      </w:r>
      <w:proofErr w:type="spellEnd"/>
      <w:r>
        <w:rPr>
          <w:lang w:val="en-US"/>
        </w:rPr>
        <w:t xml:space="preserve"> </w:t>
      </w:r>
      <w:proofErr w:type="spellStart"/>
      <w:r>
        <w:rPr>
          <w:lang w:val="en-US"/>
        </w:rPr>
        <w:t>allRemainingCourseExams</w:t>
      </w:r>
      <w:proofErr w:type="spellEnd"/>
      <w:r>
        <w:rPr>
          <w:lang w:val="en-US"/>
        </w:rPr>
        <w:t xml:space="preserve">. </w:t>
      </w:r>
      <w:proofErr w:type="spellStart"/>
      <w:r>
        <w:rPr>
          <w:lang w:val="en-US"/>
        </w:rPr>
        <w:t>Međutim</w:t>
      </w:r>
      <w:proofErr w:type="spellEnd"/>
      <w:r>
        <w:rPr>
          <w:lang w:val="en-US"/>
        </w:rPr>
        <w:t xml:space="preserve"> od </w:t>
      </w:r>
      <w:proofErr w:type="spellStart"/>
      <w:r>
        <w:rPr>
          <w:lang w:val="en-US"/>
        </w:rPr>
        <w:t>ovog</w:t>
      </w:r>
      <w:proofErr w:type="spellEnd"/>
      <w:r>
        <w:rPr>
          <w:lang w:val="en-US"/>
        </w:rPr>
        <w:t xml:space="preserve"> </w:t>
      </w:r>
      <w:proofErr w:type="spellStart"/>
      <w:r>
        <w:rPr>
          <w:lang w:val="en-US"/>
        </w:rPr>
        <w:t>skupa</w:t>
      </w:r>
      <w:proofErr w:type="spellEnd"/>
      <w:r>
        <w:rPr>
          <w:lang w:val="en-US"/>
        </w:rPr>
        <w:t xml:space="preserve"> </w:t>
      </w:r>
      <w:proofErr w:type="spellStart"/>
      <w:r>
        <w:rPr>
          <w:lang w:val="en-US"/>
        </w:rPr>
        <w:t>treba</w:t>
      </w:r>
      <w:proofErr w:type="spellEnd"/>
      <w:r>
        <w:rPr>
          <w:lang w:val="en-US"/>
        </w:rPr>
        <w:t xml:space="preserve"> </w:t>
      </w:r>
      <w:proofErr w:type="spellStart"/>
      <w:r>
        <w:rPr>
          <w:lang w:val="en-US"/>
        </w:rPr>
        <w:t>oduzeti</w:t>
      </w:r>
      <w:proofErr w:type="spellEnd"/>
      <w:r>
        <w:rPr>
          <w:lang w:val="en-US"/>
        </w:rPr>
        <w:t xml:space="preserve"> </w:t>
      </w:r>
      <w:proofErr w:type="spellStart"/>
      <w:r>
        <w:rPr>
          <w:lang w:val="en-US"/>
        </w:rPr>
        <w:t>ispite</w:t>
      </w:r>
      <w:proofErr w:type="spellEnd"/>
      <w:r>
        <w:rPr>
          <w:lang w:val="en-US"/>
        </w:rPr>
        <w:t xml:space="preserve"> </w:t>
      </w:r>
      <w:proofErr w:type="spellStart"/>
      <w:r>
        <w:rPr>
          <w:lang w:val="en-US"/>
        </w:rPr>
        <w:t>koje</w:t>
      </w:r>
      <w:proofErr w:type="spellEnd"/>
      <w:r>
        <w:rPr>
          <w:lang w:val="en-US"/>
        </w:rPr>
        <w:t xml:space="preserve"> je student </w:t>
      </w:r>
      <w:proofErr w:type="spellStart"/>
      <w:r>
        <w:rPr>
          <w:lang w:val="en-US"/>
        </w:rPr>
        <w:t>već</w:t>
      </w:r>
      <w:proofErr w:type="spellEnd"/>
      <w:r>
        <w:rPr>
          <w:lang w:val="en-US"/>
        </w:rPr>
        <w:t xml:space="preserve"> </w:t>
      </w:r>
      <w:proofErr w:type="spellStart"/>
      <w:r>
        <w:rPr>
          <w:lang w:val="en-US"/>
        </w:rPr>
        <w:t>prijavio</w:t>
      </w:r>
      <w:proofErr w:type="spellEnd"/>
      <w:r>
        <w:rPr>
          <w:lang w:val="en-US"/>
        </w:rPr>
        <w:t xml:space="preserve"> </w:t>
      </w:r>
      <w:proofErr w:type="spellStart"/>
      <w:r>
        <w:rPr>
          <w:lang w:val="en-US"/>
        </w:rPr>
        <w:t>kako</w:t>
      </w:r>
      <w:proofErr w:type="spellEnd"/>
      <w:r>
        <w:rPr>
          <w:lang w:val="en-US"/>
        </w:rPr>
        <w:t xml:space="preserve"> ne bi </w:t>
      </w:r>
      <w:proofErr w:type="spellStart"/>
      <w:r>
        <w:rPr>
          <w:lang w:val="en-US"/>
        </w:rPr>
        <w:t>prikazivali</w:t>
      </w:r>
      <w:proofErr w:type="spellEnd"/>
      <w:r>
        <w:rPr>
          <w:lang w:val="en-US"/>
        </w:rPr>
        <w:t xml:space="preserve"> </w:t>
      </w:r>
      <w:proofErr w:type="spellStart"/>
      <w:r>
        <w:rPr>
          <w:lang w:val="en-US"/>
        </w:rPr>
        <w:t>ispit</w:t>
      </w:r>
      <w:proofErr w:type="spellEnd"/>
      <w:r>
        <w:rPr>
          <w:lang w:val="en-US"/>
        </w:rPr>
        <w:t xml:space="preserve"> </w:t>
      </w:r>
      <w:proofErr w:type="spellStart"/>
      <w:r>
        <w:rPr>
          <w:lang w:val="en-US"/>
        </w:rPr>
        <w:t>ispit</w:t>
      </w:r>
      <w:proofErr w:type="spellEnd"/>
      <w:r>
        <w:rPr>
          <w:lang w:val="en-US"/>
        </w:rPr>
        <w:t xml:space="preserve"> </w:t>
      </w:r>
      <w:proofErr w:type="spellStart"/>
      <w:r>
        <w:rPr>
          <w:lang w:val="en-US"/>
        </w:rPr>
        <w:t>i</w:t>
      </w:r>
      <w:proofErr w:type="spellEnd"/>
      <w:r>
        <w:rPr>
          <w:lang w:val="en-US"/>
        </w:rPr>
        <w:t xml:space="preserve"> u </w:t>
      </w:r>
      <w:proofErr w:type="spellStart"/>
      <w:r>
        <w:rPr>
          <w:lang w:val="en-US"/>
        </w:rPr>
        <w:t>neprijavljenim</w:t>
      </w:r>
      <w:proofErr w:type="spellEnd"/>
      <w:r>
        <w:rPr>
          <w:lang w:val="en-US"/>
        </w:rPr>
        <w:t xml:space="preserve"> </w:t>
      </w:r>
      <w:proofErr w:type="spellStart"/>
      <w:r>
        <w:rPr>
          <w:lang w:val="en-US"/>
        </w:rPr>
        <w:t>i</w:t>
      </w:r>
      <w:proofErr w:type="spellEnd"/>
      <w:r>
        <w:rPr>
          <w:lang w:val="en-US"/>
        </w:rPr>
        <w:t xml:space="preserve"> </w:t>
      </w:r>
      <w:proofErr w:type="spellStart"/>
      <w:r>
        <w:rPr>
          <w:lang w:val="en-US"/>
        </w:rPr>
        <w:t>prijavljenim</w:t>
      </w:r>
      <w:proofErr w:type="spellEnd"/>
      <w:r>
        <w:rPr>
          <w:lang w:val="en-US"/>
        </w:rPr>
        <w:t xml:space="preserve">. Tako da je </w:t>
      </w:r>
      <w:proofErr w:type="spellStart"/>
      <w:r>
        <w:rPr>
          <w:lang w:val="en-US"/>
        </w:rPr>
        <w:t>konačna</w:t>
      </w:r>
      <w:proofErr w:type="spellEnd"/>
      <w:r>
        <w:rPr>
          <w:lang w:val="en-US"/>
        </w:rPr>
        <w:t xml:space="preserve"> </w:t>
      </w:r>
      <w:proofErr w:type="spellStart"/>
      <w:r>
        <w:rPr>
          <w:lang w:val="en-US"/>
        </w:rPr>
        <w:t>lista</w:t>
      </w:r>
      <w:proofErr w:type="spellEnd"/>
      <w:r>
        <w:rPr>
          <w:lang w:val="en-US"/>
        </w:rPr>
        <w:t xml:space="preserve"> </w:t>
      </w:r>
      <w:proofErr w:type="spellStart"/>
      <w:r>
        <w:rPr>
          <w:lang w:val="en-US"/>
        </w:rPr>
        <w:t>koja</w:t>
      </w:r>
      <w:proofErr w:type="spellEnd"/>
      <w:r>
        <w:rPr>
          <w:lang w:val="en-US"/>
        </w:rPr>
        <w:t xml:space="preserve"> se </w:t>
      </w:r>
      <w:proofErr w:type="spellStart"/>
      <w:r>
        <w:rPr>
          <w:lang w:val="en-US"/>
        </w:rPr>
        <w:t>vraća</w:t>
      </w:r>
      <w:proofErr w:type="spellEnd"/>
      <w:r>
        <w:rPr>
          <w:lang w:val="en-US"/>
        </w:rPr>
        <w:t xml:space="preserve"> </w:t>
      </w:r>
      <w:proofErr w:type="spellStart"/>
      <w:r>
        <w:rPr>
          <w:lang w:val="en-US"/>
        </w:rPr>
        <w:t>korisničkoj</w:t>
      </w:r>
      <w:proofErr w:type="spellEnd"/>
      <w:r>
        <w:rPr>
          <w:lang w:val="en-US"/>
        </w:rPr>
        <w:t xml:space="preserve"> </w:t>
      </w:r>
      <w:proofErr w:type="spellStart"/>
      <w:r>
        <w:rPr>
          <w:lang w:val="en-US"/>
        </w:rPr>
        <w:t>strani</w:t>
      </w:r>
      <w:proofErr w:type="spellEnd"/>
      <w:r>
        <w:rPr>
          <w:lang w:val="en-US"/>
        </w:rPr>
        <w:t xml:space="preserve"> </w:t>
      </w:r>
      <w:proofErr w:type="spellStart"/>
      <w:r>
        <w:rPr>
          <w:lang w:val="en-US"/>
        </w:rPr>
        <w:t>aplikacije</w:t>
      </w:r>
      <w:proofErr w:type="spellEnd"/>
      <w:r>
        <w:rPr>
          <w:lang w:val="en-US"/>
        </w:rPr>
        <w:t xml:space="preserve"> </w:t>
      </w:r>
      <w:proofErr w:type="spellStart"/>
      <w:r>
        <w:rPr>
          <w:lang w:val="en-US"/>
        </w:rPr>
        <w:t>zapravo</w:t>
      </w:r>
      <w:proofErr w:type="spellEnd"/>
      <w:r>
        <w:rPr>
          <w:lang w:val="en-US"/>
        </w:rPr>
        <w:t xml:space="preserve"> </w:t>
      </w:r>
      <w:proofErr w:type="spellStart"/>
      <w:r>
        <w:rPr>
          <w:lang w:val="en-US"/>
        </w:rPr>
        <w:t>razlika</w:t>
      </w:r>
      <w:proofErr w:type="spellEnd"/>
      <w:r>
        <w:rPr>
          <w:lang w:val="en-US"/>
        </w:rPr>
        <w:t xml:space="preserve"> </w:t>
      </w:r>
      <w:proofErr w:type="spellStart"/>
      <w:r>
        <w:rPr>
          <w:lang w:val="en-US"/>
        </w:rPr>
        <w:t>skupova</w:t>
      </w:r>
      <w:proofErr w:type="spellEnd"/>
      <w:r>
        <w:rPr>
          <w:lang w:val="en-US"/>
        </w:rPr>
        <w:t xml:space="preserve"> </w:t>
      </w:r>
      <w:proofErr w:type="spellStart"/>
      <w:r>
        <w:rPr>
          <w:lang w:val="en-US"/>
        </w:rPr>
        <w:t>allRemainingCourseExams</w:t>
      </w:r>
      <w:proofErr w:type="spellEnd"/>
      <w:r>
        <w:rPr>
          <w:lang w:val="en-US"/>
        </w:rPr>
        <w:t xml:space="preserve"> </w:t>
      </w:r>
      <w:proofErr w:type="spellStart"/>
      <w:r>
        <w:rPr>
          <w:lang w:val="en-US"/>
        </w:rPr>
        <w:t>i</w:t>
      </w:r>
      <w:proofErr w:type="spellEnd"/>
      <w:r>
        <w:rPr>
          <w:lang w:val="en-US"/>
        </w:rPr>
        <w:t xml:space="preserve"> </w:t>
      </w:r>
      <w:proofErr w:type="spellStart"/>
      <w:r>
        <w:rPr>
          <w:lang w:val="en-US"/>
        </w:rPr>
        <w:t>liste</w:t>
      </w:r>
      <w:proofErr w:type="spellEnd"/>
      <w:r>
        <w:rPr>
          <w:lang w:val="en-US"/>
        </w:rPr>
        <w:t xml:space="preserve"> </w:t>
      </w:r>
      <w:proofErr w:type="spellStart"/>
      <w:r>
        <w:rPr>
          <w:lang w:val="en-US"/>
        </w:rPr>
        <w:t>registeredCourseExams</w:t>
      </w:r>
      <w:proofErr w:type="spellEnd"/>
      <w:r>
        <w:rPr>
          <w:lang w:val="en-US"/>
        </w:rPr>
        <w:t xml:space="preserve">. </w:t>
      </w:r>
    </w:p>
    <w:p w14:paraId="217F462F" w14:textId="74DCED89" w:rsidR="00196E64" w:rsidRDefault="00196E64" w:rsidP="00196E64">
      <w:pPr>
        <w:jc w:val="both"/>
        <w:rPr>
          <w:lang w:val="en-US"/>
        </w:rPr>
      </w:pPr>
      <w:proofErr w:type="spellStart"/>
      <w:r>
        <w:rPr>
          <w:lang w:val="en-US"/>
        </w:rPr>
        <w:t>Nakon</w:t>
      </w:r>
      <w:proofErr w:type="spellEnd"/>
      <w:r>
        <w:rPr>
          <w:lang w:val="en-US"/>
        </w:rPr>
        <w:t xml:space="preserve"> </w:t>
      </w:r>
      <w:proofErr w:type="spellStart"/>
      <w:r>
        <w:rPr>
          <w:lang w:val="en-US"/>
        </w:rPr>
        <w:t>što</w:t>
      </w:r>
      <w:proofErr w:type="spellEnd"/>
      <w:r>
        <w:rPr>
          <w:lang w:val="en-US"/>
        </w:rPr>
        <w:t xml:space="preserve"> je forma </w:t>
      </w:r>
      <w:proofErr w:type="spellStart"/>
      <w:r>
        <w:rPr>
          <w:lang w:val="en-US"/>
        </w:rPr>
        <w:t>spremna</w:t>
      </w:r>
      <w:proofErr w:type="spellEnd"/>
      <w:r>
        <w:rPr>
          <w:lang w:val="en-US"/>
        </w:rPr>
        <w:t xml:space="preserve">, student </w:t>
      </w:r>
      <w:proofErr w:type="spellStart"/>
      <w:r>
        <w:rPr>
          <w:lang w:val="en-US"/>
        </w:rPr>
        <w:t>inicira</w:t>
      </w:r>
      <w:proofErr w:type="spellEnd"/>
      <w:r>
        <w:rPr>
          <w:lang w:val="en-US"/>
        </w:rPr>
        <w:t xml:space="preserve"> </w:t>
      </w:r>
      <w:proofErr w:type="spellStart"/>
      <w:r>
        <w:rPr>
          <w:lang w:val="en-US"/>
        </w:rPr>
        <w:t>prijavljivanje</w:t>
      </w:r>
      <w:proofErr w:type="spellEnd"/>
      <w:r>
        <w:rPr>
          <w:lang w:val="en-US"/>
        </w:rPr>
        <w:t xml:space="preserve"> </w:t>
      </w:r>
      <w:proofErr w:type="spellStart"/>
      <w:r>
        <w:rPr>
          <w:lang w:val="en-US"/>
        </w:rPr>
        <w:t>ispita</w:t>
      </w:r>
      <w:proofErr w:type="spellEnd"/>
      <w:r>
        <w:rPr>
          <w:lang w:val="en-US"/>
        </w:rPr>
        <w:t xml:space="preserve">, </w:t>
      </w:r>
      <w:proofErr w:type="spellStart"/>
      <w:r>
        <w:rPr>
          <w:lang w:val="en-US"/>
        </w:rPr>
        <w:t>gde</w:t>
      </w:r>
      <w:proofErr w:type="spellEnd"/>
      <w:r>
        <w:rPr>
          <w:lang w:val="en-US"/>
        </w:rPr>
        <w:t xml:space="preserve"> se za </w:t>
      </w:r>
      <w:proofErr w:type="spellStart"/>
      <w:r>
        <w:rPr>
          <w:lang w:val="en-US"/>
        </w:rPr>
        <w:t>svaki</w:t>
      </w:r>
      <w:proofErr w:type="spellEnd"/>
      <w:r>
        <w:rPr>
          <w:lang w:val="en-US"/>
        </w:rPr>
        <w:t xml:space="preserve"> </w:t>
      </w:r>
      <w:proofErr w:type="spellStart"/>
      <w:r>
        <w:rPr>
          <w:lang w:val="en-US"/>
        </w:rPr>
        <w:t>slučaj</w:t>
      </w:r>
      <w:proofErr w:type="spellEnd"/>
      <w:r>
        <w:rPr>
          <w:lang w:val="en-US"/>
        </w:rPr>
        <w:t xml:space="preserve"> </w:t>
      </w:r>
      <w:proofErr w:type="spellStart"/>
      <w:r>
        <w:rPr>
          <w:lang w:val="en-US"/>
        </w:rPr>
        <w:t>proverava</w:t>
      </w:r>
      <w:proofErr w:type="spellEnd"/>
      <w:r>
        <w:rPr>
          <w:lang w:val="en-US"/>
        </w:rPr>
        <w:t xml:space="preserve"> da li je </w:t>
      </w:r>
      <w:proofErr w:type="spellStart"/>
      <w:r>
        <w:rPr>
          <w:lang w:val="en-US"/>
        </w:rPr>
        <w:t>trenutno</w:t>
      </w:r>
      <w:proofErr w:type="spellEnd"/>
      <w:r>
        <w:rPr>
          <w:lang w:val="en-US"/>
        </w:rPr>
        <w:t xml:space="preserve"> </w:t>
      </w:r>
      <w:proofErr w:type="spellStart"/>
      <w:r>
        <w:rPr>
          <w:lang w:val="en-US"/>
        </w:rPr>
        <w:t>autentikovan</w:t>
      </w:r>
      <w:proofErr w:type="spellEnd"/>
      <w:r>
        <w:rPr>
          <w:lang w:val="en-US"/>
        </w:rPr>
        <w:t xml:space="preserve"> </w:t>
      </w:r>
      <w:proofErr w:type="spellStart"/>
      <w:r>
        <w:rPr>
          <w:lang w:val="en-US"/>
        </w:rPr>
        <w:t>korisnik</w:t>
      </w:r>
      <w:proofErr w:type="spellEnd"/>
      <w:r>
        <w:rPr>
          <w:lang w:val="en-US"/>
        </w:rPr>
        <w:t xml:space="preserve"> </w:t>
      </w:r>
      <w:proofErr w:type="spellStart"/>
      <w:r>
        <w:rPr>
          <w:lang w:val="en-US"/>
        </w:rPr>
        <w:t>isti</w:t>
      </w:r>
      <w:proofErr w:type="spellEnd"/>
      <w:r>
        <w:rPr>
          <w:lang w:val="en-US"/>
        </w:rPr>
        <w:t xml:space="preserve"> </w:t>
      </w:r>
      <w:proofErr w:type="spellStart"/>
      <w:r>
        <w:rPr>
          <w:lang w:val="en-US"/>
        </w:rPr>
        <w:t>korisnik</w:t>
      </w:r>
      <w:proofErr w:type="spellEnd"/>
      <w:r>
        <w:rPr>
          <w:lang w:val="en-US"/>
        </w:rPr>
        <w:t xml:space="preserve"> koji </w:t>
      </w:r>
      <w:proofErr w:type="spellStart"/>
      <w:r>
        <w:rPr>
          <w:lang w:val="en-US"/>
        </w:rPr>
        <w:t>prijavjuje</w:t>
      </w:r>
      <w:proofErr w:type="spellEnd"/>
      <w:r>
        <w:rPr>
          <w:lang w:val="en-US"/>
        </w:rPr>
        <w:t xml:space="preserve"> </w:t>
      </w:r>
      <w:proofErr w:type="spellStart"/>
      <w:r>
        <w:rPr>
          <w:lang w:val="en-US"/>
        </w:rPr>
        <w:t>ispit</w:t>
      </w:r>
      <w:proofErr w:type="spellEnd"/>
      <w:r>
        <w:rPr>
          <w:lang w:val="en-US"/>
        </w:rPr>
        <w:t xml:space="preserve">, </w:t>
      </w:r>
      <w:proofErr w:type="spellStart"/>
      <w:r>
        <w:rPr>
          <w:lang w:val="en-US"/>
        </w:rPr>
        <w:t>jer</w:t>
      </w:r>
      <w:proofErr w:type="spellEnd"/>
      <w:r>
        <w:rPr>
          <w:lang w:val="en-US"/>
        </w:rPr>
        <w:t xml:space="preserve"> student </w:t>
      </w:r>
      <w:proofErr w:type="spellStart"/>
      <w:r>
        <w:rPr>
          <w:lang w:val="en-US"/>
        </w:rPr>
        <w:t>može</w:t>
      </w:r>
      <w:proofErr w:type="spellEnd"/>
      <w:r>
        <w:rPr>
          <w:lang w:val="en-US"/>
        </w:rPr>
        <w:t xml:space="preserve"> da </w:t>
      </w:r>
      <w:proofErr w:type="spellStart"/>
      <w:r>
        <w:rPr>
          <w:lang w:val="en-US"/>
        </w:rPr>
        <w:t>prijavi</w:t>
      </w:r>
      <w:proofErr w:type="spellEnd"/>
      <w:r>
        <w:rPr>
          <w:lang w:val="en-US"/>
        </w:rPr>
        <w:t xml:space="preserve"> </w:t>
      </w:r>
      <w:proofErr w:type="spellStart"/>
      <w:r>
        <w:rPr>
          <w:lang w:val="en-US"/>
        </w:rPr>
        <w:t>ispit</w:t>
      </w:r>
      <w:proofErr w:type="spellEnd"/>
      <w:r>
        <w:rPr>
          <w:lang w:val="en-US"/>
        </w:rPr>
        <w:t xml:space="preserve"> </w:t>
      </w:r>
      <w:proofErr w:type="spellStart"/>
      <w:r>
        <w:rPr>
          <w:lang w:val="en-US"/>
        </w:rPr>
        <w:t>samo</w:t>
      </w:r>
      <w:proofErr w:type="spellEnd"/>
      <w:r>
        <w:rPr>
          <w:lang w:val="en-US"/>
        </w:rPr>
        <w:t xml:space="preserve"> za </w:t>
      </w:r>
      <w:proofErr w:type="spellStart"/>
      <w:r>
        <w:rPr>
          <w:lang w:val="en-US"/>
        </w:rPr>
        <w:t>sebe</w:t>
      </w:r>
      <w:proofErr w:type="spellEnd"/>
      <w:r>
        <w:rPr>
          <w:lang w:val="en-US"/>
        </w:rPr>
        <w:t xml:space="preserve">, </w:t>
      </w:r>
      <w:proofErr w:type="spellStart"/>
      <w:r>
        <w:rPr>
          <w:lang w:val="en-US"/>
        </w:rPr>
        <w:t>kao</w:t>
      </w:r>
      <w:proofErr w:type="spellEnd"/>
      <w:r>
        <w:rPr>
          <w:lang w:val="en-US"/>
        </w:rPr>
        <w:t xml:space="preserve"> </w:t>
      </w:r>
      <w:proofErr w:type="spellStart"/>
      <w:r>
        <w:rPr>
          <w:lang w:val="en-US"/>
        </w:rPr>
        <w:t>i</w:t>
      </w:r>
      <w:proofErr w:type="spellEnd"/>
      <w:r>
        <w:rPr>
          <w:lang w:val="en-US"/>
        </w:rPr>
        <w:t xml:space="preserve"> da li je </w:t>
      </w:r>
      <w:proofErr w:type="spellStart"/>
      <w:r>
        <w:rPr>
          <w:lang w:val="en-US"/>
        </w:rPr>
        <w:t>registracija</w:t>
      </w:r>
      <w:proofErr w:type="spellEnd"/>
      <w:r>
        <w:rPr>
          <w:lang w:val="en-US"/>
        </w:rPr>
        <w:t xml:space="preserve"> </w:t>
      </w:r>
      <w:proofErr w:type="spellStart"/>
      <w:r>
        <w:rPr>
          <w:lang w:val="en-US"/>
        </w:rPr>
        <w:t>još</w:t>
      </w:r>
      <w:proofErr w:type="spellEnd"/>
      <w:r>
        <w:rPr>
          <w:lang w:val="en-US"/>
        </w:rPr>
        <w:t xml:space="preserve"> </w:t>
      </w:r>
      <w:proofErr w:type="spellStart"/>
      <w:r>
        <w:rPr>
          <w:lang w:val="en-US"/>
        </w:rPr>
        <w:t>uvek</w:t>
      </w:r>
      <w:proofErr w:type="spellEnd"/>
      <w:r>
        <w:rPr>
          <w:lang w:val="en-US"/>
        </w:rPr>
        <w:t xml:space="preserve"> u </w:t>
      </w:r>
      <w:proofErr w:type="spellStart"/>
      <w:r>
        <w:rPr>
          <w:lang w:val="en-US"/>
        </w:rPr>
        <w:t>toku</w:t>
      </w:r>
      <w:proofErr w:type="spellEnd"/>
      <w:r>
        <w:rPr>
          <w:lang w:val="en-US"/>
        </w:rPr>
        <w:t xml:space="preserve"> </w:t>
      </w:r>
      <w:proofErr w:type="spellStart"/>
      <w:r>
        <w:rPr>
          <w:lang w:val="en-US"/>
        </w:rPr>
        <w:t>i</w:t>
      </w:r>
      <w:proofErr w:type="spellEnd"/>
      <w:r>
        <w:rPr>
          <w:lang w:val="en-US"/>
        </w:rPr>
        <w:t xml:space="preserve"> da li </w:t>
      </w:r>
      <w:proofErr w:type="spellStart"/>
      <w:r>
        <w:rPr>
          <w:lang w:val="en-US"/>
        </w:rPr>
        <w:t>već</w:t>
      </w:r>
      <w:proofErr w:type="spellEnd"/>
      <w:r>
        <w:rPr>
          <w:lang w:val="en-US"/>
        </w:rPr>
        <w:t xml:space="preserve"> </w:t>
      </w:r>
      <w:proofErr w:type="spellStart"/>
      <w:r>
        <w:rPr>
          <w:lang w:val="en-US"/>
        </w:rPr>
        <w:t>postoji</w:t>
      </w:r>
      <w:proofErr w:type="spellEnd"/>
      <w:r>
        <w:rPr>
          <w:lang w:val="en-US"/>
        </w:rPr>
        <w:t xml:space="preserve">. </w:t>
      </w:r>
      <w:proofErr w:type="spellStart"/>
      <w:r>
        <w:rPr>
          <w:lang w:val="en-US"/>
        </w:rPr>
        <w:t>Posle</w:t>
      </w:r>
      <w:proofErr w:type="spellEnd"/>
      <w:r>
        <w:rPr>
          <w:lang w:val="en-US"/>
        </w:rPr>
        <w:t xml:space="preserve"> </w:t>
      </w:r>
      <w:proofErr w:type="spellStart"/>
      <w:r>
        <w:rPr>
          <w:lang w:val="en-US"/>
        </w:rPr>
        <w:t>uspešne</w:t>
      </w:r>
      <w:proofErr w:type="spellEnd"/>
      <w:r>
        <w:rPr>
          <w:lang w:val="en-US"/>
        </w:rPr>
        <w:t xml:space="preserve"> </w:t>
      </w:r>
      <w:proofErr w:type="spellStart"/>
      <w:r>
        <w:rPr>
          <w:lang w:val="en-US"/>
        </w:rPr>
        <w:t>prijave</w:t>
      </w:r>
      <w:proofErr w:type="spellEnd"/>
      <w:r>
        <w:rPr>
          <w:lang w:val="en-US"/>
        </w:rPr>
        <w:t xml:space="preserve">, u </w:t>
      </w:r>
      <w:proofErr w:type="spellStart"/>
      <w:r>
        <w:rPr>
          <w:lang w:val="en-US"/>
        </w:rPr>
        <w:t>osnovnom</w:t>
      </w:r>
      <w:proofErr w:type="spellEnd"/>
      <w:r>
        <w:rPr>
          <w:lang w:val="en-US"/>
        </w:rPr>
        <w:t xml:space="preserve"> </w:t>
      </w:r>
      <w:proofErr w:type="spellStart"/>
      <w:r>
        <w:rPr>
          <w:lang w:val="en-US"/>
        </w:rPr>
        <w:t>scenariju</w:t>
      </w:r>
      <w:proofErr w:type="spellEnd"/>
      <w:r>
        <w:rPr>
          <w:lang w:val="en-US"/>
        </w:rPr>
        <w:t xml:space="preserve"> </w:t>
      </w:r>
      <w:proofErr w:type="spellStart"/>
      <w:r>
        <w:rPr>
          <w:lang w:val="en-US"/>
        </w:rPr>
        <w:t>korisniku</w:t>
      </w:r>
      <w:proofErr w:type="spellEnd"/>
      <w:r>
        <w:rPr>
          <w:lang w:val="en-US"/>
        </w:rPr>
        <w:t xml:space="preserve"> se </w:t>
      </w:r>
      <w:proofErr w:type="spellStart"/>
      <w:r>
        <w:rPr>
          <w:lang w:val="en-US"/>
        </w:rPr>
        <w:t>kao</w:t>
      </w:r>
      <w:proofErr w:type="spellEnd"/>
      <w:r>
        <w:rPr>
          <w:lang w:val="en-US"/>
        </w:rPr>
        <w:t xml:space="preserve"> </w:t>
      </w:r>
      <w:proofErr w:type="spellStart"/>
      <w:r>
        <w:rPr>
          <w:lang w:val="en-US"/>
        </w:rPr>
        <w:t>potvrda</w:t>
      </w:r>
      <w:proofErr w:type="spellEnd"/>
      <w:r>
        <w:rPr>
          <w:lang w:val="en-US"/>
        </w:rPr>
        <w:t xml:space="preserve"> o </w:t>
      </w:r>
      <w:proofErr w:type="spellStart"/>
      <w:r>
        <w:rPr>
          <w:lang w:val="en-US"/>
        </w:rPr>
        <w:t>uspešnoj</w:t>
      </w:r>
      <w:proofErr w:type="spellEnd"/>
      <w:r>
        <w:rPr>
          <w:lang w:val="en-US"/>
        </w:rPr>
        <w:t xml:space="preserve"> </w:t>
      </w:r>
      <w:proofErr w:type="spellStart"/>
      <w:r>
        <w:rPr>
          <w:lang w:val="en-US"/>
        </w:rPr>
        <w:t>registraciji</w:t>
      </w:r>
      <w:proofErr w:type="spellEnd"/>
      <w:r>
        <w:rPr>
          <w:lang w:val="en-US"/>
        </w:rPr>
        <w:t xml:space="preserve"> </w:t>
      </w:r>
      <w:proofErr w:type="spellStart"/>
      <w:r>
        <w:rPr>
          <w:lang w:val="en-US"/>
        </w:rPr>
        <w:t>ispita</w:t>
      </w:r>
      <w:proofErr w:type="spellEnd"/>
      <w:r>
        <w:rPr>
          <w:lang w:val="en-US"/>
        </w:rPr>
        <w:t xml:space="preserve">, </w:t>
      </w:r>
      <w:proofErr w:type="spellStart"/>
      <w:r>
        <w:rPr>
          <w:lang w:val="en-US"/>
        </w:rPr>
        <w:t>prikazuje</w:t>
      </w:r>
      <w:proofErr w:type="spellEnd"/>
      <w:r>
        <w:rPr>
          <w:lang w:val="en-US"/>
        </w:rPr>
        <w:t xml:space="preserve"> </w:t>
      </w:r>
      <w:proofErr w:type="spellStart"/>
      <w:r>
        <w:rPr>
          <w:lang w:val="en-US"/>
        </w:rPr>
        <w:t>poruka</w:t>
      </w:r>
      <w:proofErr w:type="spellEnd"/>
      <w:r>
        <w:rPr>
          <w:lang w:val="en-US"/>
        </w:rPr>
        <w:t>.</w:t>
      </w:r>
    </w:p>
    <w:p w14:paraId="7F52AB36" w14:textId="77777777" w:rsidR="00196E64" w:rsidRDefault="00196E64" w:rsidP="00196E64">
      <w:pPr>
        <w:jc w:val="both"/>
        <w:rPr>
          <w:lang w:val="en-US"/>
        </w:rPr>
      </w:pPr>
    </w:p>
    <w:p w14:paraId="1377201B" w14:textId="77777777" w:rsidR="00196E64" w:rsidRDefault="00196E64" w:rsidP="00196E64">
      <w:pPr>
        <w:keepNext/>
        <w:sectPr w:rsidR="00196E64" w:rsidSect="00196E64">
          <w:pgSz w:w="12240" w:h="15840"/>
          <w:pgMar w:top="1440" w:right="1440" w:bottom="1440" w:left="1440" w:header="720" w:footer="720" w:gutter="0"/>
          <w:cols w:space="720"/>
          <w:docGrid w:linePitch="360"/>
        </w:sectPr>
      </w:pPr>
    </w:p>
    <w:p w14:paraId="040658D4" w14:textId="6C28C66F" w:rsidR="00196E64" w:rsidRDefault="33AB813D" w:rsidP="1B35880D">
      <w:pPr>
        <w:keepNext/>
        <w:jc w:val="center"/>
      </w:pPr>
      <w:r>
        <w:rPr>
          <w:noProof/>
        </w:rPr>
        <w:drawing>
          <wp:inline distT="0" distB="0" distL="0" distR="0" wp14:anchorId="62B50B31" wp14:editId="1BBD9535">
            <wp:extent cx="8403856" cy="5471101"/>
            <wp:effectExtent l="0" t="0" r="0" b="0"/>
            <wp:docPr id="94200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01408" name="Picture 1"/>
                    <pic:cNvPicPr/>
                  </pic:nvPicPr>
                  <pic:blipFill>
                    <a:blip r:embed="rId34"/>
                    <a:stretch>
                      <a:fillRect/>
                    </a:stretch>
                  </pic:blipFill>
                  <pic:spPr>
                    <a:xfrm>
                      <a:off x="0" y="0"/>
                      <a:ext cx="8403856" cy="5471101"/>
                    </a:xfrm>
                    <a:prstGeom prst="rect">
                      <a:avLst/>
                    </a:prstGeom>
                  </pic:spPr>
                </pic:pic>
              </a:graphicData>
            </a:graphic>
          </wp:inline>
        </w:drawing>
      </w:r>
    </w:p>
    <w:p w14:paraId="5C1772B1" w14:textId="370891CA" w:rsidR="00196E64" w:rsidRPr="00CE6F68" w:rsidRDefault="00196E64" w:rsidP="00196E64">
      <w:pPr>
        <w:pStyle w:val="Caption"/>
        <w:ind w:left="2160" w:firstLine="720"/>
        <w:jc w:val="both"/>
        <w:sectPr w:rsidR="00196E64" w:rsidRPr="00CE6F68" w:rsidSect="00196E64">
          <w:pgSz w:w="15840" w:h="12240" w:orient="landscape"/>
          <w:pgMar w:top="1440" w:right="1440" w:bottom="1440" w:left="1440" w:header="720" w:footer="720" w:gutter="0"/>
          <w:cols w:space="720"/>
          <w:docGrid w:linePitch="360"/>
        </w:sectPr>
      </w:pPr>
      <w:bookmarkStart w:id="94" w:name="_Toc228782689"/>
      <w:r>
        <w:t xml:space="preserve">Slika </w:t>
      </w:r>
      <w:r>
        <w:fldChar w:fldCharType="begin"/>
      </w:r>
      <w:r>
        <w:instrText xml:space="preserve"> SEQ Slika \* ARABIC </w:instrText>
      </w:r>
      <w:r>
        <w:fldChar w:fldCharType="separate"/>
      </w:r>
      <w:r>
        <w:rPr>
          <w:noProof/>
        </w:rPr>
        <w:t>21</w:t>
      </w:r>
      <w:r>
        <w:fldChar w:fldCharType="end"/>
      </w:r>
      <w:r>
        <w:t>: Detaljni dijagram sekvenci kao primer interakcije komponenti prilikom slu</w:t>
      </w:r>
      <w:proofErr w:type="spellStart"/>
      <w:r>
        <w:rPr>
          <w:lang w:val="en-US"/>
        </w:rPr>
        <w:t>čaja</w:t>
      </w:r>
      <w:proofErr w:type="spellEnd"/>
      <w:r>
        <w:rPr>
          <w:lang w:val="en-US"/>
        </w:rPr>
        <w:t xml:space="preserve"> </w:t>
      </w:r>
      <w:proofErr w:type="spellStart"/>
      <w:r>
        <w:rPr>
          <w:lang w:val="en-US"/>
        </w:rPr>
        <w:t>korišćenja</w:t>
      </w:r>
      <w:proofErr w:type="spellEnd"/>
      <w:r>
        <w:rPr>
          <w:lang w:val="en-US"/>
        </w:rPr>
        <w:t xml:space="preserve"> </w:t>
      </w:r>
      <w:proofErr w:type="spellStart"/>
      <w:r>
        <w:rPr>
          <w:lang w:val="en-US"/>
        </w:rPr>
        <w:t>prijave</w:t>
      </w:r>
      <w:proofErr w:type="spellEnd"/>
      <w:r>
        <w:rPr>
          <w:lang w:val="en-US"/>
        </w:rPr>
        <w:t xml:space="preserve"> </w:t>
      </w:r>
      <w:proofErr w:type="spellStart"/>
      <w:r>
        <w:rPr>
          <w:lang w:val="en-US"/>
        </w:rPr>
        <w:t>ispita</w:t>
      </w:r>
      <w:bookmarkEnd w:id="94"/>
      <w:proofErr w:type="spellEnd"/>
    </w:p>
    <w:p w14:paraId="5894E806" w14:textId="59D25930" w:rsidR="00196E64" w:rsidRDefault="00196E64" w:rsidP="00196E64">
      <w:pPr>
        <w:pStyle w:val="Heading2"/>
        <w:spacing w:before="0"/>
      </w:pPr>
      <w:bookmarkStart w:id="95" w:name="_Toc228782631"/>
      <w:r>
        <w:t xml:space="preserve">3.7 </w:t>
      </w:r>
      <w:proofErr w:type="spellStart"/>
      <w:r>
        <w:t>Pregled</w:t>
      </w:r>
      <w:proofErr w:type="spellEnd"/>
      <w:r>
        <w:t xml:space="preserve"> </w:t>
      </w:r>
      <w:proofErr w:type="spellStart"/>
      <w:r>
        <w:t>Raspoređivanja</w:t>
      </w:r>
      <w:proofErr w:type="spellEnd"/>
      <w:r>
        <w:t xml:space="preserve"> (Deployment View)</w:t>
      </w:r>
      <w:bookmarkEnd w:id="95"/>
    </w:p>
    <w:p w14:paraId="200D0DD7" w14:textId="5F1F4262" w:rsidR="00196E64" w:rsidRDefault="00196E64" w:rsidP="00196E64">
      <w:pPr>
        <w:keepNext/>
        <w:jc w:val="both"/>
      </w:pPr>
      <w:proofErr w:type="spellStart"/>
      <w:r w:rsidRPr="50F063BC">
        <w:rPr>
          <w:lang w:val="en-US"/>
        </w:rPr>
        <w:t>Softver</w:t>
      </w:r>
      <w:proofErr w:type="spellEnd"/>
      <w:r w:rsidRPr="50F063BC">
        <w:rPr>
          <w:lang w:val="en-US"/>
        </w:rPr>
        <w:t xml:space="preserve"> </w:t>
      </w:r>
      <w:proofErr w:type="spellStart"/>
      <w:r w:rsidRPr="50F063BC">
        <w:rPr>
          <w:lang w:val="en-US"/>
        </w:rPr>
        <w:t>nema</w:t>
      </w:r>
      <w:proofErr w:type="spellEnd"/>
      <w:r w:rsidRPr="50F063BC">
        <w:rPr>
          <w:lang w:val="en-US"/>
        </w:rPr>
        <w:t xml:space="preserve"> </w:t>
      </w:r>
      <w:proofErr w:type="spellStart"/>
      <w:r w:rsidRPr="50F063BC">
        <w:rPr>
          <w:lang w:val="en-US"/>
        </w:rPr>
        <w:t>produkciono</w:t>
      </w:r>
      <w:proofErr w:type="spellEnd"/>
      <w:r w:rsidRPr="50F063BC">
        <w:rPr>
          <w:lang w:val="en-US"/>
        </w:rPr>
        <w:t xml:space="preserve"> </w:t>
      </w:r>
      <w:proofErr w:type="spellStart"/>
      <w:r w:rsidRPr="50F063BC">
        <w:rPr>
          <w:lang w:val="en-US"/>
        </w:rPr>
        <w:t>okru</w:t>
      </w:r>
      <w:proofErr w:type="spellEnd"/>
      <w:r>
        <w:t>ženje, već samo razvojno i ono je predstavljeno na slici ispod. Kao development server za React je korišćen Webpack Dev Server u izvršnom okruženju Node.js, dok je za servesku stranu korišćen</w:t>
      </w:r>
      <w:r w:rsidRPr="50F063BC">
        <w:rPr>
          <w:lang w:val="en-US"/>
        </w:rPr>
        <w:t xml:space="preserve"> PHP build-in server u </w:t>
      </w:r>
      <w:r>
        <w:t xml:space="preserve">izvršnom okruženju </w:t>
      </w:r>
      <w:r w:rsidRPr="50F063BC">
        <w:rPr>
          <w:lang w:val="en-US"/>
        </w:rPr>
        <w:t xml:space="preserve">PHP CLI. </w:t>
      </w:r>
    </w:p>
    <w:p w14:paraId="436DF81D" w14:textId="73517A7F" w:rsidR="00196E64" w:rsidRDefault="33AB813D" w:rsidP="00196E64">
      <w:pPr>
        <w:keepNext/>
        <w:jc w:val="both"/>
      </w:pPr>
      <w:r w:rsidRPr="1B35880D">
        <w:rPr>
          <w:lang w:val="en-US"/>
        </w:rPr>
        <w:t xml:space="preserve">Webpack </w:t>
      </w:r>
      <w:proofErr w:type="spellStart"/>
      <w:r w:rsidRPr="1B35880D">
        <w:rPr>
          <w:lang w:val="en-US"/>
        </w:rPr>
        <w:t>procesira</w:t>
      </w:r>
      <w:proofErr w:type="spellEnd"/>
      <w:r w:rsidRPr="1B35880D">
        <w:rPr>
          <w:lang w:val="en-US"/>
        </w:rPr>
        <w:t xml:space="preserve"> sav </w:t>
      </w:r>
      <w:proofErr w:type="spellStart"/>
      <w:r w:rsidRPr="1B35880D">
        <w:rPr>
          <w:lang w:val="en-US"/>
        </w:rPr>
        <w:t>javascript</w:t>
      </w:r>
      <w:proofErr w:type="spellEnd"/>
      <w:r w:rsidRPr="1B35880D">
        <w:rPr>
          <w:lang w:val="en-US"/>
        </w:rPr>
        <w:t xml:space="preserve"> u bundle.js u </w:t>
      </w:r>
      <w:proofErr w:type="spellStart"/>
      <w:r w:rsidRPr="1B35880D">
        <w:rPr>
          <w:lang w:val="en-US"/>
        </w:rPr>
        <w:t>folderu</w:t>
      </w:r>
      <w:proofErr w:type="spellEnd"/>
      <w:r w:rsidRPr="1B35880D">
        <w:rPr>
          <w:lang w:val="en-US"/>
        </w:rPr>
        <w:t xml:space="preserve"> build/ </w:t>
      </w:r>
      <w:proofErr w:type="spellStart"/>
      <w:r w:rsidRPr="1B35880D">
        <w:rPr>
          <w:lang w:val="en-US"/>
        </w:rPr>
        <w:t>i</w:t>
      </w:r>
      <w:proofErr w:type="spellEnd"/>
      <w:r w:rsidRPr="1B35880D">
        <w:rPr>
          <w:lang w:val="en-US"/>
        </w:rPr>
        <w:t xml:space="preserve"> taj folder je </w:t>
      </w:r>
      <w:proofErr w:type="spellStart"/>
      <w:r w:rsidRPr="1B35880D">
        <w:rPr>
          <w:lang w:val="en-US"/>
        </w:rPr>
        <w:t>potrebno</w:t>
      </w:r>
      <w:proofErr w:type="spellEnd"/>
      <w:r w:rsidRPr="1B35880D">
        <w:rPr>
          <w:lang w:val="en-US"/>
        </w:rPr>
        <w:t xml:space="preserve"> </w:t>
      </w:r>
      <w:proofErr w:type="spellStart"/>
      <w:r w:rsidRPr="1B35880D">
        <w:rPr>
          <w:lang w:val="en-US"/>
        </w:rPr>
        <w:t>deployovati</w:t>
      </w:r>
      <w:proofErr w:type="spellEnd"/>
      <w:r w:rsidRPr="1B35880D">
        <w:rPr>
          <w:lang w:val="en-US"/>
        </w:rPr>
        <w:t xml:space="preserve">, </w:t>
      </w:r>
      <w:proofErr w:type="spellStart"/>
      <w:r w:rsidRPr="1B35880D">
        <w:rPr>
          <w:lang w:val="en-US"/>
        </w:rPr>
        <w:t>dok</w:t>
      </w:r>
      <w:proofErr w:type="spellEnd"/>
      <w:r w:rsidRPr="1B35880D">
        <w:rPr>
          <w:lang w:val="en-US"/>
        </w:rPr>
        <w:t xml:space="preserve"> se u </w:t>
      </w:r>
      <w:proofErr w:type="spellStart"/>
      <w:r w:rsidRPr="1B35880D">
        <w:rPr>
          <w:lang w:val="en-US"/>
        </w:rPr>
        <w:t>slu</w:t>
      </w:r>
      <w:proofErr w:type="spellEnd"/>
      <w:r>
        <w:t>čaju laravel projekta ceo app</w:t>
      </w:r>
      <w:r w:rsidRPr="1B35880D">
        <w:rPr>
          <w:lang w:val="en-US"/>
        </w:rPr>
        <w:t>/ folder deploy-</w:t>
      </w:r>
      <w:proofErr w:type="spellStart"/>
      <w:r w:rsidRPr="1B35880D">
        <w:rPr>
          <w:lang w:val="en-US"/>
        </w:rPr>
        <w:t>uje</w:t>
      </w:r>
      <w:proofErr w:type="spellEnd"/>
      <w:r w:rsidRPr="1B35880D">
        <w:rPr>
          <w:lang w:val="en-US"/>
        </w:rPr>
        <w:t xml:space="preserve">. Na </w:t>
      </w:r>
      <w:proofErr w:type="spellStart"/>
      <w:r w:rsidRPr="1B35880D">
        <w:rPr>
          <w:lang w:val="en-US"/>
        </w:rPr>
        <w:t>ovom</w:t>
      </w:r>
      <w:proofErr w:type="spellEnd"/>
      <w:r w:rsidRPr="1B35880D">
        <w:rPr>
          <w:lang w:val="en-US"/>
        </w:rPr>
        <w:t xml:space="preserve"> </w:t>
      </w:r>
      <w:proofErr w:type="spellStart"/>
      <w:r w:rsidRPr="1B35880D">
        <w:rPr>
          <w:lang w:val="en-US"/>
        </w:rPr>
        <w:t>primeru</w:t>
      </w:r>
      <w:proofErr w:type="spellEnd"/>
      <w:r w:rsidRPr="1B35880D">
        <w:rPr>
          <w:lang w:val="en-US"/>
        </w:rPr>
        <w:t xml:space="preserve"> </w:t>
      </w:r>
      <w:proofErr w:type="spellStart"/>
      <w:r w:rsidRPr="1B35880D">
        <w:rPr>
          <w:lang w:val="en-US"/>
        </w:rPr>
        <w:t>su</w:t>
      </w:r>
      <w:proofErr w:type="spellEnd"/>
      <w:r w:rsidRPr="1B35880D">
        <w:rPr>
          <w:lang w:val="en-US"/>
        </w:rPr>
        <w:t xml:space="preserve"> </w:t>
      </w:r>
      <w:proofErr w:type="spellStart"/>
      <w:r w:rsidRPr="1B35880D">
        <w:rPr>
          <w:lang w:val="en-US"/>
        </w:rPr>
        <w:t>i</w:t>
      </w:r>
      <w:proofErr w:type="spellEnd"/>
      <w:r w:rsidRPr="1B35880D">
        <w:rPr>
          <w:lang w:val="en-US"/>
        </w:rPr>
        <w:t xml:space="preserve"> </w:t>
      </w:r>
      <w:proofErr w:type="spellStart"/>
      <w:r w:rsidRPr="1B35880D">
        <w:rPr>
          <w:lang w:val="en-US"/>
        </w:rPr>
        <w:t>aplikacija</w:t>
      </w:r>
      <w:proofErr w:type="spellEnd"/>
      <w:r w:rsidRPr="1B35880D">
        <w:rPr>
          <w:lang w:val="en-US"/>
        </w:rPr>
        <w:t xml:space="preserve"> </w:t>
      </w:r>
      <w:proofErr w:type="spellStart"/>
      <w:r w:rsidRPr="1B35880D">
        <w:rPr>
          <w:lang w:val="en-US"/>
        </w:rPr>
        <w:t>klijentske</w:t>
      </w:r>
      <w:proofErr w:type="spellEnd"/>
      <w:r w:rsidRPr="1B35880D">
        <w:rPr>
          <w:lang w:val="en-US"/>
        </w:rPr>
        <w:t xml:space="preserve"> </w:t>
      </w:r>
      <w:proofErr w:type="spellStart"/>
      <w:r w:rsidRPr="1B35880D">
        <w:rPr>
          <w:lang w:val="en-US"/>
        </w:rPr>
        <w:t>i</w:t>
      </w:r>
      <w:proofErr w:type="spellEnd"/>
      <w:r w:rsidRPr="1B35880D">
        <w:rPr>
          <w:lang w:val="en-US"/>
        </w:rPr>
        <w:t xml:space="preserve"> </w:t>
      </w:r>
      <w:proofErr w:type="spellStart"/>
      <w:r w:rsidRPr="1B35880D">
        <w:rPr>
          <w:lang w:val="en-US"/>
        </w:rPr>
        <w:t>serverske</w:t>
      </w:r>
      <w:proofErr w:type="spellEnd"/>
      <w:r w:rsidRPr="1B35880D">
        <w:rPr>
          <w:lang w:val="en-US"/>
        </w:rPr>
        <w:t xml:space="preserve"> </w:t>
      </w:r>
      <w:proofErr w:type="spellStart"/>
      <w:r w:rsidRPr="1B35880D">
        <w:rPr>
          <w:lang w:val="en-US"/>
        </w:rPr>
        <w:t>strane</w:t>
      </w:r>
      <w:proofErr w:type="spellEnd"/>
      <w:r w:rsidRPr="1B35880D">
        <w:rPr>
          <w:lang w:val="en-US"/>
        </w:rPr>
        <w:t xml:space="preserve"> </w:t>
      </w:r>
      <w:proofErr w:type="spellStart"/>
      <w:r w:rsidRPr="1B35880D">
        <w:rPr>
          <w:lang w:val="en-US"/>
        </w:rPr>
        <w:t>i</w:t>
      </w:r>
      <w:proofErr w:type="spellEnd"/>
      <w:r w:rsidRPr="1B35880D">
        <w:rPr>
          <w:lang w:val="en-US"/>
        </w:rPr>
        <w:t xml:space="preserve"> </w:t>
      </w:r>
      <w:proofErr w:type="spellStart"/>
      <w:r w:rsidRPr="1B35880D">
        <w:rPr>
          <w:lang w:val="en-US"/>
        </w:rPr>
        <w:t>baza</w:t>
      </w:r>
      <w:proofErr w:type="spellEnd"/>
      <w:r w:rsidRPr="1B35880D">
        <w:rPr>
          <w:lang w:val="en-US"/>
        </w:rPr>
        <w:t xml:space="preserve"> </w:t>
      </w:r>
      <w:proofErr w:type="spellStart"/>
      <w:r w:rsidRPr="1B35880D">
        <w:rPr>
          <w:lang w:val="en-US"/>
        </w:rPr>
        <w:t>na</w:t>
      </w:r>
      <w:proofErr w:type="spellEnd"/>
      <w:r w:rsidRPr="1B35880D">
        <w:rPr>
          <w:lang w:val="en-US"/>
        </w:rPr>
        <w:t xml:space="preserve"> </w:t>
      </w:r>
      <w:proofErr w:type="spellStart"/>
      <w:r w:rsidRPr="1B35880D">
        <w:rPr>
          <w:lang w:val="en-US"/>
        </w:rPr>
        <w:t>istoj</w:t>
      </w:r>
      <w:proofErr w:type="spellEnd"/>
      <w:r w:rsidRPr="1B35880D">
        <w:rPr>
          <w:lang w:val="en-US"/>
        </w:rPr>
        <w:t xml:space="preserve"> ma</w:t>
      </w:r>
      <w:r>
        <w:t>šini, međutim u praksi bi ovo rešenje moglo da se rasporedi na 3 različite mašine.</w:t>
      </w:r>
      <w:r>
        <w:rPr>
          <w:noProof/>
        </w:rPr>
        <w:drawing>
          <wp:inline distT="0" distB="0" distL="0" distR="0" wp14:anchorId="50BDA176" wp14:editId="1ECF68E1">
            <wp:extent cx="5937034" cy="3822474"/>
            <wp:effectExtent l="0" t="0" r="0" b="0"/>
            <wp:docPr id="96063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30641" name="Picture 1"/>
                    <pic:cNvPicPr/>
                  </pic:nvPicPr>
                  <pic:blipFill>
                    <a:blip r:embed="rId35"/>
                    <a:stretch>
                      <a:fillRect/>
                    </a:stretch>
                  </pic:blipFill>
                  <pic:spPr>
                    <a:xfrm>
                      <a:off x="0" y="0"/>
                      <a:ext cx="5937034" cy="3822474"/>
                    </a:xfrm>
                    <a:prstGeom prst="rect">
                      <a:avLst/>
                    </a:prstGeom>
                  </pic:spPr>
                </pic:pic>
              </a:graphicData>
            </a:graphic>
          </wp:inline>
        </w:drawing>
      </w:r>
    </w:p>
    <w:p w14:paraId="109F9966" w14:textId="02F35B99" w:rsidR="00196E64" w:rsidRDefault="00196E64" w:rsidP="00196E64">
      <w:pPr>
        <w:pStyle w:val="Caption"/>
        <w:jc w:val="center"/>
      </w:pPr>
      <w:bookmarkStart w:id="96" w:name="_Toc228782690"/>
      <w:r>
        <w:t xml:space="preserve">Slika </w:t>
      </w:r>
      <w:r>
        <w:fldChar w:fldCharType="begin"/>
      </w:r>
      <w:r>
        <w:instrText xml:space="preserve"> SEQ Slika \* ARABIC </w:instrText>
      </w:r>
      <w:r>
        <w:fldChar w:fldCharType="separate"/>
      </w:r>
      <w:r>
        <w:rPr>
          <w:noProof/>
        </w:rPr>
        <w:t>22</w:t>
      </w:r>
      <w:r>
        <w:fldChar w:fldCharType="end"/>
      </w:r>
      <w:r>
        <w:t xml:space="preserve">: </w:t>
      </w:r>
      <w:r w:rsidRPr="008372DC">
        <w:t>Deployment Diagram</w:t>
      </w:r>
      <w:bookmarkEnd w:id="96"/>
    </w:p>
    <w:p w14:paraId="72AAE84B" w14:textId="77777777" w:rsidR="00196E64" w:rsidRPr="005733DF" w:rsidRDefault="00196E64" w:rsidP="00196E64">
      <w:pPr>
        <w:rPr>
          <w:lang w:val="en-US"/>
        </w:rPr>
      </w:pPr>
    </w:p>
    <w:p w14:paraId="23C0667F" w14:textId="120E716C" w:rsidR="00196E64" w:rsidRDefault="00196E64" w:rsidP="00196E64">
      <w:pPr>
        <w:pStyle w:val="Heading2"/>
      </w:pPr>
      <w:bookmarkStart w:id="97" w:name="_Toc228782632"/>
      <w:r>
        <w:t xml:space="preserve">3.8 Crosscutting </w:t>
      </w:r>
      <w:proofErr w:type="spellStart"/>
      <w:r>
        <w:t>Koncepti</w:t>
      </w:r>
      <w:bookmarkEnd w:id="97"/>
      <w:proofErr w:type="spellEnd"/>
    </w:p>
    <w:p w14:paraId="14C19D03" w14:textId="7723113D" w:rsidR="00196E64" w:rsidRDefault="00196E64" w:rsidP="00196E64">
      <w:pPr>
        <w:pStyle w:val="Heading3"/>
      </w:pPr>
      <w:bookmarkStart w:id="98" w:name="_Toc983939634"/>
      <w:bookmarkStart w:id="99" w:name="_Toc228782633"/>
      <w:r>
        <w:t>3.8.1 Logovanje grešaka</w:t>
      </w:r>
      <w:bookmarkEnd w:id="98"/>
      <w:bookmarkEnd w:id="99"/>
      <w:r>
        <w:t xml:space="preserve"> </w:t>
      </w:r>
    </w:p>
    <w:p w14:paraId="44B7A209" w14:textId="79E93F3A" w:rsidR="00196E64" w:rsidRPr="001D6149" w:rsidRDefault="00196E64" w:rsidP="00196E64">
      <w:pPr>
        <w:jc w:val="both"/>
        <w:rPr>
          <w:lang w:val="en-US"/>
        </w:rPr>
      </w:pPr>
      <w:r>
        <w:t>Logovanje grešaka na serveskoj strani je predviđeno samim Laravel frameworkom. Omogućava se postavljanjem variable APP_DEBUG</w:t>
      </w:r>
      <w:r w:rsidRPr="50F063BC">
        <w:rPr>
          <w:lang w:val="en-US"/>
        </w:rPr>
        <w:t>=</w:t>
      </w:r>
      <w:r>
        <w:t>true u konfiguracionom .env fajlu i u tada se logovi čuvaju u fajlu storage</w:t>
      </w:r>
      <w:r w:rsidRPr="50F063BC">
        <w:rPr>
          <w:lang w:val="en-US"/>
        </w:rPr>
        <w:t>/logs/laravel.log.</w:t>
      </w:r>
    </w:p>
    <w:p w14:paraId="23154A8C" w14:textId="17D542D0" w:rsidR="00196E64" w:rsidRDefault="33AB813D" w:rsidP="1B35880D">
      <w:pPr>
        <w:keepNext/>
        <w:jc w:val="center"/>
      </w:pPr>
      <w:r>
        <w:rPr>
          <w:noProof/>
        </w:rPr>
        <w:drawing>
          <wp:inline distT="0" distB="0" distL="0" distR="0" wp14:anchorId="045D3DD5" wp14:editId="0C42401B">
            <wp:extent cx="5258534" cy="1971950"/>
            <wp:effectExtent l="0" t="0" r="0" b="9525"/>
            <wp:docPr id="99614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47645" name=""/>
                    <pic:cNvPicPr/>
                  </pic:nvPicPr>
                  <pic:blipFill>
                    <a:blip r:embed="rId36"/>
                    <a:stretch>
                      <a:fillRect/>
                    </a:stretch>
                  </pic:blipFill>
                  <pic:spPr>
                    <a:xfrm>
                      <a:off x="0" y="0"/>
                      <a:ext cx="5258534" cy="1971950"/>
                    </a:xfrm>
                    <a:prstGeom prst="rect">
                      <a:avLst/>
                    </a:prstGeom>
                  </pic:spPr>
                </pic:pic>
              </a:graphicData>
            </a:graphic>
          </wp:inline>
        </w:drawing>
      </w:r>
    </w:p>
    <w:p w14:paraId="730B6083" w14:textId="4129EAC1" w:rsidR="00196E64" w:rsidRDefault="00196E64" w:rsidP="00196E64">
      <w:pPr>
        <w:pStyle w:val="Caption"/>
        <w:jc w:val="center"/>
      </w:pPr>
      <w:bookmarkStart w:id="100" w:name="_Toc228782691"/>
      <w:r>
        <w:t xml:space="preserve">Slika </w:t>
      </w:r>
      <w:r>
        <w:fldChar w:fldCharType="begin"/>
      </w:r>
      <w:r>
        <w:instrText xml:space="preserve"> SEQ Slika \* ARABIC </w:instrText>
      </w:r>
      <w:r>
        <w:fldChar w:fldCharType="separate"/>
      </w:r>
      <w:r>
        <w:rPr>
          <w:noProof/>
        </w:rPr>
        <w:t>23</w:t>
      </w:r>
      <w:r>
        <w:fldChar w:fldCharType="end"/>
      </w:r>
      <w:r>
        <w:t xml:space="preserve">: </w:t>
      </w:r>
      <w:r w:rsidRPr="00087C09">
        <w:t>Omogućavanje opcije logovanj</w:t>
      </w:r>
      <w:r>
        <w:t>a grešaka</w:t>
      </w:r>
      <w:bookmarkEnd w:id="100"/>
    </w:p>
    <w:p w14:paraId="54999C50" w14:textId="5FDA132C" w:rsidR="00196E64" w:rsidRPr="003B1A4A" w:rsidRDefault="00196E64" w:rsidP="00196E64">
      <w:pPr>
        <w:pStyle w:val="Heading3"/>
      </w:pPr>
      <w:bookmarkStart w:id="101" w:name="_Toc2099875852"/>
      <w:bookmarkStart w:id="102" w:name="_Toc228782634"/>
      <w:r>
        <w:t>3.8.2 Handlovanje grešaka</w:t>
      </w:r>
      <w:bookmarkEnd w:id="101"/>
      <w:bookmarkEnd w:id="102"/>
    </w:p>
    <w:p w14:paraId="5E4B8EBE" w14:textId="455CEB7B" w:rsidR="00196E64" w:rsidRDefault="00196E64" w:rsidP="00196E64">
      <w:r>
        <w:t>Kada greške nastale na serverskoj strani, rešenje predvidja postavljanje poruke koja će biti vraćena klijentu, kao i HTTP kod. Na primeru ispod se vidi postavljanje greške u slučaju pokušaja registracije za taj ispit i studenta koja ve</w:t>
      </w:r>
      <w:r w:rsidRPr="50F063BC">
        <w:rPr>
          <w:lang w:val="en-US"/>
        </w:rPr>
        <w:t xml:space="preserve">ć </w:t>
      </w:r>
      <w:proofErr w:type="spellStart"/>
      <w:r w:rsidRPr="50F063BC">
        <w:rPr>
          <w:lang w:val="en-US"/>
        </w:rPr>
        <w:t>postoji</w:t>
      </w:r>
      <w:proofErr w:type="spellEnd"/>
      <w:r>
        <w:t>, u tom slučaju se vraća poruka i HTTP greška 409 – Conflict.</w:t>
      </w:r>
    </w:p>
    <w:p w14:paraId="04071F19" w14:textId="6B70F5F5" w:rsidR="00196E64" w:rsidRDefault="00196E64" w:rsidP="00196E64">
      <w:pPr>
        <w:keepNext/>
      </w:pPr>
      <w:r w:rsidRPr="003F5E8E">
        <w:rPr>
          <w:noProof/>
        </w:rPr>
        <w:drawing>
          <wp:inline distT="0" distB="0" distL="0" distR="0" wp14:anchorId="5DB66984" wp14:editId="39FADFE5">
            <wp:extent cx="5943600" cy="2557145"/>
            <wp:effectExtent l="0" t="0" r="0" b="0"/>
            <wp:docPr id="22927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70150" name=""/>
                    <pic:cNvPicPr/>
                  </pic:nvPicPr>
                  <pic:blipFill>
                    <a:blip r:embed="rId37"/>
                    <a:stretch>
                      <a:fillRect/>
                    </a:stretch>
                  </pic:blipFill>
                  <pic:spPr>
                    <a:xfrm>
                      <a:off x="0" y="0"/>
                      <a:ext cx="5943600" cy="2557145"/>
                    </a:xfrm>
                    <a:prstGeom prst="rect">
                      <a:avLst/>
                    </a:prstGeom>
                  </pic:spPr>
                </pic:pic>
              </a:graphicData>
            </a:graphic>
          </wp:inline>
        </w:drawing>
      </w:r>
    </w:p>
    <w:p w14:paraId="63461302" w14:textId="6F4272E9" w:rsidR="00196E64" w:rsidRDefault="00196E64" w:rsidP="00196E64">
      <w:pPr>
        <w:pStyle w:val="Caption"/>
        <w:jc w:val="center"/>
      </w:pPr>
      <w:bookmarkStart w:id="103" w:name="_Toc228782692"/>
      <w:r>
        <w:t xml:space="preserve">Slika </w:t>
      </w:r>
      <w:r>
        <w:fldChar w:fldCharType="begin"/>
      </w:r>
      <w:r>
        <w:instrText xml:space="preserve"> SEQ Slika \* ARABIC </w:instrText>
      </w:r>
      <w:r>
        <w:fldChar w:fldCharType="separate"/>
      </w:r>
      <w:r>
        <w:rPr>
          <w:noProof/>
        </w:rPr>
        <w:t>24</w:t>
      </w:r>
      <w:r>
        <w:fldChar w:fldCharType="end"/>
      </w:r>
      <w:r>
        <w:t>: Primer postavljanje greške prilikom pokušaja registracije korisnika sa indexom koji već postoji</w:t>
      </w:r>
      <w:bookmarkEnd w:id="103"/>
    </w:p>
    <w:p w14:paraId="25E7C086" w14:textId="6798B462" w:rsidR="00196E64" w:rsidRDefault="00196E64" w:rsidP="00196E64">
      <w:pPr>
        <w:keepNext/>
      </w:pPr>
      <w:r w:rsidRPr="003F5E8E">
        <w:rPr>
          <w:noProof/>
        </w:rPr>
        <w:drawing>
          <wp:inline distT="0" distB="0" distL="0" distR="0" wp14:anchorId="686C2017" wp14:editId="171812A3">
            <wp:extent cx="5943600" cy="1905000"/>
            <wp:effectExtent l="0" t="0" r="0" b="0"/>
            <wp:docPr id="191276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67220" name=""/>
                    <pic:cNvPicPr/>
                  </pic:nvPicPr>
                  <pic:blipFill>
                    <a:blip r:embed="rId38"/>
                    <a:stretch>
                      <a:fillRect/>
                    </a:stretch>
                  </pic:blipFill>
                  <pic:spPr>
                    <a:xfrm>
                      <a:off x="0" y="0"/>
                      <a:ext cx="5943600" cy="1905000"/>
                    </a:xfrm>
                    <a:prstGeom prst="rect">
                      <a:avLst/>
                    </a:prstGeom>
                  </pic:spPr>
                </pic:pic>
              </a:graphicData>
            </a:graphic>
          </wp:inline>
        </w:drawing>
      </w:r>
    </w:p>
    <w:p w14:paraId="7E689D5C" w14:textId="76BC5E07" w:rsidR="00196E64" w:rsidRPr="003F5E8E" w:rsidRDefault="00196E64" w:rsidP="00196E64">
      <w:pPr>
        <w:pStyle w:val="Caption"/>
        <w:jc w:val="center"/>
        <w:rPr>
          <w:lang w:val="en-US"/>
        </w:rPr>
      </w:pPr>
      <w:bookmarkStart w:id="104" w:name="_Toc228782693"/>
      <w:r>
        <w:t xml:space="preserve">Slika </w:t>
      </w:r>
      <w:r>
        <w:fldChar w:fldCharType="begin"/>
      </w:r>
      <w:r>
        <w:instrText xml:space="preserve"> SEQ Slika \* ARABIC </w:instrText>
      </w:r>
      <w:r>
        <w:fldChar w:fldCharType="separate"/>
      </w:r>
      <w:r>
        <w:rPr>
          <w:noProof/>
        </w:rPr>
        <w:t>25</w:t>
      </w:r>
      <w:r>
        <w:fldChar w:fldCharType="end"/>
      </w:r>
      <w:r>
        <w:rPr>
          <w:lang w:val="en-US"/>
        </w:rPr>
        <w:t xml:space="preserve">: </w:t>
      </w:r>
      <w:proofErr w:type="spellStart"/>
      <w:r>
        <w:rPr>
          <w:lang w:val="en-US"/>
        </w:rPr>
        <w:t>Implementacija</w:t>
      </w:r>
      <w:proofErr w:type="spellEnd"/>
      <w:r>
        <w:rPr>
          <w:lang w:val="en-US"/>
        </w:rPr>
        <w:t xml:space="preserve"> Custom Exception </w:t>
      </w:r>
      <w:proofErr w:type="spellStart"/>
      <w:r>
        <w:rPr>
          <w:lang w:val="en-US"/>
        </w:rPr>
        <w:t>klase</w:t>
      </w:r>
      <w:proofErr w:type="spellEnd"/>
      <w:r>
        <w:rPr>
          <w:lang w:val="en-US"/>
        </w:rPr>
        <w:t xml:space="preserve"> </w:t>
      </w:r>
      <w:proofErr w:type="spellStart"/>
      <w:r>
        <w:rPr>
          <w:lang w:val="en-US"/>
        </w:rPr>
        <w:t>RegistrationAlreadyExistsException</w:t>
      </w:r>
      <w:bookmarkEnd w:id="104"/>
      <w:proofErr w:type="spellEnd"/>
    </w:p>
    <w:p w14:paraId="380055EB" w14:textId="684D0185" w:rsidR="00196E64" w:rsidRDefault="00196E64" w:rsidP="00196E64">
      <w:pPr>
        <w:pStyle w:val="Caption"/>
        <w:jc w:val="center"/>
      </w:pPr>
      <w:r w:rsidRPr="002341AD">
        <w:rPr>
          <w:noProof/>
        </w:rPr>
        <w:drawing>
          <wp:inline distT="0" distB="0" distL="0" distR="0" wp14:anchorId="118FA97F" wp14:editId="4F661C0B">
            <wp:extent cx="5943600" cy="3059430"/>
            <wp:effectExtent l="0" t="0" r="0" b="7620"/>
            <wp:docPr id="116052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25663" name=""/>
                    <pic:cNvPicPr/>
                  </pic:nvPicPr>
                  <pic:blipFill>
                    <a:blip r:embed="rId39"/>
                    <a:stretch>
                      <a:fillRect/>
                    </a:stretch>
                  </pic:blipFill>
                  <pic:spPr>
                    <a:xfrm>
                      <a:off x="0" y="0"/>
                      <a:ext cx="5943600" cy="3059430"/>
                    </a:xfrm>
                    <a:prstGeom prst="rect">
                      <a:avLst/>
                    </a:prstGeom>
                  </pic:spPr>
                </pic:pic>
              </a:graphicData>
            </a:graphic>
          </wp:inline>
        </w:drawing>
      </w:r>
    </w:p>
    <w:p w14:paraId="2972CAA8" w14:textId="1CD0CEAA" w:rsidR="00196E64" w:rsidRDefault="00196E64" w:rsidP="00196E64">
      <w:pPr>
        <w:pStyle w:val="Caption"/>
        <w:jc w:val="center"/>
      </w:pPr>
      <w:bookmarkStart w:id="105" w:name="_Toc228782694"/>
      <w:r>
        <w:t xml:space="preserve">Slika </w:t>
      </w:r>
      <w:r>
        <w:fldChar w:fldCharType="begin"/>
      </w:r>
      <w:r>
        <w:instrText xml:space="preserve"> SEQ Slika \* ARABIC </w:instrText>
      </w:r>
      <w:r>
        <w:fldChar w:fldCharType="separate"/>
      </w:r>
      <w:r>
        <w:rPr>
          <w:noProof/>
        </w:rPr>
        <w:t>26</w:t>
      </w:r>
      <w:r>
        <w:fldChar w:fldCharType="end"/>
      </w:r>
      <w:r>
        <w:t xml:space="preserve">: </w:t>
      </w:r>
      <w:r w:rsidRPr="00135BA5">
        <w:t>Primer prikaza greške prilikom</w:t>
      </w:r>
      <w:r>
        <w:t xml:space="preserve"> poku</w:t>
      </w:r>
      <w:proofErr w:type="spellStart"/>
      <w:r>
        <w:rPr>
          <w:lang w:val="en-US"/>
        </w:rPr>
        <w:t>šaja</w:t>
      </w:r>
      <w:proofErr w:type="spellEnd"/>
      <w:r w:rsidRPr="00135BA5">
        <w:t xml:space="preserve"> </w:t>
      </w:r>
      <w:r>
        <w:t>registracije na ispit na koji je student već registrovan</w:t>
      </w:r>
      <w:bookmarkEnd w:id="105"/>
    </w:p>
    <w:p w14:paraId="0AA69CB5" w14:textId="77777777" w:rsidR="00196E64" w:rsidRDefault="00196E64" w:rsidP="00196E64"/>
    <w:p w14:paraId="6619A4DC" w14:textId="54E0086D" w:rsidR="00196E64" w:rsidRPr="001D6149" w:rsidRDefault="00196E64" w:rsidP="00196E64"/>
    <w:p w14:paraId="3058D9E1" w14:textId="5AA8FAD1" w:rsidR="00196E64" w:rsidRDefault="00196E64" w:rsidP="00196E64">
      <w:pPr>
        <w:pStyle w:val="Heading2"/>
      </w:pPr>
      <w:bookmarkStart w:id="106" w:name="_Toc519728721"/>
      <w:bookmarkStart w:id="107" w:name="_Toc228782635"/>
      <w:r>
        <w:t xml:space="preserve">3.9 </w:t>
      </w:r>
      <w:proofErr w:type="spellStart"/>
      <w:r>
        <w:t>Odluke</w:t>
      </w:r>
      <w:proofErr w:type="spellEnd"/>
      <w:r>
        <w:t xml:space="preserve"> o </w:t>
      </w:r>
      <w:proofErr w:type="spellStart"/>
      <w:r>
        <w:t>dizajnu</w:t>
      </w:r>
      <w:bookmarkEnd w:id="106"/>
      <w:bookmarkEnd w:id="107"/>
      <w:proofErr w:type="spellEnd"/>
    </w:p>
    <w:p w14:paraId="5A90F6B6" w14:textId="150F2C6C" w:rsidR="00196E64" w:rsidRDefault="00196E64" w:rsidP="00196E64">
      <w:pPr>
        <w:jc w:val="both"/>
        <w:rPr>
          <w:lang w:val="en-US"/>
        </w:rPr>
      </w:pPr>
      <w:r w:rsidRPr="50F063BC">
        <w:rPr>
          <w:lang w:val="en-US"/>
        </w:rPr>
        <w:t xml:space="preserve">Za </w:t>
      </w:r>
      <w:proofErr w:type="spellStart"/>
      <w:r w:rsidRPr="50F063BC">
        <w:rPr>
          <w:lang w:val="en-US"/>
        </w:rPr>
        <w:t>dizajn</w:t>
      </w:r>
      <w:proofErr w:type="spellEnd"/>
      <w:r w:rsidRPr="50F063BC">
        <w:rPr>
          <w:lang w:val="en-US"/>
        </w:rPr>
        <w:t xml:space="preserve"> </w:t>
      </w:r>
      <w:proofErr w:type="spellStart"/>
      <w:r w:rsidRPr="50F063BC">
        <w:rPr>
          <w:lang w:val="en-US"/>
        </w:rPr>
        <w:t>izgleda</w:t>
      </w:r>
      <w:proofErr w:type="spellEnd"/>
      <w:r w:rsidRPr="50F063BC">
        <w:rPr>
          <w:lang w:val="en-US"/>
        </w:rPr>
        <w:t xml:space="preserve"> GUI-a </w:t>
      </w:r>
      <w:proofErr w:type="spellStart"/>
      <w:r w:rsidRPr="50F063BC">
        <w:rPr>
          <w:lang w:val="en-US"/>
        </w:rPr>
        <w:t>korišćena</w:t>
      </w:r>
      <w:proofErr w:type="spellEnd"/>
      <w:r w:rsidRPr="50F063BC">
        <w:rPr>
          <w:lang w:val="en-US"/>
        </w:rPr>
        <w:t xml:space="preserve"> je </w:t>
      </w:r>
      <w:proofErr w:type="spellStart"/>
      <w:r w:rsidRPr="50F063BC">
        <w:rPr>
          <w:lang w:val="en-US"/>
        </w:rPr>
        <w:t>tema</w:t>
      </w:r>
      <w:proofErr w:type="spellEnd"/>
      <w:r w:rsidRPr="50F063BC">
        <w:rPr>
          <w:lang w:val="en-US"/>
        </w:rPr>
        <w:t xml:space="preserve"> </w:t>
      </w:r>
      <w:proofErr w:type="spellStart"/>
      <w:r w:rsidRPr="50F063BC">
        <w:rPr>
          <w:lang w:val="en-US"/>
        </w:rPr>
        <w:t>sa</w:t>
      </w:r>
      <w:proofErr w:type="spellEnd"/>
      <w:r w:rsidRPr="50F063BC">
        <w:rPr>
          <w:lang w:val="en-US"/>
        </w:rPr>
        <w:t xml:space="preserve"> </w:t>
      </w:r>
      <w:proofErr w:type="spellStart"/>
      <w:r w:rsidRPr="50F063BC">
        <w:rPr>
          <w:lang w:val="en-US"/>
        </w:rPr>
        <w:t>sajta</w:t>
      </w:r>
      <w:proofErr w:type="spellEnd"/>
      <w:r w:rsidRPr="50F063BC">
        <w:rPr>
          <w:lang w:val="en-US"/>
        </w:rPr>
        <w:t xml:space="preserve"> Colorlib.com </w:t>
      </w:r>
      <w:proofErr w:type="spellStart"/>
      <w:r w:rsidRPr="50F063BC">
        <w:rPr>
          <w:lang w:val="en-US"/>
        </w:rPr>
        <w:t>kao</w:t>
      </w:r>
      <w:proofErr w:type="spellEnd"/>
      <w:r w:rsidRPr="50F063BC">
        <w:rPr>
          <w:lang w:val="en-US"/>
        </w:rPr>
        <w:t xml:space="preserve"> </w:t>
      </w:r>
      <w:proofErr w:type="spellStart"/>
      <w:r w:rsidRPr="50F063BC">
        <w:rPr>
          <w:lang w:val="en-US"/>
        </w:rPr>
        <w:t>uzor</w:t>
      </w:r>
      <w:proofErr w:type="spellEnd"/>
      <w:r w:rsidRPr="50F063BC">
        <w:rPr>
          <w:lang w:val="en-US"/>
        </w:rPr>
        <w:t xml:space="preserve">, </w:t>
      </w:r>
      <w:proofErr w:type="spellStart"/>
      <w:r w:rsidRPr="50F063BC">
        <w:rPr>
          <w:lang w:val="en-US"/>
        </w:rPr>
        <w:t>sa</w:t>
      </w:r>
      <w:proofErr w:type="spellEnd"/>
      <w:r w:rsidRPr="50F063BC">
        <w:rPr>
          <w:lang w:val="en-US"/>
        </w:rPr>
        <w:t xml:space="preserve"> </w:t>
      </w:r>
      <w:proofErr w:type="spellStart"/>
      <w:r w:rsidRPr="50F063BC">
        <w:rPr>
          <w:lang w:val="en-US"/>
        </w:rPr>
        <w:t>dosta</w:t>
      </w:r>
      <w:proofErr w:type="spellEnd"/>
      <w:r w:rsidRPr="50F063BC">
        <w:rPr>
          <w:lang w:val="en-US"/>
        </w:rPr>
        <w:t xml:space="preserve"> </w:t>
      </w:r>
      <w:proofErr w:type="spellStart"/>
      <w:r w:rsidRPr="50F063BC">
        <w:rPr>
          <w:lang w:val="en-US"/>
        </w:rPr>
        <w:t>kustomizacije</w:t>
      </w:r>
      <w:proofErr w:type="spellEnd"/>
      <w:r w:rsidRPr="50F063BC">
        <w:rPr>
          <w:lang w:val="en-US"/>
        </w:rPr>
        <w:t xml:space="preserve"> </w:t>
      </w:r>
      <w:proofErr w:type="spellStart"/>
      <w:r w:rsidRPr="50F063BC">
        <w:rPr>
          <w:lang w:val="en-US"/>
        </w:rPr>
        <w:t>korišćenjem</w:t>
      </w:r>
      <w:proofErr w:type="spellEnd"/>
      <w:r w:rsidRPr="50F063BC">
        <w:rPr>
          <w:lang w:val="en-US"/>
        </w:rPr>
        <w:t xml:space="preserve"> custom </w:t>
      </w:r>
      <w:proofErr w:type="spellStart"/>
      <w:r w:rsidRPr="50F063BC">
        <w:rPr>
          <w:lang w:val="en-US"/>
        </w:rPr>
        <w:t>css</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bootstrapa</w:t>
      </w:r>
      <w:proofErr w:type="spellEnd"/>
      <w:r w:rsidRPr="50F063BC">
        <w:rPr>
          <w:lang w:val="en-US"/>
        </w:rPr>
        <w:t>.</w:t>
      </w:r>
    </w:p>
    <w:p w14:paraId="4C5AA158" w14:textId="6D403710" w:rsidR="00196E64" w:rsidRDefault="00196E64" w:rsidP="00196E64">
      <w:pPr>
        <w:keepNext/>
      </w:pPr>
      <w:r w:rsidRPr="003B1A4A">
        <w:rPr>
          <w:noProof/>
          <w:lang w:val="en-US"/>
        </w:rPr>
        <w:drawing>
          <wp:inline distT="0" distB="0" distL="0" distR="0" wp14:anchorId="1B4EA099" wp14:editId="3273D5D0">
            <wp:extent cx="5943600" cy="3185160"/>
            <wp:effectExtent l="0" t="0" r="0" b="0"/>
            <wp:docPr id="146922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20174" name=""/>
                    <pic:cNvPicPr/>
                  </pic:nvPicPr>
                  <pic:blipFill>
                    <a:blip r:embed="rId40"/>
                    <a:stretch>
                      <a:fillRect/>
                    </a:stretch>
                  </pic:blipFill>
                  <pic:spPr>
                    <a:xfrm>
                      <a:off x="0" y="0"/>
                      <a:ext cx="5943600" cy="3185160"/>
                    </a:xfrm>
                    <a:prstGeom prst="rect">
                      <a:avLst/>
                    </a:prstGeom>
                  </pic:spPr>
                </pic:pic>
              </a:graphicData>
            </a:graphic>
          </wp:inline>
        </w:drawing>
      </w:r>
    </w:p>
    <w:p w14:paraId="7A1A8A8D" w14:textId="4489DED0" w:rsidR="00196E64" w:rsidRDefault="00196E64" w:rsidP="00196E64">
      <w:pPr>
        <w:pStyle w:val="Caption"/>
        <w:jc w:val="center"/>
      </w:pPr>
      <w:bookmarkStart w:id="108" w:name="_Toc228782695"/>
      <w:r>
        <w:t xml:space="preserve">Slika </w:t>
      </w:r>
      <w:r>
        <w:fldChar w:fldCharType="begin"/>
      </w:r>
      <w:r>
        <w:instrText xml:space="preserve"> SEQ Slika \* ARABIC </w:instrText>
      </w:r>
      <w:r>
        <w:fldChar w:fldCharType="separate"/>
      </w:r>
      <w:r>
        <w:rPr>
          <w:noProof/>
        </w:rPr>
        <w:t>27</w:t>
      </w:r>
      <w:r>
        <w:fldChar w:fldCharType="end"/>
      </w:r>
      <w:r>
        <w:t xml:space="preserve">: </w:t>
      </w:r>
      <w:r w:rsidRPr="00747D9F">
        <w:t>Colorlib.com tema Sidebar #07 korišćena za dizajn GUI-a</w:t>
      </w:r>
      <w:bookmarkEnd w:id="108"/>
    </w:p>
    <w:p w14:paraId="7C2C9F68" w14:textId="538D424B" w:rsidR="00196E64" w:rsidRDefault="00196E64" w:rsidP="00196E64">
      <w:pPr>
        <w:keepNext/>
      </w:pPr>
      <w:r w:rsidRPr="002341AD">
        <w:rPr>
          <w:noProof/>
        </w:rPr>
        <w:drawing>
          <wp:inline distT="0" distB="0" distL="0" distR="0" wp14:anchorId="20DE6A4D" wp14:editId="0FA0C85E">
            <wp:extent cx="5943600" cy="3047365"/>
            <wp:effectExtent l="0" t="0" r="0" b="635"/>
            <wp:docPr id="81838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85254" name=""/>
                    <pic:cNvPicPr/>
                  </pic:nvPicPr>
                  <pic:blipFill>
                    <a:blip r:embed="rId41"/>
                    <a:stretch>
                      <a:fillRect/>
                    </a:stretch>
                  </pic:blipFill>
                  <pic:spPr>
                    <a:xfrm>
                      <a:off x="0" y="0"/>
                      <a:ext cx="5943600" cy="3047365"/>
                    </a:xfrm>
                    <a:prstGeom prst="rect">
                      <a:avLst/>
                    </a:prstGeom>
                  </pic:spPr>
                </pic:pic>
              </a:graphicData>
            </a:graphic>
          </wp:inline>
        </w:drawing>
      </w:r>
    </w:p>
    <w:p w14:paraId="70E57E09" w14:textId="6716F70B" w:rsidR="00196E64" w:rsidRDefault="00196E64" w:rsidP="00196E64">
      <w:pPr>
        <w:pStyle w:val="Caption"/>
        <w:jc w:val="center"/>
      </w:pPr>
      <w:bookmarkStart w:id="109" w:name="_Toc228782696"/>
      <w:r>
        <w:t xml:space="preserve">Slika </w:t>
      </w:r>
      <w:r>
        <w:fldChar w:fldCharType="begin"/>
      </w:r>
      <w:r>
        <w:instrText xml:space="preserve"> SEQ Slika \* ARABIC </w:instrText>
      </w:r>
      <w:r>
        <w:fldChar w:fldCharType="separate"/>
      </w:r>
      <w:r>
        <w:rPr>
          <w:noProof/>
        </w:rPr>
        <w:t>28</w:t>
      </w:r>
      <w:r>
        <w:fldChar w:fldCharType="end"/>
      </w:r>
      <w:r>
        <w:t>: Finalni izgled website-a sa primenjenom temom</w:t>
      </w:r>
      <w:bookmarkEnd w:id="109"/>
    </w:p>
    <w:p w14:paraId="48DC764B" w14:textId="24ECD42A" w:rsidR="00196E64" w:rsidRDefault="00196E64" w:rsidP="00196E64">
      <w:pPr>
        <w:jc w:val="both"/>
        <w:rPr>
          <w:lang w:val="en-US"/>
        </w:rPr>
      </w:pPr>
      <w:proofErr w:type="spellStart"/>
      <w:r>
        <w:rPr>
          <w:lang w:val="en-US"/>
        </w:rPr>
        <w:t>Klijentska</w:t>
      </w:r>
      <w:proofErr w:type="spellEnd"/>
      <w:r>
        <w:rPr>
          <w:lang w:val="en-US"/>
        </w:rPr>
        <w:t xml:space="preserve"> </w:t>
      </w:r>
      <w:proofErr w:type="spellStart"/>
      <w:r>
        <w:rPr>
          <w:lang w:val="en-US"/>
        </w:rPr>
        <w:t>strana</w:t>
      </w:r>
      <w:proofErr w:type="spellEnd"/>
      <w:r>
        <w:rPr>
          <w:lang w:val="en-US"/>
        </w:rPr>
        <w:t xml:space="preserve"> </w:t>
      </w:r>
      <w:proofErr w:type="spellStart"/>
      <w:r>
        <w:rPr>
          <w:lang w:val="en-US"/>
        </w:rPr>
        <w:t>aplikacije</w:t>
      </w:r>
      <w:proofErr w:type="spellEnd"/>
      <w:r w:rsidRPr="50F063BC">
        <w:rPr>
          <w:lang w:val="en-US"/>
        </w:rPr>
        <w:t xml:space="preserve"> je </w:t>
      </w:r>
      <w:proofErr w:type="spellStart"/>
      <w:r w:rsidRPr="50F063BC">
        <w:rPr>
          <w:lang w:val="en-US"/>
        </w:rPr>
        <w:t>osmišljen</w:t>
      </w:r>
      <w:r>
        <w:rPr>
          <w:lang w:val="en-US"/>
        </w:rPr>
        <w:t>a</w:t>
      </w:r>
      <w:proofErr w:type="spellEnd"/>
      <w:r w:rsidRPr="50F063BC">
        <w:rPr>
          <w:lang w:val="en-US"/>
        </w:rPr>
        <w:t xml:space="preserve"> </w:t>
      </w:r>
      <w:proofErr w:type="spellStart"/>
      <w:r w:rsidRPr="50F063BC">
        <w:rPr>
          <w:lang w:val="en-US"/>
        </w:rPr>
        <w:t>kao</w:t>
      </w:r>
      <w:proofErr w:type="spellEnd"/>
      <w:r w:rsidRPr="50F063BC">
        <w:rPr>
          <w:lang w:val="en-US"/>
        </w:rPr>
        <w:t xml:space="preserve"> </w:t>
      </w:r>
      <w:proofErr w:type="spellStart"/>
      <w:r>
        <w:rPr>
          <w:lang w:val="en-US"/>
        </w:rPr>
        <w:t>jednostrana</w:t>
      </w:r>
      <w:proofErr w:type="spellEnd"/>
      <w:r>
        <w:rPr>
          <w:lang w:val="en-US"/>
        </w:rPr>
        <w:t xml:space="preserve"> (</w:t>
      </w:r>
      <w:r w:rsidRPr="00C66F75">
        <w:rPr>
          <w:i/>
          <w:iCs/>
          <w:lang w:val="en-US"/>
        </w:rPr>
        <w:t>s</w:t>
      </w:r>
      <w:r>
        <w:rPr>
          <w:i/>
          <w:iCs/>
          <w:lang w:val="en-US"/>
        </w:rPr>
        <w:t xml:space="preserve"> </w:t>
      </w:r>
      <w:r>
        <w:rPr>
          <w:i/>
          <w:iCs/>
          <w:lang w:val="en-US"/>
        </w:rPr>
        <w:tab/>
      </w:r>
      <w:r w:rsidRPr="00C66F75">
        <w:rPr>
          <w:i/>
          <w:iCs/>
          <w:lang w:val="en-US"/>
        </w:rPr>
        <w:t>ingle page</w:t>
      </w:r>
      <w:r>
        <w:rPr>
          <w:lang w:val="en-US"/>
        </w:rPr>
        <w:t>)</w:t>
      </w:r>
      <w:r w:rsidRPr="50F063BC">
        <w:rPr>
          <w:lang w:val="en-US"/>
        </w:rPr>
        <w:t xml:space="preserve"> </w:t>
      </w:r>
      <w:proofErr w:type="spellStart"/>
      <w:r w:rsidRPr="50F063BC">
        <w:rPr>
          <w:lang w:val="en-US"/>
        </w:rPr>
        <w:t>aplikacija</w:t>
      </w:r>
      <w:proofErr w:type="spellEnd"/>
      <w:r w:rsidRPr="50F063BC">
        <w:rPr>
          <w:lang w:val="en-US"/>
        </w:rPr>
        <w:t xml:space="preserve">. </w:t>
      </w:r>
      <w:proofErr w:type="spellStart"/>
      <w:r w:rsidRPr="50F063BC">
        <w:rPr>
          <w:lang w:val="en-US"/>
        </w:rPr>
        <w:t>Ovaj</w:t>
      </w:r>
      <w:proofErr w:type="spellEnd"/>
      <w:r w:rsidRPr="50F063BC">
        <w:rPr>
          <w:lang w:val="en-US"/>
        </w:rPr>
        <w:t xml:space="preserve"> </w:t>
      </w:r>
      <w:proofErr w:type="spellStart"/>
      <w:r w:rsidRPr="50F063BC">
        <w:rPr>
          <w:lang w:val="en-US"/>
        </w:rPr>
        <w:t>pristup</w:t>
      </w:r>
      <w:proofErr w:type="spellEnd"/>
      <w:r w:rsidRPr="50F063BC">
        <w:rPr>
          <w:lang w:val="en-US"/>
        </w:rPr>
        <w:t xml:space="preserve"> </w:t>
      </w:r>
      <w:proofErr w:type="spellStart"/>
      <w:r w:rsidRPr="50F063BC">
        <w:rPr>
          <w:lang w:val="en-US"/>
        </w:rPr>
        <w:t>omogućava</w:t>
      </w:r>
      <w:proofErr w:type="spellEnd"/>
      <w:r w:rsidRPr="50F063BC">
        <w:rPr>
          <w:lang w:val="en-US"/>
        </w:rPr>
        <w:t xml:space="preserve"> </w:t>
      </w:r>
      <w:proofErr w:type="spellStart"/>
      <w:r w:rsidRPr="50F063BC">
        <w:rPr>
          <w:lang w:val="en-US"/>
        </w:rPr>
        <w:t>bolje</w:t>
      </w:r>
      <w:proofErr w:type="spellEnd"/>
      <w:r w:rsidRPr="50F063BC">
        <w:rPr>
          <w:lang w:val="en-US"/>
        </w:rPr>
        <w:t xml:space="preserve"> </w:t>
      </w:r>
      <w:proofErr w:type="spellStart"/>
      <w:r w:rsidRPr="50F063BC">
        <w:rPr>
          <w:lang w:val="en-US"/>
        </w:rPr>
        <w:t>korisničko</w:t>
      </w:r>
      <w:proofErr w:type="spellEnd"/>
      <w:r w:rsidRPr="50F063BC">
        <w:rPr>
          <w:lang w:val="en-US"/>
        </w:rPr>
        <w:t xml:space="preserve"> </w:t>
      </w:r>
      <w:proofErr w:type="spellStart"/>
      <w:r w:rsidRPr="50F063BC">
        <w:rPr>
          <w:lang w:val="en-US"/>
        </w:rPr>
        <w:t>iskustvo</w:t>
      </w:r>
      <w:proofErr w:type="spellEnd"/>
      <w:r w:rsidRPr="50F063BC">
        <w:rPr>
          <w:lang w:val="en-US"/>
        </w:rPr>
        <w:t xml:space="preserve"> </w:t>
      </w:r>
      <w:proofErr w:type="spellStart"/>
      <w:r w:rsidRPr="50F063BC">
        <w:rPr>
          <w:lang w:val="en-US"/>
        </w:rPr>
        <w:t>kroz</w:t>
      </w:r>
      <w:proofErr w:type="spellEnd"/>
      <w:r w:rsidRPr="50F063BC">
        <w:rPr>
          <w:lang w:val="en-US"/>
        </w:rPr>
        <w:t xml:space="preserve"> </w:t>
      </w:r>
      <w:proofErr w:type="spellStart"/>
      <w:r w:rsidRPr="50F063BC">
        <w:rPr>
          <w:lang w:val="en-US"/>
        </w:rPr>
        <w:t>bržu</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lakšu</w:t>
      </w:r>
      <w:proofErr w:type="spellEnd"/>
      <w:r w:rsidRPr="50F063BC">
        <w:rPr>
          <w:lang w:val="en-US"/>
        </w:rPr>
        <w:t xml:space="preserve"> </w:t>
      </w:r>
      <w:proofErr w:type="spellStart"/>
      <w:r w:rsidRPr="50F063BC">
        <w:rPr>
          <w:lang w:val="en-US"/>
        </w:rPr>
        <w:t>navigaciju</w:t>
      </w:r>
      <w:proofErr w:type="spellEnd"/>
      <w:r w:rsidRPr="50F063BC">
        <w:rPr>
          <w:lang w:val="en-US"/>
        </w:rPr>
        <w:t xml:space="preserve">, </w:t>
      </w:r>
      <w:proofErr w:type="spellStart"/>
      <w:r w:rsidRPr="50F063BC">
        <w:rPr>
          <w:lang w:val="en-US"/>
        </w:rPr>
        <w:t>jer</w:t>
      </w:r>
      <w:proofErr w:type="spellEnd"/>
      <w:r w:rsidRPr="50F063BC">
        <w:rPr>
          <w:lang w:val="en-US"/>
        </w:rPr>
        <w:t xml:space="preserve"> se </w:t>
      </w:r>
      <w:proofErr w:type="spellStart"/>
      <w:r w:rsidRPr="50F063BC">
        <w:rPr>
          <w:lang w:val="en-US"/>
        </w:rPr>
        <w:t>samo</w:t>
      </w:r>
      <w:proofErr w:type="spellEnd"/>
      <w:r w:rsidRPr="50F063BC">
        <w:rPr>
          <w:lang w:val="en-US"/>
        </w:rPr>
        <w:t xml:space="preserve"> deo </w:t>
      </w:r>
      <w:proofErr w:type="spellStart"/>
      <w:r w:rsidRPr="50F063BC">
        <w:rPr>
          <w:lang w:val="en-US"/>
        </w:rPr>
        <w:t>sadržaja</w:t>
      </w:r>
      <w:proofErr w:type="spellEnd"/>
      <w:r w:rsidRPr="50F063BC">
        <w:rPr>
          <w:lang w:val="en-US"/>
        </w:rPr>
        <w:t xml:space="preserve"> </w:t>
      </w:r>
      <w:proofErr w:type="spellStart"/>
      <w:r w:rsidRPr="50F063BC">
        <w:rPr>
          <w:lang w:val="en-US"/>
        </w:rPr>
        <w:t>strane</w:t>
      </w:r>
      <w:proofErr w:type="spellEnd"/>
      <w:r w:rsidRPr="50F063BC">
        <w:rPr>
          <w:lang w:val="en-US"/>
        </w:rPr>
        <w:t xml:space="preserve"> </w:t>
      </w:r>
      <w:proofErr w:type="spellStart"/>
      <w:r w:rsidRPr="50F063BC">
        <w:rPr>
          <w:lang w:val="en-US"/>
        </w:rPr>
        <w:t>menja</w:t>
      </w:r>
      <w:proofErr w:type="spellEnd"/>
      <w:r w:rsidRPr="50F063BC">
        <w:rPr>
          <w:lang w:val="en-US"/>
        </w:rPr>
        <w:t xml:space="preserve"> u </w:t>
      </w:r>
      <w:proofErr w:type="spellStart"/>
      <w:r w:rsidRPr="50F063BC">
        <w:rPr>
          <w:lang w:val="en-US"/>
        </w:rPr>
        <w:t>virtualnom</w:t>
      </w:r>
      <w:proofErr w:type="spellEnd"/>
      <w:r w:rsidRPr="50F063BC">
        <w:rPr>
          <w:lang w:val="en-US"/>
        </w:rPr>
        <w:t xml:space="preserve"> DOM-u </w:t>
      </w:r>
      <w:proofErr w:type="spellStart"/>
      <w:r w:rsidRPr="50F063BC">
        <w:rPr>
          <w:lang w:val="en-US"/>
        </w:rPr>
        <w:t>dok</w:t>
      </w:r>
      <w:proofErr w:type="spellEnd"/>
      <w:r w:rsidRPr="50F063BC">
        <w:rPr>
          <w:lang w:val="en-US"/>
        </w:rPr>
        <w:t xml:space="preserve"> </w:t>
      </w:r>
      <w:proofErr w:type="spellStart"/>
      <w:r w:rsidRPr="50F063BC">
        <w:rPr>
          <w:lang w:val="en-US"/>
        </w:rPr>
        <w:t>korisnik</w:t>
      </w:r>
      <w:proofErr w:type="spellEnd"/>
      <w:r w:rsidRPr="50F063BC">
        <w:rPr>
          <w:lang w:val="en-US"/>
        </w:rPr>
        <w:t xml:space="preserve"> u </w:t>
      </w:r>
      <w:proofErr w:type="spellStart"/>
      <w:r w:rsidRPr="50F063BC">
        <w:rPr>
          <w:lang w:val="en-US"/>
        </w:rPr>
        <w:t>suštini</w:t>
      </w:r>
      <w:proofErr w:type="spellEnd"/>
      <w:r w:rsidRPr="50F063BC">
        <w:rPr>
          <w:lang w:val="en-US"/>
        </w:rPr>
        <w:t xml:space="preserve"> </w:t>
      </w:r>
      <w:proofErr w:type="spellStart"/>
      <w:r w:rsidRPr="50F063BC">
        <w:rPr>
          <w:lang w:val="en-US"/>
        </w:rPr>
        <w:t>ostaje</w:t>
      </w:r>
      <w:proofErr w:type="spellEnd"/>
      <w:r w:rsidRPr="50F063BC">
        <w:rPr>
          <w:lang w:val="en-US"/>
        </w:rPr>
        <w:t xml:space="preserve"> </w:t>
      </w:r>
      <w:proofErr w:type="spellStart"/>
      <w:r w:rsidRPr="50F063BC">
        <w:rPr>
          <w:lang w:val="en-US"/>
        </w:rPr>
        <w:t>na</w:t>
      </w:r>
      <w:proofErr w:type="spellEnd"/>
      <w:r w:rsidRPr="50F063BC">
        <w:rPr>
          <w:lang w:val="en-US"/>
        </w:rPr>
        <w:t xml:space="preserve"> </w:t>
      </w:r>
      <w:proofErr w:type="spellStart"/>
      <w:r w:rsidRPr="50F063BC">
        <w:rPr>
          <w:lang w:val="en-US"/>
        </w:rPr>
        <w:t>istoj</w:t>
      </w:r>
      <w:proofErr w:type="spellEnd"/>
      <w:r w:rsidRPr="50F063BC">
        <w:rPr>
          <w:lang w:val="en-US"/>
        </w:rPr>
        <w:t xml:space="preserve"> HTML </w:t>
      </w:r>
      <w:proofErr w:type="spellStart"/>
      <w:r w:rsidRPr="50F063BC">
        <w:rPr>
          <w:lang w:val="en-US"/>
        </w:rPr>
        <w:t>strani</w:t>
      </w:r>
      <w:proofErr w:type="spellEnd"/>
      <w:r w:rsidRPr="50F063BC">
        <w:rPr>
          <w:lang w:val="en-US"/>
        </w:rPr>
        <w:t xml:space="preserve">. </w:t>
      </w:r>
    </w:p>
    <w:p w14:paraId="0C037CC7" w14:textId="77777777" w:rsidR="00196E64" w:rsidRPr="00BC6BEB" w:rsidRDefault="00196E64" w:rsidP="00196E64"/>
    <w:p w14:paraId="790158ED" w14:textId="3AD62FF8" w:rsidR="00196E64" w:rsidRDefault="00196E64" w:rsidP="00196E64">
      <w:pPr>
        <w:pStyle w:val="Heading2"/>
        <w:rPr>
          <w:lang w:val="sr-Latn-RS"/>
        </w:rPr>
      </w:pPr>
      <w:bookmarkStart w:id="110" w:name="_Toc228782636"/>
      <w:r w:rsidRPr="50F063BC">
        <w:rPr>
          <w:lang w:val="sr-Latn-RS"/>
        </w:rPr>
        <w:t>3.10 Zahtevi kvaliteta</w:t>
      </w:r>
      <w:bookmarkEnd w:id="110"/>
    </w:p>
    <w:p w14:paraId="27D9FE63" w14:textId="6D351D39" w:rsidR="00196E64" w:rsidRDefault="00196E64" w:rsidP="00196E64">
      <w:pPr>
        <w:keepNext/>
      </w:pPr>
      <w:r>
        <w:rPr>
          <w:noProof/>
        </w:rPr>
        <w:drawing>
          <wp:inline distT="0" distB="0" distL="0" distR="0" wp14:anchorId="26338110" wp14:editId="20EAFE28">
            <wp:extent cx="5857875" cy="4381500"/>
            <wp:effectExtent l="0" t="0" r="0" b="0"/>
            <wp:docPr id="9371927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92763" name="Picture 937192763"/>
                    <pic:cNvPicPr/>
                  </pic:nvPicPr>
                  <pic:blipFill>
                    <a:blip r:embed="rId42">
                      <a:extLst>
                        <a:ext uri="{28A0092B-C50C-407E-A947-70E740481C1C}">
                          <a14:useLocalDpi xmlns:a14="http://schemas.microsoft.com/office/drawing/2010/main"/>
                        </a:ext>
                      </a:extLst>
                    </a:blip>
                    <a:stretch>
                      <a:fillRect/>
                    </a:stretch>
                  </pic:blipFill>
                  <pic:spPr>
                    <a:xfrm>
                      <a:off x="0" y="0"/>
                      <a:ext cx="5857875" cy="4381500"/>
                    </a:xfrm>
                    <a:prstGeom prst="rect">
                      <a:avLst/>
                    </a:prstGeom>
                  </pic:spPr>
                </pic:pic>
              </a:graphicData>
            </a:graphic>
          </wp:inline>
        </w:drawing>
      </w:r>
    </w:p>
    <w:p w14:paraId="13DC3154" w14:textId="1835116A" w:rsidR="00196E64" w:rsidRPr="006D651F" w:rsidRDefault="00196E64" w:rsidP="00196E64">
      <w:pPr>
        <w:pStyle w:val="Caption"/>
        <w:jc w:val="center"/>
        <w:rPr>
          <w:lang w:val="en-US"/>
        </w:rPr>
      </w:pPr>
      <w:bookmarkStart w:id="111" w:name="_Toc228782697"/>
      <w:r>
        <w:t xml:space="preserve">Slika </w:t>
      </w:r>
      <w:r>
        <w:fldChar w:fldCharType="begin"/>
      </w:r>
      <w:r>
        <w:instrText xml:space="preserve"> SEQ Slika \* ARABIC </w:instrText>
      </w:r>
      <w:r>
        <w:fldChar w:fldCharType="separate"/>
      </w:r>
      <w:r>
        <w:rPr>
          <w:noProof/>
        </w:rPr>
        <w:t>29</w:t>
      </w:r>
      <w:r>
        <w:fldChar w:fldCharType="end"/>
      </w:r>
      <w:r>
        <w:t xml:space="preserve">: </w:t>
      </w:r>
      <w:r w:rsidRPr="00C17BAD">
        <w:t>Zahtevi kvaliteta</w:t>
      </w:r>
      <w:r w:rsidRPr="000D6BD8">
        <w:t xml:space="preserve">, </w:t>
      </w:r>
      <w:r>
        <w:t xml:space="preserve">slika radjena po uzoru na sliku iz istoimenog poglavlja u DokChess dokumentaciji </w:t>
      </w:r>
      <w:hyperlink w:anchor="L15" w:history="1">
        <w:r w:rsidRPr="00151EA1">
          <w:rPr>
            <w:rStyle w:val="Hyperlink"/>
            <w:vertAlign w:val="superscript"/>
          </w:rPr>
          <w:t>[15</w:t>
        </w:r>
        <w:r w:rsidRPr="00151EA1">
          <w:rPr>
            <w:rStyle w:val="Hyperlink"/>
            <w:vertAlign w:val="superscript"/>
            <w:lang w:val="en-US"/>
          </w:rPr>
          <w:t>]</w:t>
        </w:r>
        <w:bookmarkEnd w:id="111"/>
      </w:hyperlink>
    </w:p>
    <w:p w14:paraId="71EEF85E" w14:textId="50198E83" w:rsidR="00196E64" w:rsidRDefault="00196E64" w:rsidP="00196E64">
      <w:pPr>
        <w:pStyle w:val="ListParagraph"/>
        <w:numPr>
          <w:ilvl w:val="0"/>
          <w:numId w:val="3"/>
        </w:numPr>
        <w:ind w:left="360"/>
        <w:jc w:val="both"/>
      </w:pPr>
      <w:r>
        <w:t>Lakoća analiziranja – Odnosi se na kvalitet lakoće analiziranja namene i načina funkcionisanja određenih celina projekta. Moduli su logički organizovan po folderima u skladu sa njihovim odgovornostima, takođe prilikom pisanja koda, posebna pažnja je obraćana na doslednost prilikom davanja naziva promenljivih i ruta. Ovome doprinosti i ova dokumentacija u skladu sa arc42 templejtom.</w:t>
      </w:r>
    </w:p>
    <w:p w14:paraId="756A5E82" w14:textId="404AA783" w:rsidR="00196E64" w:rsidRDefault="00196E64" w:rsidP="00196E64">
      <w:pPr>
        <w:pStyle w:val="ListParagraph"/>
        <w:numPr>
          <w:ilvl w:val="0"/>
          <w:numId w:val="3"/>
        </w:numPr>
        <w:ind w:left="360"/>
        <w:jc w:val="both"/>
      </w:pPr>
      <w:r>
        <w:t>Prilagodljivost i proširivost - zbog razdvajanja biznis logike od logike apija, moguće je prilagoditi resurse na serverskoj strani ili dodati nove endpointe bez menjanja postojećeg modela.</w:t>
      </w:r>
    </w:p>
    <w:p w14:paraId="36D42EB9" w14:textId="32976780" w:rsidR="00196E64" w:rsidRDefault="00196E64" w:rsidP="00196E64">
      <w:pPr>
        <w:pStyle w:val="ListParagraph"/>
        <w:numPr>
          <w:ilvl w:val="0"/>
          <w:numId w:val="3"/>
        </w:numPr>
        <w:ind w:left="360"/>
        <w:jc w:val="both"/>
        <w:rPr>
          <w:lang w:val="en-US"/>
        </w:rPr>
      </w:pPr>
      <w:proofErr w:type="spellStart"/>
      <w:r w:rsidRPr="50F063BC">
        <w:rPr>
          <w:lang w:val="en-US"/>
        </w:rPr>
        <w:t>Interoperabilnost</w:t>
      </w:r>
      <w:proofErr w:type="spellEnd"/>
      <w:r w:rsidRPr="50F063BC">
        <w:rPr>
          <w:lang w:val="en-US"/>
        </w:rPr>
        <w:t xml:space="preserve"> –REST API </w:t>
      </w:r>
      <w:proofErr w:type="spellStart"/>
      <w:r w:rsidRPr="50F063BC">
        <w:rPr>
          <w:lang w:val="en-US"/>
        </w:rPr>
        <w:t>endpointi</w:t>
      </w:r>
      <w:proofErr w:type="spellEnd"/>
      <w:r w:rsidRPr="50F063BC">
        <w:rPr>
          <w:lang w:val="en-US"/>
        </w:rPr>
        <w:t xml:space="preserve"> </w:t>
      </w:r>
      <w:proofErr w:type="spellStart"/>
      <w:r w:rsidRPr="50F063BC">
        <w:rPr>
          <w:lang w:val="en-US"/>
        </w:rPr>
        <w:t>omogućavaju</w:t>
      </w:r>
      <w:proofErr w:type="spellEnd"/>
      <w:r w:rsidRPr="50F063BC">
        <w:rPr>
          <w:lang w:val="en-US"/>
        </w:rPr>
        <w:t xml:space="preserve"> </w:t>
      </w:r>
      <w:proofErr w:type="spellStart"/>
      <w:r w:rsidRPr="50F063BC">
        <w:rPr>
          <w:lang w:val="en-US"/>
        </w:rPr>
        <w:t>integraciju</w:t>
      </w:r>
      <w:proofErr w:type="spellEnd"/>
      <w:r w:rsidRPr="50F063BC">
        <w:rPr>
          <w:lang w:val="en-US"/>
        </w:rPr>
        <w:t xml:space="preserve"> </w:t>
      </w:r>
      <w:proofErr w:type="spellStart"/>
      <w:r w:rsidRPr="50F063BC">
        <w:rPr>
          <w:lang w:val="en-US"/>
        </w:rPr>
        <w:t>sa</w:t>
      </w:r>
      <w:proofErr w:type="spellEnd"/>
      <w:r w:rsidRPr="50F063BC">
        <w:rPr>
          <w:lang w:val="en-US"/>
        </w:rPr>
        <w:t xml:space="preserve"> </w:t>
      </w:r>
      <w:proofErr w:type="spellStart"/>
      <w:r w:rsidRPr="50F063BC">
        <w:rPr>
          <w:lang w:val="en-US"/>
        </w:rPr>
        <w:t>eksternim</w:t>
      </w:r>
      <w:proofErr w:type="spellEnd"/>
      <w:r w:rsidRPr="50F063BC">
        <w:rPr>
          <w:lang w:val="en-US"/>
        </w:rPr>
        <w:t xml:space="preserve"> </w:t>
      </w:r>
      <w:proofErr w:type="spellStart"/>
      <w:r w:rsidRPr="50F063BC">
        <w:rPr>
          <w:lang w:val="en-US"/>
        </w:rPr>
        <w:t>sistemima</w:t>
      </w:r>
      <w:proofErr w:type="spellEnd"/>
      <w:r w:rsidRPr="50F063BC">
        <w:rPr>
          <w:lang w:val="en-US"/>
        </w:rPr>
        <w:t xml:space="preserve"> </w:t>
      </w:r>
      <w:proofErr w:type="spellStart"/>
      <w:r w:rsidRPr="50F063BC">
        <w:rPr>
          <w:lang w:val="en-US"/>
        </w:rPr>
        <w:t>nezavisno</w:t>
      </w:r>
      <w:proofErr w:type="spellEnd"/>
      <w:r w:rsidRPr="50F063BC">
        <w:rPr>
          <w:lang w:val="en-US"/>
        </w:rPr>
        <w:t xml:space="preserve"> </w:t>
      </w:r>
      <w:proofErr w:type="spellStart"/>
      <w:r w:rsidRPr="50F063BC">
        <w:rPr>
          <w:lang w:val="en-US"/>
        </w:rPr>
        <w:t>od</w:t>
      </w:r>
      <w:proofErr w:type="spellEnd"/>
      <w:r w:rsidRPr="50F063BC">
        <w:rPr>
          <w:lang w:val="en-US"/>
        </w:rPr>
        <w:t xml:space="preserve"> </w:t>
      </w:r>
      <w:proofErr w:type="spellStart"/>
      <w:r w:rsidRPr="50F063BC">
        <w:rPr>
          <w:lang w:val="en-US"/>
        </w:rPr>
        <w:t>platforme</w:t>
      </w:r>
      <w:proofErr w:type="spellEnd"/>
      <w:r w:rsidRPr="50F063BC">
        <w:rPr>
          <w:lang w:val="en-US"/>
        </w:rPr>
        <w:t>.</w:t>
      </w:r>
    </w:p>
    <w:p w14:paraId="725F2DCD" w14:textId="473DBE02" w:rsidR="00196E64" w:rsidRDefault="00196E64" w:rsidP="00196E64">
      <w:pPr>
        <w:pStyle w:val="ListParagraph"/>
        <w:numPr>
          <w:ilvl w:val="0"/>
          <w:numId w:val="3"/>
        </w:numPr>
        <w:ind w:left="360"/>
        <w:jc w:val="both"/>
        <w:rPr>
          <w:lang w:val="en-US"/>
        </w:rPr>
      </w:pPr>
      <w:proofErr w:type="spellStart"/>
      <w:r w:rsidRPr="50F063BC">
        <w:rPr>
          <w:lang w:val="en-US"/>
        </w:rPr>
        <w:t>Vremenska</w:t>
      </w:r>
      <w:proofErr w:type="spellEnd"/>
      <w:r w:rsidRPr="50F063BC">
        <w:rPr>
          <w:lang w:val="en-US"/>
        </w:rPr>
        <w:t xml:space="preserve"> </w:t>
      </w:r>
      <w:proofErr w:type="spellStart"/>
      <w:r w:rsidRPr="50F063BC">
        <w:rPr>
          <w:lang w:val="en-US"/>
        </w:rPr>
        <w:t>efikasnost</w:t>
      </w:r>
      <w:proofErr w:type="spellEnd"/>
      <w:r w:rsidRPr="50F063BC">
        <w:rPr>
          <w:lang w:val="en-US"/>
        </w:rPr>
        <w:t xml:space="preserve"> – </w:t>
      </w:r>
      <w:proofErr w:type="spellStart"/>
      <w:r w:rsidRPr="50F063BC">
        <w:rPr>
          <w:lang w:val="en-US"/>
        </w:rPr>
        <w:t>kratko</w:t>
      </w:r>
      <w:proofErr w:type="spellEnd"/>
      <w:r w:rsidRPr="50F063BC">
        <w:rPr>
          <w:lang w:val="en-US"/>
        </w:rPr>
        <w:t xml:space="preserve"> </w:t>
      </w:r>
      <w:proofErr w:type="spellStart"/>
      <w:r w:rsidRPr="50F063BC">
        <w:rPr>
          <w:lang w:val="en-US"/>
        </w:rPr>
        <w:t>vreme</w:t>
      </w:r>
      <w:proofErr w:type="spellEnd"/>
      <w:r w:rsidRPr="50F063BC">
        <w:rPr>
          <w:lang w:val="en-US"/>
        </w:rPr>
        <w:t xml:space="preserve"> </w:t>
      </w:r>
      <w:proofErr w:type="spellStart"/>
      <w:r w:rsidRPr="50F063BC">
        <w:rPr>
          <w:lang w:val="en-US"/>
        </w:rPr>
        <w:t>potrebno</w:t>
      </w:r>
      <w:proofErr w:type="spellEnd"/>
      <w:r w:rsidRPr="50F063BC">
        <w:rPr>
          <w:lang w:val="en-US"/>
        </w:rPr>
        <w:t xml:space="preserve"> za </w:t>
      </w:r>
      <w:proofErr w:type="spellStart"/>
      <w:r w:rsidRPr="50F063BC">
        <w:rPr>
          <w:lang w:val="en-US"/>
        </w:rPr>
        <w:t>izvršavanje</w:t>
      </w:r>
      <w:proofErr w:type="spellEnd"/>
      <w:r w:rsidRPr="50F063BC">
        <w:rPr>
          <w:lang w:val="en-US"/>
        </w:rPr>
        <w:t xml:space="preserve"> </w:t>
      </w:r>
      <w:proofErr w:type="spellStart"/>
      <w:r w:rsidRPr="50F063BC">
        <w:rPr>
          <w:lang w:val="en-US"/>
        </w:rPr>
        <w:t>bilo</w:t>
      </w:r>
      <w:proofErr w:type="spellEnd"/>
      <w:r w:rsidRPr="50F063BC">
        <w:rPr>
          <w:lang w:val="en-US"/>
        </w:rPr>
        <w:t xml:space="preserve"> </w:t>
      </w:r>
      <w:proofErr w:type="spellStart"/>
      <w:r w:rsidRPr="50F063BC">
        <w:rPr>
          <w:lang w:val="en-US"/>
        </w:rPr>
        <w:t>koje</w:t>
      </w:r>
      <w:proofErr w:type="spellEnd"/>
      <w:r w:rsidRPr="50F063BC">
        <w:rPr>
          <w:lang w:val="en-US"/>
        </w:rPr>
        <w:t xml:space="preserve"> </w:t>
      </w:r>
      <w:proofErr w:type="spellStart"/>
      <w:r w:rsidRPr="50F063BC">
        <w:rPr>
          <w:lang w:val="en-US"/>
        </w:rPr>
        <w:t>operacije</w:t>
      </w:r>
      <w:proofErr w:type="spellEnd"/>
      <w:r w:rsidRPr="50F063BC">
        <w:rPr>
          <w:lang w:val="en-US"/>
        </w:rPr>
        <w:t xml:space="preserve">, </w:t>
      </w:r>
      <w:proofErr w:type="spellStart"/>
      <w:r w:rsidRPr="50F063BC">
        <w:rPr>
          <w:lang w:val="en-US"/>
        </w:rPr>
        <w:t>npr</w:t>
      </w:r>
      <w:proofErr w:type="spellEnd"/>
      <w:r w:rsidRPr="50F063BC">
        <w:rPr>
          <w:lang w:val="en-US"/>
        </w:rPr>
        <w:t xml:space="preserve"> za </w:t>
      </w:r>
      <w:proofErr w:type="spellStart"/>
      <w:r w:rsidRPr="50F063BC">
        <w:rPr>
          <w:lang w:val="en-US"/>
        </w:rPr>
        <w:t>učitavanje</w:t>
      </w:r>
      <w:proofErr w:type="spellEnd"/>
      <w:r w:rsidRPr="50F063BC">
        <w:rPr>
          <w:lang w:val="en-US"/>
        </w:rPr>
        <w:t xml:space="preserve"> </w:t>
      </w:r>
      <w:proofErr w:type="spellStart"/>
      <w:r w:rsidRPr="50F063BC">
        <w:rPr>
          <w:lang w:val="en-US"/>
        </w:rPr>
        <w:t>aktuelnih</w:t>
      </w:r>
      <w:proofErr w:type="spellEnd"/>
      <w:r w:rsidRPr="50F063BC">
        <w:rPr>
          <w:lang w:val="en-US"/>
        </w:rPr>
        <w:t xml:space="preserve"> </w:t>
      </w:r>
      <w:proofErr w:type="spellStart"/>
      <w:r w:rsidRPr="50F063BC">
        <w:rPr>
          <w:lang w:val="en-US"/>
        </w:rPr>
        <w:t>rokova</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svih</w:t>
      </w:r>
      <w:proofErr w:type="spellEnd"/>
      <w:r w:rsidRPr="50F063BC">
        <w:rPr>
          <w:lang w:val="en-US"/>
        </w:rPr>
        <w:t xml:space="preserve"> </w:t>
      </w:r>
      <w:proofErr w:type="spellStart"/>
      <w:r w:rsidRPr="50F063BC">
        <w:rPr>
          <w:lang w:val="en-US"/>
        </w:rPr>
        <w:t>ispita</w:t>
      </w:r>
      <w:proofErr w:type="spellEnd"/>
      <w:r w:rsidRPr="50F063BC">
        <w:rPr>
          <w:lang w:val="en-US"/>
        </w:rPr>
        <w:t xml:space="preserve"> </w:t>
      </w:r>
      <w:proofErr w:type="spellStart"/>
      <w:r w:rsidRPr="50F063BC">
        <w:rPr>
          <w:lang w:val="en-US"/>
        </w:rPr>
        <w:t>studenta</w:t>
      </w:r>
      <w:proofErr w:type="spellEnd"/>
      <w:r w:rsidRPr="50F063BC">
        <w:rPr>
          <w:lang w:val="en-US"/>
        </w:rPr>
        <w:t xml:space="preserve"> </w:t>
      </w:r>
      <w:proofErr w:type="spellStart"/>
      <w:r w:rsidRPr="50F063BC">
        <w:rPr>
          <w:lang w:val="en-US"/>
        </w:rPr>
        <w:t>potrebno</w:t>
      </w:r>
      <w:proofErr w:type="spellEnd"/>
      <w:r w:rsidRPr="50F063BC">
        <w:rPr>
          <w:lang w:val="en-US"/>
        </w:rPr>
        <w:t xml:space="preserve"> je </w:t>
      </w:r>
      <w:proofErr w:type="spellStart"/>
      <w:r w:rsidRPr="50F063BC">
        <w:rPr>
          <w:lang w:val="en-US"/>
        </w:rPr>
        <w:t>samo</w:t>
      </w:r>
      <w:proofErr w:type="spellEnd"/>
      <w:r w:rsidRPr="50F063BC">
        <w:rPr>
          <w:lang w:val="en-US"/>
        </w:rPr>
        <w:t xml:space="preserve"> 2-3 </w:t>
      </w:r>
      <w:proofErr w:type="spellStart"/>
      <w:r w:rsidRPr="50F063BC">
        <w:rPr>
          <w:lang w:val="en-US"/>
        </w:rPr>
        <w:t>sekunde</w:t>
      </w:r>
      <w:proofErr w:type="spellEnd"/>
      <w:r w:rsidRPr="50F063BC">
        <w:rPr>
          <w:lang w:val="en-US"/>
        </w:rPr>
        <w:t xml:space="preserve">. </w:t>
      </w:r>
    </w:p>
    <w:p w14:paraId="1FDBF5BE" w14:textId="7BAAFF49" w:rsidR="00196E64" w:rsidRPr="00585DEB" w:rsidRDefault="00196E64" w:rsidP="00196E64">
      <w:pPr>
        <w:pStyle w:val="ListParagraph"/>
        <w:numPr>
          <w:ilvl w:val="0"/>
          <w:numId w:val="3"/>
        </w:numPr>
        <w:ind w:left="360"/>
        <w:jc w:val="both"/>
        <w:rPr>
          <w:lang w:val="en-US"/>
        </w:rPr>
      </w:pPr>
      <w:proofErr w:type="spellStart"/>
      <w:r w:rsidRPr="50F063BC">
        <w:rPr>
          <w:lang w:val="en-US"/>
        </w:rPr>
        <w:t>Responzivnost</w:t>
      </w:r>
      <w:proofErr w:type="spellEnd"/>
      <w:r w:rsidRPr="50F063BC">
        <w:rPr>
          <w:i/>
          <w:iCs/>
          <w:lang w:val="en-US"/>
        </w:rPr>
        <w:t xml:space="preserve"> – </w:t>
      </w:r>
      <w:proofErr w:type="spellStart"/>
      <w:r w:rsidRPr="50F063BC">
        <w:rPr>
          <w:lang w:val="en-US"/>
        </w:rPr>
        <w:t>omogućen</w:t>
      </w:r>
      <w:proofErr w:type="spellEnd"/>
      <w:r w:rsidRPr="50F063BC">
        <w:rPr>
          <w:lang w:val="en-US"/>
        </w:rPr>
        <w:t xml:space="preserve"> je </w:t>
      </w:r>
      <w:proofErr w:type="spellStart"/>
      <w:r w:rsidRPr="50F063BC">
        <w:rPr>
          <w:lang w:val="en-US"/>
        </w:rPr>
        <w:t>jasan</w:t>
      </w:r>
      <w:proofErr w:type="spellEnd"/>
      <w:r w:rsidRPr="50F063BC">
        <w:rPr>
          <w:lang w:val="en-US"/>
        </w:rPr>
        <w:t xml:space="preserve"> </w:t>
      </w:r>
      <w:proofErr w:type="spellStart"/>
      <w:r w:rsidRPr="50F063BC">
        <w:rPr>
          <w:lang w:val="en-US"/>
        </w:rPr>
        <w:t>pregled</w:t>
      </w:r>
      <w:proofErr w:type="spellEnd"/>
      <w:r w:rsidRPr="50F063BC">
        <w:rPr>
          <w:lang w:val="en-US"/>
        </w:rPr>
        <w:t xml:space="preserve"> </w:t>
      </w:r>
      <w:proofErr w:type="spellStart"/>
      <w:r w:rsidRPr="50F063BC">
        <w:rPr>
          <w:lang w:val="en-US"/>
        </w:rPr>
        <w:t>websajta</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na</w:t>
      </w:r>
      <w:proofErr w:type="spellEnd"/>
      <w:r w:rsidRPr="50F063BC">
        <w:rPr>
          <w:lang w:val="en-US"/>
        </w:rPr>
        <w:t xml:space="preserve"> </w:t>
      </w:r>
      <w:proofErr w:type="spellStart"/>
      <w:r w:rsidRPr="50F063BC">
        <w:rPr>
          <w:lang w:val="en-US"/>
        </w:rPr>
        <w:t>mobilnim</w:t>
      </w:r>
      <w:proofErr w:type="spellEnd"/>
      <w:r w:rsidRPr="50F063BC">
        <w:rPr>
          <w:lang w:val="en-US"/>
        </w:rPr>
        <w:t xml:space="preserve"> </w:t>
      </w:r>
      <w:proofErr w:type="spellStart"/>
      <w:r w:rsidRPr="50F063BC">
        <w:rPr>
          <w:lang w:val="en-US"/>
        </w:rPr>
        <w:t>uređajima</w:t>
      </w:r>
      <w:proofErr w:type="spellEnd"/>
      <w:r w:rsidRPr="50F063BC">
        <w:rPr>
          <w:lang w:val="en-US"/>
        </w:rPr>
        <w:t xml:space="preserve">  </w:t>
      </w:r>
    </w:p>
    <w:p w14:paraId="0C13D71F" w14:textId="5D89FC9D" w:rsidR="00196E64" w:rsidRDefault="00196E64" w:rsidP="00196E64">
      <w:pPr>
        <w:pStyle w:val="ListParagraph"/>
        <w:numPr>
          <w:ilvl w:val="0"/>
          <w:numId w:val="3"/>
        </w:numPr>
        <w:ind w:left="360"/>
        <w:jc w:val="both"/>
        <w:rPr>
          <w:lang w:val="en-US"/>
        </w:rPr>
      </w:pPr>
      <w:proofErr w:type="spellStart"/>
      <w:r w:rsidRPr="50F063BC">
        <w:rPr>
          <w:lang w:val="en-US"/>
        </w:rPr>
        <w:t>Atraktivnost</w:t>
      </w:r>
      <w:proofErr w:type="spellEnd"/>
      <w:r w:rsidRPr="50F063BC">
        <w:rPr>
          <w:lang w:val="en-US"/>
        </w:rPr>
        <w:t xml:space="preserve"> – </w:t>
      </w:r>
      <w:proofErr w:type="spellStart"/>
      <w:r w:rsidRPr="50F063BC">
        <w:rPr>
          <w:lang w:val="en-US"/>
        </w:rPr>
        <w:t>moderan</w:t>
      </w:r>
      <w:proofErr w:type="spellEnd"/>
      <w:r w:rsidRPr="50F063BC">
        <w:rPr>
          <w:lang w:val="en-US"/>
        </w:rPr>
        <w:t xml:space="preserve"> </w:t>
      </w:r>
      <w:proofErr w:type="spellStart"/>
      <w:r w:rsidRPr="50F063BC">
        <w:rPr>
          <w:lang w:val="en-US"/>
        </w:rPr>
        <w:t>dizajn</w:t>
      </w:r>
      <w:proofErr w:type="spellEnd"/>
      <w:r w:rsidRPr="50F063BC">
        <w:rPr>
          <w:lang w:val="en-US"/>
        </w:rPr>
        <w:t xml:space="preserve">, </w:t>
      </w:r>
      <w:proofErr w:type="spellStart"/>
      <w:r w:rsidRPr="50F063BC">
        <w:rPr>
          <w:lang w:val="en-US"/>
        </w:rPr>
        <w:t>intenzivne</w:t>
      </w:r>
      <w:proofErr w:type="spellEnd"/>
      <w:r w:rsidRPr="50F063BC">
        <w:rPr>
          <w:lang w:val="en-US"/>
        </w:rPr>
        <w:t xml:space="preserve"> </w:t>
      </w:r>
      <w:proofErr w:type="spellStart"/>
      <w:r w:rsidRPr="50F063BC">
        <w:rPr>
          <w:lang w:val="en-US"/>
        </w:rPr>
        <w:t>boje</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samosakrivajući</w:t>
      </w:r>
      <w:proofErr w:type="spellEnd"/>
      <w:r w:rsidRPr="50F063BC">
        <w:rPr>
          <w:lang w:val="en-US"/>
        </w:rPr>
        <w:t xml:space="preserve"> side-bar</w:t>
      </w:r>
    </w:p>
    <w:p w14:paraId="52AFB111" w14:textId="27B8A280" w:rsidR="00196E64" w:rsidRPr="006238D8" w:rsidRDefault="00196E64" w:rsidP="00196E64">
      <w:pPr>
        <w:pStyle w:val="ListParagraph"/>
        <w:numPr>
          <w:ilvl w:val="0"/>
          <w:numId w:val="3"/>
        </w:numPr>
        <w:ind w:left="360"/>
        <w:jc w:val="both"/>
        <w:rPr>
          <w:lang w:val="en-US"/>
        </w:rPr>
      </w:pPr>
      <w:r w:rsidRPr="50F063BC">
        <w:rPr>
          <w:lang w:val="en-US"/>
        </w:rPr>
        <w:t xml:space="preserve">Laka </w:t>
      </w:r>
      <w:proofErr w:type="spellStart"/>
      <w:r w:rsidRPr="50F063BC">
        <w:rPr>
          <w:lang w:val="en-US"/>
        </w:rPr>
        <w:t>navigacija</w:t>
      </w:r>
      <w:proofErr w:type="spellEnd"/>
      <w:r w:rsidRPr="50F063BC">
        <w:rPr>
          <w:lang w:val="en-US"/>
        </w:rPr>
        <w:t xml:space="preserve"> – u </w:t>
      </w:r>
      <w:proofErr w:type="spellStart"/>
      <w:r w:rsidRPr="50F063BC">
        <w:rPr>
          <w:lang w:val="en-US"/>
        </w:rPr>
        <w:t>navigacionom</w:t>
      </w:r>
      <w:proofErr w:type="spellEnd"/>
      <w:r w:rsidRPr="50F063BC">
        <w:rPr>
          <w:lang w:val="en-US"/>
        </w:rPr>
        <w:t xml:space="preserve"> </w:t>
      </w:r>
      <w:proofErr w:type="spellStart"/>
      <w:r w:rsidRPr="50F063BC">
        <w:rPr>
          <w:lang w:val="en-US"/>
        </w:rPr>
        <w:t>baru</w:t>
      </w:r>
      <w:proofErr w:type="spellEnd"/>
      <w:r w:rsidRPr="50F063BC">
        <w:rPr>
          <w:lang w:val="en-US"/>
        </w:rPr>
        <w:t xml:space="preserve"> se </w:t>
      </w:r>
      <w:proofErr w:type="spellStart"/>
      <w:r w:rsidRPr="50F063BC">
        <w:rPr>
          <w:lang w:val="en-US"/>
        </w:rPr>
        <w:t>nalaze</w:t>
      </w:r>
      <w:proofErr w:type="spellEnd"/>
      <w:r w:rsidRPr="50F063BC">
        <w:rPr>
          <w:lang w:val="en-US"/>
        </w:rPr>
        <w:t xml:space="preserve"> </w:t>
      </w:r>
      <w:proofErr w:type="spellStart"/>
      <w:r w:rsidRPr="50F063BC">
        <w:rPr>
          <w:lang w:val="en-US"/>
        </w:rPr>
        <w:t>prečice</w:t>
      </w:r>
      <w:proofErr w:type="spellEnd"/>
      <w:r w:rsidRPr="50F063BC">
        <w:rPr>
          <w:lang w:val="en-US"/>
        </w:rPr>
        <w:t xml:space="preserve"> do </w:t>
      </w:r>
      <w:proofErr w:type="spellStart"/>
      <w:r w:rsidRPr="50F063BC">
        <w:rPr>
          <w:lang w:val="en-US"/>
        </w:rPr>
        <w:t>operacija</w:t>
      </w:r>
      <w:proofErr w:type="spellEnd"/>
      <w:r w:rsidRPr="50F063BC">
        <w:rPr>
          <w:lang w:val="en-US"/>
        </w:rPr>
        <w:t xml:space="preserve">, </w:t>
      </w:r>
      <w:proofErr w:type="spellStart"/>
      <w:r w:rsidRPr="50F063BC">
        <w:rPr>
          <w:lang w:val="en-US"/>
        </w:rPr>
        <w:t>te</w:t>
      </w:r>
      <w:proofErr w:type="spellEnd"/>
      <w:r w:rsidRPr="50F063BC">
        <w:rPr>
          <w:lang w:val="en-US"/>
        </w:rPr>
        <w:t xml:space="preserve"> u </w:t>
      </w:r>
      <w:proofErr w:type="spellStart"/>
      <w:r w:rsidRPr="50F063BC">
        <w:rPr>
          <w:lang w:val="en-US"/>
        </w:rPr>
        <w:t>svega</w:t>
      </w:r>
      <w:proofErr w:type="spellEnd"/>
      <w:r w:rsidRPr="50F063BC">
        <w:rPr>
          <w:lang w:val="en-US"/>
        </w:rPr>
        <w:t xml:space="preserve"> 3 </w:t>
      </w:r>
      <w:proofErr w:type="spellStart"/>
      <w:r w:rsidRPr="50F063BC">
        <w:rPr>
          <w:lang w:val="en-US"/>
        </w:rPr>
        <w:t>klika</w:t>
      </w:r>
      <w:proofErr w:type="spellEnd"/>
      <w:r w:rsidRPr="50F063BC">
        <w:rPr>
          <w:lang w:val="en-US"/>
        </w:rPr>
        <w:t xml:space="preserve"> </w:t>
      </w:r>
      <w:proofErr w:type="spellStart"/>
      <w:r w:rsidRPr="50F063BC">
        <w:rPr>
          <w:lang w:val="en-US"/>
        </w:rPr>
        <w:t>korisnik</w:t>
      </w:r>
      <w:proofErr w:type="spellEnd"/>
      <w:r w:rsidRPr="50F063BC">
        <w:rPr>
          <w:lang w:val="en-US"/>
        </w:rPr>
        <w:t xml:space="preserve"> </w:t>
      </w:r>
      <w:proofErr w:type="spellStart"/>
      <w:r w:rsidRPr="50F063BC">
        <w:rPr>
          <w:lang w:val="en-US"/>
        </w:rPr>
        <w:t>može</w:t>
      </w:r>
      <w:proofErr w:type="spellEnd"/>
      <w:r w:rsidRPr="50F063BC">
        <w:rPr>
          <w:lang w:val="en-US"/>
        </w:rPr>
        <w:t xml:space="preserve"> </w:t>
      </w:r>
      <w:proofErr w:type="spellStart"/>
      <w:r w:rsidRPr="50F063BC">
        <w:rPr>
          <w:lang w:val="en-US"/>
        </w:rPr>
        <w:t>prijaviti</w:t>
      </w:r>
      <w:proofErr w:type="spellEnd"/>
      <w:r w:rsidRPr="50F063BC">
        <w:rPr>
          <w:lang w:val="en-US"/>
        </w:rPr>
        <w:t xml:space="preserve"> </w:t>
      </w:r>
      <w:proofErr w:type="spellStart"/>
      <w:r w:rsidRPr="50F063BC">
        <w:rPr>
          <w:lang w:val="en-US"/>
        </w:rPr>
        <w:t>ispit</w:t>
      </w:r>
      <w:proofErr w:type="spellEnd"/>
      <w:r w:rsidRPr="50F063BC">
        <w:rPr>
          <w:lang w:val="en-US"/>
        </w:rPr>
        <w:t xml:space="preserve"> koji </w:t>
      </w:r>
      <w:proofErr w:type="spellStart"/>
      <w:r w:rsidRPr="50F063BC">
        <w:rPr>
          <w:lang w:val="en-US"/>
        </w:rPr>
        <w:t>želi</w:t>
      </w:r>
      <w:proofErr w:type="spellEnd"/>
    </w:p>
    <w:p w14:paraId="6C33CB3E" w14:textId="288C047C" w:rsidR="00196E64" w:rsidRPr="00A5420D" w:rsidRDefault="00196E64" w:rsidP="00196E64">
      <w:pPr>
        <w:pStyle w:val="Heading2"/>
        <w:jc w:val="both"/>
        <w:rPr>
          <w:lang w:val="sr-Latn-RS"/>
        </w:rPr>
      </w:pPr>
      <w:bookmarkStart w:id="112" w:name="_Toc228782637"/>
      <w:r w:rsidRPr="50F063BC">
        <w:rPr>
          <w:lang w:val="sr-Latn-RS"/>
        </w:rPr>
        <w:t>3.11 Rizici i tehnološki dug</w:t>
      </w:r>
      <w:bookmarkEnd w:id="112"/>
    </w:p>
    <w:p w14:paraId="3BB93CE3" w14:textId="0D28D97F" w:rsidR="00196E64" w:rsidRDefault="00196E64" w:rsidP="00196E64">
      <w:pPr>
        <w:jc w:val="both"/>
        <w:rPr>
          <w:lang w:val="en-US"/>
        </w:rPr>
      </w:pPr>
      <w:r>
        <w:t>Scenario 1</w:t>
      </w:r>
      <w:r w:rsidRPr="50F063BC">
        <w:rPr>
          <w:lang w:val="en-US"/>
        </w:rPr>
        <w:t xml:space="preserve">: </w:t>
      </w:r>
      <w:r>
        <w:t>Testiranje je rađeno samo sa jednim korisnikom i malom količinom podataka (do 10 ispita, prijava i studenata), u slučaju produkcione baze, učitavanje bi moglo znatno da uspori.</w:t>
      </w:r>
    </w:p>
    <w:p w14:paraId="568046FF" w14:textId="1158F106" w:rsidR="00196E64" w:rsidRDefault="00196E64" w:rsidP="00196E64">
      <w:pPr>
        <w:jc w:val="both"/>
        <w:rPr>
          <w:lang w:val="en-US"/>
        </w:rPr>
      </w:pPr>
      <w:r>
        <w:t>Potencijalno rešenje</w:t>
      </w:r>
      <w:r w:rsidRPr="50F063BC">
        <w:rPr>
          <w:lang w:val="en-US"/>
        </w:rPr>
        <w:t xml:space="preserve">: </w:t>
      </w:r>
      <w:proofErr w:type="spellStart"/>
      <w:r w:rsidRPr="50F063BC">
        <w:rPr>
          <w:lang w:val="en-US"/>
        </w:rPr>
        <w:t>Primeniti</w:t>
      </w:r>
      <w:proofErr w:type="spellEnd"/>
      <w:r w:rsidRPr="50F063BC">
        <w:rPr>
          <w:lang w:val="en-US"/>
        </w:rPr>
        <w:t xml:space="preserve"> </w:t>
      </w:r>
      <w:proofErr w:type="spellStart"/>
      <w:r w:rsidRPr="50F063BC">
        <w:rPr>
          <w:lang w:val="en-US"/>
        </w:rPr>
        <w:t>paginaciju</w:t>
      </w:r>
      <w:proofErr w:type="spellEnd"/>
      <w:r w:rsidRPr="50F063BC">
        <w:rPr>
          <w:lang w:val="en-US"/>
        </w:rPr>
        <w:t xml:space="preserve"> </w:t>
      </w:r>
      <w:proofErr w:type="spellStart"/>
      <w:r w:rsidRPr="50F063BC">
        <w:rPr>
          <w:lang w:val="en-US"/>
        </w:rPr>
        <w:t>prilikom</w:t>
      </w:r>
      <w:proofErr w:type="spellEnd"/>
      <w:r w:rsidRPr="50F063BC">
        <w:rPr>
          <w:lang w:val="en-US"/>
        </w:rPr>
        <w:t xml:space="preserve"> </w:t>
      </w:r>
      <w:proofErr w:type="spellStart"/>
      <w:r w:rsidRPr="50F063BC">
        <w:rPr>
          <w:lang w:val="en-US"/>
        </w:rPr>
        <w:t>učitavanja</w:t>
      </w:r>
      <w:proofErr w:type="spellEnd"/>
      <w:r w:rsidRPr="50F063BC">
        <w:rPr>
          <w:lang w:val="en-US"/>
        </w:rPr>
        <w:t xml:space="preserve"> </w:t>
      </w:r>
      <w:proofErr w:type="spellStart"/>
      <w:r w:rsidRPr="50F063BC">
        <w:rPr>
          <w:lang w:val="en-US"/>
        </w:rPr>
        <w:t>resursa</w:t>
      </w:r>
      <w:proofErr w:type="spellEnd"/>
      <w:r w:rsidRPr="50F063BC">
        <w:rPr>
          <w:lang w:val="en-US"/>
        </w:rPr>
        <w:t xml:space="preserve">, </w:t>
      </w:r>
      <w:proofErr w:type="spellStart"/>
      <w:r w:rsidRPr="50F063BC">
        <w:rPr>
          <w:lang w:val="en-US"/>
        </w:rPr>
        <w:t>npr</w:t>
      </w:r>
      <w:proofErr w:type="spellEnd"/>
      <w:r w:rsidRPr="50F063BC">
        <w:rPr>
          <w:lang w:val="en-US"/>
        </w:rPr>
        <w:t xml:space="preserve"> </w:t>
      </w:r>
      <w:proofErr w:type="spellStart"/>
      <w:r w:rsidRPr="50F063BC">
        <w:rPr>
          <w:lang w:val="en-US"/>
        </w:rPr>
        <w:t>ako</w:t>
      </w:r>
      <w:proofErr w:type="spellEnd"/>
      <w:r w:rsidRPr="50F063BC">
        <w:rPr>
          <w:lang w:val="en-US"/>
        </w:rPr>
        <w:t xml:space="preserve"> </w:t>
      </w:r>
      <w:proofErr w:type="spellStart"/>
      <w:r w:rsidRPr="50F063BC">
        <w:rPr>
          <w:lang w:val="en-US"/>
        </w:rPr>
        <w:t>bude</w:t>
      </w:r>
      <w:proofErr w:type="spellEnd"/>
      <w:r w:rsidRPr="50F063BC">
        <w:rPr>
          <w:lang w:val="en-US"/>
        </w:rPr>
        <w:t xml:space="preserve"> </w:t>
      </w:r>
      <w:proofErr w:type="spellStart"/>
      <w:r w:rsidRPr="50F063BC">
        <w:rPr>
          <w:lang w:val="en-US"/>
        </w:rPr>
        <w:t>postojao</w:t>
      </w:r>
      <w:proofErr w:type="spellEnd"/>
      <w:r w:rsidRPr="50F063BC">
        <w:rPr>
          <w:lang w:val="en-US"/>
        </w:rPr>
        <w:t xml:space="preserve"> scenario </w:t>
      </w:r>
      <w:proofErr w:type="spellStart"/>
      <w:r w:rsidRPr="50F063BC">
        <w:rPr>
          <w:lang w:val="en-US"/>
        </w:rPr>
        <w:t>gde</w:t>
      </w:r>
      <w:proofErr w:type="spellEnd"/>
      <w:r w:rsidRPr="50F063BC">
        <w:rPr>
          <w:lang w:val="en-US"/>
        </w:rPr>
        <w:t xml:space="preserve"> </w:t>
      </w:r>
      <w:proofErr w:type="spellStart"/>
      <w:r w:rsidRPr="50F063BC">
        <w:rPr>
          <w:lang w:val="en-US"/>
        </w:rPr>
        <w:t>profesor</w:t>
      </w:r>
      <w:proofErr w:type="spellEnd"/>
      <w:r w:rsidRPr="50F063BC">
        <w:rPr>
          <w:lang w:val="en-US"/>
        </w:rPr>
        <w:t xml:space="preserve"> </w:t>
      </w:r>
      <w:proofErr w:type="spellStart"/>
      <w:r w:rsidRPr="50F063BC">
        <w:rPr>
          <w:lang w:val="en-US"/>
        </w:rPr>
        <w:t>prijavljuje</w:t>
      </w:r>
      <w:proofErr w:type="spellEnd"/>
      <w:r w:rsidRPr="50F063BC">
        <w:rPr>
          <w:lang w:val="en-US"/>
        </w:rPr>
        <w:t xml:space="preserve"> </w:t>
      </w:r>
      <w:proofErr w:type="spellStart"/>
      <w:r w:rsidRPr="50F063BC">
        <w:rPr>
          <w:lang w:val="en-US"/>
        </w:rPr>
        <w:t>studente</w:t>
      </w:r>
      <w:proofErr w:type="spellEnd"/>
      <w:r w:rsidRPr="50F063BC">
        <w:rPr>
          <w:lang w:val="en-US"/>
        </w:rPr>
        <w:t xml:space="preserve"> </w:t>
      </w:r>
      <w:proofErr w:type="spellStart"/>
      <w:r w:rsidRPr="50F063BC">
        <w:rPr>
          <w:lang w:val="en-US"/>
        </w:rPr>
        <w:t>na</w:t>
      </w:r>
      <w:proofErr w:type="spellEnd"/>
      <w:r w:rsidRPr="50F063BC">
        <w:rPr>
          <w:lang w:val="en-US"/>
        </w:rPr>
        <w:t xml:space="preserve"> </w:t>
      </w:r>
      <w:proofErr w:type="spellStart"/>
      <w:r w:rsidRPr="50F063BC">
        <w:rPr>
          <w:lang w:val="en-US"/>
        </w:rPr>
        <w:t>određeni</w:t>
      </w:r>
      <w:proofErr w:type="spellEnd"/>
      <w:r w:rsidRPr="50F063BC">
        <w:rPr>
          <w:lang w:val="en-US"/>
        </w:rPr>
        <w:t xml:space="preserve"> </w:t>
      </w:r>
      <w:proofErr w:type="spellStart"/>
      <w:r w:rsidRPr="50F063BC">
        <w:rPr>
          <w:lang w:val="en-US"/>
        </w:rPr>
        <w:t>kurs</w:t>
      </w:r>
      <w:proofErr w:type="spellEnd"/>
      <w:r w:rsidRPr="50F063BC">
        <w:rPr>
          <w:lang w:val="en-US"/>
        </w:rPr>
        <w:t xml:space="preserve">, </w:t>
      </w:r>
      <w:proofErr w:type="spellStart"/>
      <w:r w:rsidRPr="50F063BC">
        <w:rPr>
          <w:lang w:val="en-US"/>
        </w:rPr>
        <w:t>učitalo</w:t>
      </w:r>
      <w:proofErr w:type="spellEnd"/>
      <w:r w:rsidRPr="50F063BC">
        <w:rPr>
          <w:lang w:val="en-US"/>
        </w:rPr>
        <w:t xml:space="preserve"> bi se </w:t>
      </w:r>
      <w:proofErr w:type="spellStart"/>
      <w:r w:rsidRPr="50F063BC">
        <w:rPr>
          <w:lang w:val="en-US"/>
        </w:rPr>
        <w:t>samo</w:t>
      </w:r>
      <w:proofErr w:type="spellEnd"/>
      <w:r w:rsidRPr="50F063BC">
        <w:rPr>
          <w:lang w:val="en-US"/>
        </w:rPr>
        <w:t xml:space="preserve"> </w:t>
      </w:r>
      <w:proofErr w:type="spellStart"/>
      <w:r w:rsidRPr="50F063BC">
        <w:rPr>
          <w:lang w:val="en-US"/>
        </w:rPr>
        <w:t>prvih</w:t>
      </w:r>
      <w:proofErr w:type="spellEnd"/>
      <w:r w:rsidRPr="50F063BC">
        <w:rPr>
          <w:lang w:val="en-US"/>
        </w:rPr>
        <w:t xml:space="preserve"> 10 </w:t>
      </w:r>
      <w:proofErr w:type="spellStart"/>
      <w:r w:rsidRPr="50F063BC">
        <w:rPr>
          <w:lang w:val="en-US"/>
        </w:rPr>
        <w:t>studenata</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omogućio</w:t>
      </w:r>
      <w:proofErr w:type="spellEnd"/>
      <w:r w:rsidRPr="50F063BC">
        <w:rPr>
          <w:lang w:val="en-US"/>
        </w:rPr>
        <w:t xml:space="preserve"> full text search po </w:t>
      </w:r>
      <w:proofErr w:type="spellStart"/>
      <w:r w:rsidRPr="50F063BC">
        <w:rPr>
          <w:lang w:val="en-US"/>
        </w:rPr>
        <w:t>delu</w:t>
      </w:r>
      <w:proofErr w:type="spellEnd"/>
      <w:r w:rsidRPr="50F063BC">
        <w:rPr>
          <w:lang w:val="en-US"/>
        </w:rPr>
        <w:t xml:space="preserve"> </w:t>
      </w:r>
      <w:proofErr w:type="spellStart"/>
      <w:r w:rsidRPr="50F063BC">
        <w:rPr>
          <w:lang w:val="en-US"/>
        </w:rPr>
        <w:t>imena</w:t>
      </w:r>
      <w:proofErr w:type="spellEnd"/>
      <w:r w:rsidRPr="50F063BC">
        <w:rPr>
          <w:lang w:val="en-US"/>
        </w:rPr>
        <w:t xml:space="preserve"> </w:t>
      </w:r>
      <w:proofErr w:type="spellStart"/>
      <w:r w:rsidRPr="50F063BC">
        <w:rPr>
          <w:lang w:val="en-US"/>
        </w:rPr>
        <w:t>ili</w:t>
      </w:r>
      <w:proofErr w:type="spellEnd"/>
      <w:r w:rsidRPr="50F063BC">
        <w:rPr>
          <w:lang w:val="en-US"/>
        </w:rPr>
        <w:t xml:space="preserve"> </w:t>
      </w:r>
      <w:proofErr w:type="spellStart"/>
      <w:r w:rsidRPr="50F063BC">
        <w:rPr>
          <w:lang w:val="en-US"/>
        </w:rPr>
        <w:t>prezimena</w:t>
      </w:r>
      <w:proofErr w:type="spellEnd"/>
      <w:r w:rsidRPr="50F063BC">
        <w:rPr>
          <w:lang w:val="en-US"/>
        </w:rPr>
        <w:t>.</w:t>
      </w:r>
    </w:p>
    <w:p w14:paraId="708858ED" w14:textId="03EF6EED" w:rsidR="00196E64" w:rsidRDefault="00196E64" w:rsidP="00196E64">
      <w:pPr>
        <w:jc w:val="both"/>
        <w:rPr>
          <w:lang w:val="en-US"/>
        </w:rPr>
      </w:pPr>
      <w:r>
        <w:t>Scenario 2</w:t>
      </w:r>
      <w:r w:rsidRPr="50F063BC">
        <w:rPr>
          <w:lang w:val="en-US"/>
        </w:rPr>
        <w:t xml:space="preserve">: </w:t>
      </w:r>
      <w:proofErr w:type="spellStart"/>
      <w:r w:rsidRPr="50F063BC">
        <w:rPr>
          <w:lang w:val="en-US"/>
        </w:rPr>
        <w:t>Mogu</w:t>
      </w:r>
      <w:proofErr w:type="spellEnd"/>
      <w:r>
        <w:t>će je da dođe do nestanka struje ili do otkaza serverske mašine ili operativnog sistema.</w:t>
      </w:r>
    </w:p>
    <w:p w14:paraId="5E897CD3" w14:textId="2752D220" w:rsidR="00196E64" w:rsidRPr="00A5420D" w:rsidRDefault="00196E64" w:rsidP="00196E64">
      <w:pPr>
        <w:jc w:val="both"/>
        <w:rPr>
          <w:lang w:val="en-US"/>
        </w:rPr>
      </w:pPr>
      <w:r>
        <w:t>Potencijalno rešenje</w:t>
      </w:r>
      <w:r w:rsidRPr="50F063BC">
        <w:rPr>
          <w:lang w:val="en-US"/>
        </w:rPr>
        <w:t xml:space="preserve">:Rizik se </w:t>
      </w:r>
      <w:proofErr w:type="spellStart"/>
      <w:r w:rsidRPr="50F063BC">
        <w:rPr>
          <w:lang w:val="en-US"/>
        </w:rPr>
        <w:t>mo</w:t>
      </w:r>
      <w:proofErr w:type="spellEnd"/>
      <w:r>
        <w:t>že ublažiti redovnim backupovanjem baze.</w:t>
      </w:r>
    </w:p>
    <w:p w14:paraId="664DCD9D" w14:textId="5457632B" w:rsidR="00196E64" w:rsidRDefault="00196E64" w:rsidP="00196E64">
      <w:pPr>
        <w:pStyle w:val="Heading2"/>
        <w:jc w:val="both"/>
      </w:pPr>
      <w:bookmarkStart w:id="113" w:name="_3.12_Detaljno_projektovanje"/>
      <w:bookmarkStart w:id="114" w:name="_Toc768872770"/>
      <w:bookmarkStart w:id="115" w:name="_Toc228782638"/>
      <w:bookmarkEnd w:id="113"/>
      <w:r>
        <w:t xml:space="preserve">3.12 </w:t>
      </w:r>
      <w:proofErr w:type="spellStart"/>
      <w:r>
        <w:t>Detaljno</w:t>
      </w:r>
      <w:proofErr w:type="spellEnd"/>
      <w:r>
        <w:t xml:space="preserve"> </w:t>
      </w:r>
      <w:proofErr w:type="spellStart"/>
      <w:r>
        <w:t>projektovanje</w:t>
      </w:r>
      <w:bookmarkEnd w:id="114"/>
      <w:bookmarkEnd w:id="115"/>
      <w:proofErr w:type="spellEnd"/>
    </w:p>
    <w:p w14:paraId="213C1B16" w14:textId="59719DAF" w:rsidR="00196E64" w:rsidRPr="005D120D" w:rsidRDefault="00196E64" w:rsidP="00196E64">
      <w:pPr>
        <w:pStyle w:val="Heading3"/>
        <w:jc w:val="both"/>
      </w:pPr>
      <w:bookmarkStart w:id="116" w:name="_Toc228782639"/>
      <w:r>
        <w:t>3.12.1 Analiza zahteva i projektovanje interfejsa</w:t>
      </w:r>
      <w:bookmarkEnd w:id="116"/>
    </w:p>
    <w:p w14:paraId="6D7E1C8A" w14:textId="268062FF" w:rsidR="00196E64" w:rsidRPr="003174D9" w:rsidRDefault="00196E64" w:rsidP="00196E64">
      <w:pPr>
        <w:pStyle w:val="ListParagraph"/>
        <w:numPr>
          <w:ilvl w:val="0"/>
          <w:numId w:val="8"/>
        </w:numPr>
        <w:ind w:left="360"/>
        <w:jc w:val="both"/>
      </w:pPr>
      <w:r w:rsidRPr="50F063BC">
        <w:t>Prijavljivanje korisnika</w:t>
      </w:r>
    </w:p>
    <w:p w14:paraId="1A19C369" w14:textId="77777777" w:rsidR="00196E64" w:rsidRPr="00AE0458" w:rsidRDefault="00196E64" w:rsidP="00196E64">
      <w:pPr>
        <w:pStyle w:val="ListParagraph"/>
        <w:numPr>
          <w:ilvl w:val="0"/>
          <w:numId w:val="8"/>
        </w:numPr>
        <w:ind w:left="360"/>
        <w:jc w:val="both"/>
        <w:rPr>
          <w:lang w:val="de-AT"/>
        </w:rPr>
      </w:pPr>
      <w:r w:rsidRPr="50F063BC">
        <w:t xml:space="preserve">Pregled svih ispita u aktuelnom ispitnom </w:t>
      </w:r>
      <w:r w:rsidRPr="50F063BC">
        <w:rPr>
          <w:lang w:val="de-AT"/>
        </w:rPr>
        <w:t>roku</w:t>
      </w:r>
    </w:p>
    <w:p w14:paraId="696A4E8F" w14:textId="77777777" w:rsidR="00196E64" w:rsidRPr="006D7207" w:rsidRDefault="00196E64" w:rsidP="00196E64">
      <w:pPr>
        <w:pStyle w:val="ListParagraph"/>
        <w:numPr>
          <w:ilvl w:val="0"/>
          <w:numId w:val="8"/>
        </w:numPr>
        <w:ind w:left="360"/>
        <w:jc w:val="both"/>
        <w:rPr>
          <w:lang w:val="en-US"/>
        </w:rPr>
      </w:pPr>
      <w:proofErr w:type="spellStart"/>
      <w:r w:rsidRPr="50F063BC">
        <w:rPr>
          <w:lang w:val="en-US"/>
        </w:rPr>
        <w:t>Pregled</w:t>
      </w:r>
      <w:proofErr w:type="spellEnd"/>
      <w:r w:rsidRPr="50F063BC">
        <w:rPr>
          <w:lang w:val="en-US"/>
        </w:rPr>
        <w:t xml:space="preserve"> </w:t>
      </w:r>
      <w:proofErr w:type="spellStart"/>
      <w:r w:rsidRPr="50F063BC">
        <w:rPr>
          <w:lang w:val="en-US"/>
        </w:rPr>
        <w:t>studentovih</w:t>
      </w:r>
      <w:proofErr w:type="spellEnd"/>
      <w:r w:rsidRPr="50F063BC">
        <w:rPr>
          <w:lang w:val="en-US"/>
        </w:rPr>
        <w:t xml:space="preserve"> </w:t>
      </w:r>
      <w:proofErr w:type="spellStart"/>
      <w:r w:rsidRPr="50F063BC">
        <w:rPr>
          <w:lang w:val="en-US"/>
        </w:rPr>
        <w:t>ispita</w:t>
      </w:r>
      <w:proofErr w:type="spellEnd"/>
      <w:r w:rsidRPr="50F063BC">
        <w:rPr>
          <w:lang w:val="en-US"/>
        </w:rPr>
        <w:t xml:space="preserve"> u </w:t>
      </w:r>
      <w:proofErr w:type="spellStart"/>
      <w:r w:rsidRPr="50F063BC">
        <w:rPr>
          <w:lang w:val="en-US"/>
        </w:rPr>
        <w:t>aktuelnom</w:t>
      </w:r>
      <w:proofErr w:type="spellEnd"/>
      <w:r w:rsidRPr="50F063BC">
        <w:rPr>
          <w:lang w:val="en-US"/>
        </w:rPr>
        <w:t xml:space="preserve"> </w:t>
      </w:r>
      <w:proofErr w:type="spellStart"/>
      <w:r w:rsidRPr="50F063BC">
        <w:rPr>
          <w:lang w:val="en-US"/>
        </w:rPr>
        <w:t>ispitnom</w:t>
      </w:r>
      <w:proofErr w:type="spellEnd"/>
      <w:r w:rsidRPr="50F063BC">
        <w:rPr>
          <w:lang w:val="en-US"/>
        </w:rPr>
        <w:t xml:space="preserve"> </w:t>
      </w:r>
      <w:proofErr w:type="spellStart"/>
      <w:r w:rsidRPr="50F063BC">
        <w:rPr>
          <w:lang w:val="en-US"/>
        </w:rPr>
        <w:t>roku</w:t>
      </w:r>
      <w:proofErr w:type="spellEnd"/>
    </w:p>
    <w:p w14:paraId="2E54C5BA" w14:textId="77777777" w:rsidR="00196E64" w:rsidRPr="000267B7" w:rsidRDefault="00196E64" w:rsidP="00196E64">
      <w:pPr>
        <w:pStyle w:val="ListParagraph"/>
        <w:numPr>
          <w:ilvl w:val="0"/>
          <w:numId w:val="8"/>
        </w:numPr>
        <w:ind w:left="360"/>
        <w:jc w:val="both"/>
        <w:rPr>
          <w:lang w:val="en-US"/>
        </w:rPr>
      </w:pPr>
      <w:proofErr w:type="spellStart"/>
      <w:r w:rsidRPr="50F063BC">
        <w:rPr>
          <w:lang w:val="en-US"/>
        </w:rPr>
        <w:t>Pregled</w:t>
      </w:r>
      <w:proofErr w:type="spellEnd"/>
      <w:r w:rsidRPr="50F063BC">
        <w:rPr>
          <w:lang w:val="en-US"/>
        </w:rPr>
        <w:t xml:space="preserve"> </w:t>
      </w:r>
      <w:proofErr w:type="spellStart"/>
      <w:r w:rsidRPr="50F063BC">
        <w:rPr>
          <w:lang w:val="en-US"/>
        </w:rPr>
        <w:t>uspešnih</w:t>
      </w:r>
      <w:proofErr w:type="spellEnd"/>
      <w:r w:rsidRPr="50F063BC">
        <w:rPr>
          <w:lang w:val="en-US"/>
        </w:rPr>
        <w:t xml:space="preserve"> </w:t>
      </w:r>
      <w:proofErr w:type="spellStart"/>
      <w:r w:rsidRPr="50F063BC">
        <w:rPr>
          <w:lang w:val="en-US"/>
        </w:rPr>
        <w:t>polaganja</w:t>
      </w:r>
      <w:proofErr w:type="spellEnd"/>
      <w:r w:rsidRPr="50F063BC">
        <w:rPr>
          <w:lang w:val="en-US"/>
        </w:rPr>
        <w:t xml:space="preserve"> </w:t>
      </w:r>
      <w:proofErr w:type="spellStart"/>
      <w:r w:rsidRPr="50F063BC">
        <w:rPr>
          <w:lang w:val="en-US"/>
        </w:rPr>
        <w:t>ispita</w:t>
      </w:r>
      <w:proofErr w:type="spellEnd"/>
    </w:p>
    <w:p w14:paraId="05323B21" w14:textId="77777777" w:rsidR="00196E64" w:rsidRDefault="00196E64" w:rsidP="00196E64">
      <w:pPr>
        <w:pStyle w:val="ListParagraph"/>
        <w:numPr>
          <w:ilvl w:val="0"/>
          <w:numId w:val="8"/>
        </w:numPr>
        <w:ind w:left="360"/>
        <w:jc w:val="both"/>
        <w:rPr>
          <w:lang w:val="en-US"/>
        </w:rPr>
      </w:pPr>
      <w:proofErr w:type="spellStart"/>
      <w:r w:rsidRPr="50F063BC">
        <w:rPr>
          <w:lang w:val="en-US"/>
        </w:rPr>
        <w:t>Prijavaljivanje</w:t>
      </w:r>
      <w:proofErr w:type="spellEnd"/>
      <w:r w:rsidRPr="50F063BC">
        <w:rPr>
          <w:lang w:val="en-US"/>
        </w:rPr>
        <w:t xml:space="preserve"> </w:t>
      </w:r>
      <w:proofErr w:type="spellStart"/>
      <w:r w:rsidRPr="50F063BC">
        <w:rPr>
          <w:lang w:val="en-US"/>
        </w:rPr>
        <w:t>polaganja</w:t>
      </w:r>
      <w:proofErr w:type="spellEnd"/>
      <w:r w:rsidRPr="50F063BC">
        <w:rPr>
          <w:lang w:val="en-US"/>
        </w:rPr>
        <w:t xml:space="preserve"> </w:t>
      </w:r>
      <w:proofErr w:type="spellStart"/>
      <w:r w:rsidRPr="50F063BC">
        <w:rPr>
          <w:lang w:val="en-US"/>
        </w:rPr>
        <w:t>ispita</w:t>
      </w:r>
      <w:proofErr w:type="spellEnd"/>
    </w:p>
    <w:p w14:paraId="73130A32" w14:textId="6107214A" w:rsidR="00196E64" w:rsidRDefault="00196E64" w:rsidP="00196E64">
      <w:pPr>
        <w:pStyle w:val="ListParagraph"/>
        <w:numPr>
          <w:ilvl w:val="0"/>
          <w:numId w:val="8"/>
        </w:numPr>
        <w:ind w:left="360"/>
        <w:jc w:val="both"/>
        <w:rPr>
          <w:lang w:val="en-US"/>
        </w:rPr>
      </w:pPr>
      <w:proofErr w:type="spellStart"/>
      <w:r w:rsidRPr="50F063BC">
        <w:rPr>
          <w:lang w:val="en-US"/>
        </w:rPr>
        <w:t>Odjavljivanje</w:t>
      </w:r>
      <w:proofErr w:type="spellEnd"/>
      <w:r w:rsidRPr="50F063BC">
        <w:rPr>
          <w:lang w:val="en-US"/>
        </w:rPr>
        <w:t xml:space="preserve"> </w:t>
      </w:r>
      <w:proofErr w:type="spellStart"/>
      <w:r w:rsidRPr="50F063BC">
        <w:rPr>
          <w:lang w:val="en-US"/>
        </w:rPr>
        <w:t>polaganja</w:t>
      </w:r>
      <w:proofErr w:type="spellEnd"/>
      <w:r w:rsidRPr="50F063BC">
        <w:rPr>
          <w:lang w:val="en-US"/>
        </w:rPr>
        <w:t xml:space="preserve"> </w:t>
      </w:r>
      <w:proofErr w:type="spellStart"/>
      <w:r w:rsidRPr="50F063BC">
        <w:rPr>
          <w:lang w:val="en-US"/>
        </w:rPr>
        <w:t>ispita</w:t>
      </w:r>
      <w:proofErr w:type="spellEnd"/>
    </w:p>
    <w:p w14:paraId="3C7B1C9F" w14:textId="77777777" w:rsidR="00196E64" w:rsidRPr="006D7207" w:rsidRDefault="00196E64" w:rsidP="00196E64">
      <w:pPr>
        <w:pStyle w:val="ListParagraph"/>
        <w:numPr>
          <w:ilvl w:val="0"/>
          <w:numId w:val="8"/>
        </w:numPr>
        <w:ind w:left="360"/>
        <w:jc w:val="both"/>
        <w:rPr>
          <w:lang w:val="en-US"/>
        </w:rPr>
      </w:pPr>
      <w:proofErr w:type="spellStart"/>
      <w:r w:rsidRPr="50F063BC">
        <w:rPr>
          <w:lang w:val="en-US"/>
        </w:rPr>
        <w:t>Ocenjivanje</w:t>
      </w:r>
      <w:proofErr w:type="spellEnd"/>
      <w:r w:rsidRPr="50F063BC">
        <w:rPr>
          <w:lang w:val="en-US"/>
        </w:rPr>
        <w:t xml:space="preserve"> </w:t>
      </w:r>
      <w:proofErr w:type="spellStart"/>
      <w:r w:rsidRPr="50F063BC">
        <w:rPr>
          <w:lang w:val="en-US"/>
        </w:rPr>
        <w:t>prijave</w:t>
      </w:r>
      <w:proofErr w:type="spellEnd"/>
      <w:r w:rsidRPr="50F063BC">
        <w:rPr>
          <w:lang w:val="en-US"/>
        </w:rPr>
        <w:t xml:space="preserve"> </w:t>
      </w:r>
      <w:proofErr w:type="spellStart"/>
      <w:r w:rsidRPr="50F063BC">
        <w:rPr>
          <w:lang w:val="en-US"/>
        </w:rPr>
        <w:t>studenta</w:t>
      </w:r>
      <w:proofErr w:type="spellEnd"/>
    </w:p>
    <w:p w14:paraId="5A05CE5C" w14:textId="0CD89AA2" w:rsidR="00196E64" w:rsidRDefault="00196E64" w:rsidP="00196E64">
      <w:pPr>
        <w:pStyle w:val="ListParagraph"/>
        <w:numPr>
          <w:ilvl w:val="0"/>
          <w:numId w:val="8"/>
        </w:numPr>
        <w:ind w:left="360"/>
        <w:jc w:val="both"/>
        <w:rPr>
          <w:lang w:val="en-US"/>
        </w:rPr>
      </w:pPr>
      <w:proofErr w:type="spellStart"/>
      <w:r w:rsidRPr="50F063BC">
        <w:rPr>
          <w:lang w:val="en-US"/>
        </w:rPr>
        <w:t>Odjavljivanje</w:t>
      </w:r>
      <w:proofErr w:type="spellEnd"/>
      <w:r w:rsidRPr="50F063BC">
        <w:rPr>
          <w:lang w:val="en-US"/>
        </w:rPr>
        <w:t xml:space="preserve"> </w:t>
      </w:r>
      <w:proofErr w:type="spellStart"/>
      <w:r w:rsidRPr="50F063BC">
        <w:rPr>
          <w:lang w:val="en-US"/>
        </w:rPr>
        <w:t>korisnika</w:t>
      </w:r>
      <w:proofErr w:type="spellEnd"/>
    </w:p>
    <w:p w14:paraId="6D382992" w14:textId="268432CD" w:rsidR="00196E64" w:rsidRDefault="00196E64" w:rsidP="00196E64">
      <w:pPr>
        <w:pStyle w:val="ListParagraph"/>
        <w:numPr>
          <w:ilvl w:val="0"/>
          <w:numId w:val="8"/>
        </w:numPr>
        <w:ind w:left="360"/>
        <w:jc w:val="both"/>
        <w:rPr>
          <w:lang w:val="en-US"/>
        </w:rPr>
      </w:pPr>
      <w:proofErr w:type="spellStart"/>
      <w:r w:rsidRPr="50F063BC">
        <w:rPr>
          <w:lang w:val="en-US"/>
        </w:rPr>
        <w:t>Pregled</w:t>
      </w:r>
      <w:proofErr w:type="spellEnd"/>
      <w:r w:rsidRPr="50F063BC">
        <w:rPr>
          <w:lang w:val="en-US"/>
        </w:rPr>
        <w:t xml:space="preserve"> </w:t>
      </w:r>
      <w:proofErr w:type="spellStart"/>
      <w:r w:rsidRPr="50F063BC">
        <w:rPr>
          <w:lang w:val="en-US"/>
        </w:rPr>
        <w:t>izveštaja</w:t>
      </w:r>
      <w:proofErr w:type="spellEnd"/>
      <w:r w:rsidRPr="50F063BC">
        <w:rPr>
          <w:lang w:val="en-US"/>
        </w:rPr>
        <w:t xml:space="preserve"> </w:t>
      </w:r>
      <w:proofErr w:type="spellStart"/>
      <w:r w:rsidRPr="50F063BC">
        <w:rPr>
          <w:lang w:val="en-US"/>
        </w:rPr>
        <w:t>polaganja</w:t>
      </w:r>
      <w:proofErr w:type="spellEnd"/>
      <w:r w:rsidRPr="50F063BC">
        <w:rPr>
          <w:lang w:val="en-US"/>
        </w:rPr>
        <w:t xml:space="preserve"> </w:t>
      </w:r>
      <w:proofErr w:type="spellStart"/>
      <w:r w:rsidRPr="50F063BC">
        <w:rPr>
          <w:lang w:val="en-US"/>
        </w:rPr>
        <w:t>predmeta</w:t>
      </w:r>
      <w:proofErr w:type="spellEnd"/>
      <w:r w:rsidRPr="50F063BC">
        <w:rPr>
          <w:lang w:val="en-US"/>
        </w:rPr>
        <w:t xml:space="preserve"> u </w:t>
      </w:r>
      <w:proofErr w:type="spellStart"/>
      <w:r w:rsidRPr="50F063BC">
        <w:rPr>
          <w:lang w:val="en-US"/>
        </w:rPr>
        <w:t>ispitnom</w:t>
      </w:r>
      <w:proofErr w:type="spellEnd"/>
      <w:r w:rsidRPr="50F063BC">
        <w:rPr>
          <w:lang w:val="en-US"/>
        </w:rPr>
        <w:t xml:space="preserve"> </w:t>
      </w:r>
      <w:proofErr w:type="spellStart"/>
      <w:r w:rsidRPr="50F063BC">
        <w:rPr>
          <w:lang w:val="en-US"/>
        </w:rPr>
        <w:t>roku</w:t>
      </w:r>
      <w:proofErr w:type="spellEnd"/>
    </w:p>
    <w:p w14:paraId="3A1D9234" w14:textId="674AD9ED" w:rsidR="00196E64" w:rsidRPr="006D7207" w:rsidRDefault="00196E64" w:rsidP="00196E64">
      <w:pPr>
        <w:pStyle w:val="ListParagraph"/>
        <w:numPr>
          <w:ilvl w:val="0"/>
          <w:numId w:val="8"/>
        </w:numPr>
        <w:ind w:left="360"/>
        <w:jc w:val="both"/>
        <w:rPr>
          <w:lang w:val="en-US"/>
        </w:rPr>
      </w:pPr>
      <w:proofErr w:type="spellStart"/>
      <w:r w:rsidRPr="50F063BC">
        <w:rPr>
          <w:lang w:val="en-US"/>
        </w:rPr>
        <w:t>Pregled</w:t>
      </w:r>
      <w:proofErr w:type="spellEnd"/>
      <w:r w:rsidRPr="50F063BC">
        <w:rPr>
          <w:lang w:val="en-US"/>
        </w:rPr>
        <w:t xml:space="preserve"> </w:t>
      </w:r>
      <w:proofErr w:type="spellStart"/>
      <w:r w:rsidRPr="50F063BC">
        <w:rPr>
          <w:lang w:val="en-US"/>
        </w:rPr>
        <w:t>izveštaja</w:t>
      </w:r>
      <w:proofErr w:type="spellEnd"/>
      <w:r w:rsidRPr="50F063BC">
        <w:rPr>
          <w:lang w:val="en-US"/>
        </w:rPr>
        <w:t xml:space="preserve"> </w:t>
      </w:r>
      <w:proofErr w:type="spellStart"/>
      <w:r w:rsidRPr="50F063BC">
        <w:rPr>
          <w:lang w:val="en-US"/>
        </w:rPr>
        <w:t>predmetu</w:t>
      </w:r>
      <w:proofErr w:type="spellEnd"/>
      <w:r w:rsidRPr="50F063BC">
        <w:rPr>
          <w:lang w:val="en-US"/>
        </w:rPr>
        <w:t xml:space="preserve"> u </w:t>
      </w:r>
      <w:proofErr w:type="spellStart"/>
      <w:r w:rsidRPr="50F063BC">
        <w:rPr>
          <w:lang w:val="en-US"/>
        </w:rPr>
        <w:t>školskoj</w:t>
      </w:r>
      <w:proofErr w:type="spellEnd"/>
      <w:r w:rsidRPr="50F063BC">
        <w:rPr>
          <w:lang w:val="en-US"/>
        </w:rPr>
        <w:t xml:space="preserve"> </w:t>
      </w:r>
      <w:proofErr w:type="spellStart"/>
      <w:r w:rsidRPr="50F063BC">
        <w:rPr>
          <w:lang w:val="en-US"/>
        </w:rPr>
        <w:t>godini</w:t>
      </w:r>
      <w:proofErr w:type="spellEnd"/>
    </w:p>
    <w:p w14:paraId="2BCA8E05" w14:textId="77777777" w:rsidR="00196E64" w:rsidRPr="006D7207" w:rsidRDefault="00196E64" w:rsidP="00196E64">
      <w:pPr>
        <w:pStyle w:val="ListParagraph"/>
        <w:ind w:left="1800"/>
        <w:jc w:val="both"/>
        <w:rPr>
          <w:rFonts w:cstheme="minorHAnsi"/>
          <w:lang w:val="en-US"/>
        </w:rPr>
      </w:pPr>
    </w:p>
    <w:p w14:paraId="047828C7" w14:textId="29AEF5B7" w:rsidR="00196E64" w:rsidRDefault="33AB813D" w:rsidP="1B35880D">
      <w:pPr>
        <w:keepNext/>
        <w:ind w:left="1080"/>
      </w:pPr>
      <w:r>
        <w:rPr>
          <w:noProof/>
        </w:rPr>
        <w:drawing>
          <wp:inline distT="0" distB="0" distL="0" distR="0" wp14:anchorId="722518F9" wp14:editId="7CA7BB45">
            <wp:extent cx="4527251" cy="3787219"/>
            <wp:effectExtent l="0" t="0" r="6985" b="3810"/>
            <wp:docPr id="12734076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07698" name="Picture 4"/>
                    <pic:cNvPicPr/>
                  </pic:nvPicPr>
                  <pic:blipFill>
                    <a:blip r:embed="rId43"/>
                    <a:stretch>
                      <a:fillRect/>
                    </a:stretch>
                  </pic:blipFill>
                  <pic:spPr>
                    <a:xfrm>
                      <a:off x="0" y="0"/>
                      <a:ext cx="4527251" cy="3787219"/>
                    </a:xfrm>
                    <a:prstGeom prst="rect">
                      <a:avLst/>
                    </a:prstGeom>
                  </pic:spPr>
                </pic:pic>
              </a:graphicData>
            </a:graphic>
          </wp:inline>
        </w:drawing>
      </w:r>
    </w:p>
    <w:p w14:paraId="4C9EF11A" w14:textId="71E67D16" w:rsidR="00196E64" w:rsidRDefault="00196E64" w:rsidP="00196E64">
      <w:pPr>
        <w:pStyle w:val="Caption"/>
        <w:jc w:val="center"/>
      </w:pPr>
      <w:bookmarkStart w:id="117" w:name="_Toc228782698"/>
      <w:r>
        <w:t xml:space="preserve">Slika </w:t>
      </w:r>
      <w:r>
        <w:fldChar w:fldCharType="begin"/>
      </w:r>
      <w:r>
        <w:instrText xml:space="preserve"> SEQ Slika \* ARABIC </w:instrText>
      </w:r>
      <w:r>
        <w:fldChar w:fldCharType="separate"/>
      </w:r>
      <w:r>
        <w:rPr>
          <w:noProof/>
        </w:rPr>
        <w:t>30</w:t>
      </w:r>
      <w:r>
        <w:fldChar w:fldCharType="end"/>
      </w:r>
      <w:r>
        <w:t xml:space="preserve">: </w:t>
      </w:r>
      <w:r w:rsidRPr="0034142B">
        <w:t>Dijagram slučajeva korišćenja</w:t>
      </w:r>
      <w:bookmarkEnd w:id="117"/>
    </w:p>
    <w:p w14:paraId="5E0BD11D" w14:textId="5579E9F4" w:rsidR="00196E64" w:rsidRPr="006A1CCB" w:rsidRDefault="00196E64" w:rsidP="00196E64">
      <w:pPr>
        <w:pStyle w:val="Caption"/>
        <w:jc w:val="center"/>
        <w:rPr>
          <w:rFonts w:cstheme="minorHAnsi"/>
          <w:lang w:val="en-US"/>
        </w:rPr>
      </w:pPr>
      <w:r w:rsidRPr="006E18AB">
        <w:tab/>
      </w:r>
    </w:p>
    <w:p w14:paraId="06623A94" w14:textId="0BD59442" w:rsidR="00196E64" w:rsidRPr="00902E10" w:rsidRDefault="00196E64" w:rsidP="00196E64">
      <w:pPr>
        <w:pStyle w:val="Heading4"/>
      </w:pPr>
      <w:bookmarkStart w:id="118" w:name="_Toc64183083"/>
      <w:bookmarkStart w:id="119" w:name="_Toc337053397"/>
      <w:bookmarkStart w:id="120" w:name="_Toc228782640"/>
      <w:r>
        <w:t xml:space="preserve">3.12.1.1. Slučaj korišćenja 1 – Prijavljivanje </w:t>
      </w:r>
      <w:bookmarkEnd w:id="118"/>
      <w:r>
        <w:t>korisnika</w:t>
      </w:r>
      <w:bookmarkEnd w:id="119"/>
      <w:bookmarkEnd w:id="120"/>
    </w:p>
    <w:p w14:paraId="016DE89B" w14:textId="77777777" w:rsidR="00196E64" w:rsidRPr="0001744A" w:rsidRDefault="00196E64" w:rsidP="00196E64">
      <w:pPr>
        <w:pStyle w:val="Normal1"/>
        <w:spacing w:line="240" w:lineRule="auto"/>
        <w:jc w:val="both"/>
        <w:rPr>
          <w:rFonts w:asciiTheme="minorHAnsi" w:hAnsiTheme="minorHAnsi" w:cstheme="minorBidi"/>
          <w:color w:val="auto"/>
          <w:lang w:val="sr-Latn-RS"/>
        </w:rPr>
      </w:pPr>
      <w:r w:rsidRPr="50F063BC">
        <w:rPr>
          <w:rFonts w:asciiTheme="minorHAnsi" w:hAnsiTheme="minorHAnsi" w:cstheme="minorBidi"/>
          <w:b/>
          <w:bCs/>
          <w:color w:val="auto"/>
          <w:lang w:val="sr-Latn-RS"/>
        </w:rPr>
        <w:t>Naziv SK</w:t>
      </w:r>
    </w:p>
    <w:p w14:paraId="7081358F" w14:textId="77777777" w:rsidR="00196E64" w:rsidRPr="0001744A" w:rsidRDefault="00196E64" w:rsidP="00196E64">
      <w:pPr>
        <w:pStyle w:val="Normal1"/>
        <w:spacing w:after="120" w:line="240" w:lineRule="auto"/>
        <w:jc w:val="both"/>
        <w:rPr>
          <w:rFonts w:asciiTheme="minorHAnsi" w:hAnsiTheme="minorHAnsi" w:cstheme="minorBidi"/>
          <w:color w:val="auto"/>
          <w:lang w:val="sr-Latn-RS"/>
        </w:rPr>
      </w:pPr>
      <w:r w:rsidRPr="50F063BC">
        <w:rPr>
          <w:rFonts w:asciiTheme="minorHAnsi" w:hAnsiTheme="minorHAnsi" w:cstheme="minorBidi"/>
          <w:color w:val="auto"/>
          <w:lang w:val="sr-Latn-RS"/>
        </w:rPr>
        <w:t xml:space="preserve">Prijavljivanje </w:t>
      </w:r>
      <w:r w:rsidRPr="50F063BC">
        <w:rPr>
          <w:rFonts w:asciiTheme="minorHAnsi" w:hAnsiTheme="minorHAnsi" w:cstheme="minorBidi"/>
          <w:i/>
          <w:iCs/>
          <w:color w:val="0070C0"/>
          <w:lang w:val="sr-Latn-RS"/>
        </w:rPr>
        <w:t>korisnika</w:t>
      </w:r>
    </w:p>
    <w:p w14:paraId="27F09215" w14:textId="77777777" w:rsidR="00196E64" w:rsidRPr="0001744A" w:rsidRDefault="00196E64" w:rsidP="00196E64">
      <w:pPr>
        <w:pStyle w:val="Normal1"/>
        <w:spacing w:line="240" w:lineRule="auto"/>
        <w:jc w:val="both"/>
        <w:rPr>
          <w:rFonts w:asciiTheme="minorHAnsi" w:hAnsiTheme="minorHAnsi" w:cstheme="minorBidi"/>
          <w:color w:val="auto"/>
          <w:lang w:val="sr-Latn-RS"/>
        </w:rPr>
      </w:pPr>
      <w:r w:rsidRPr="50F063BC">
        <w:rPr>
          <w:rFonts w:asciiTheme="minorHAnsi" w:hAnsiTheme="minorHAnsi" w:cstheme="minorBidi"/>
          <w:b/>
          <w:bCs/>
          <w:color w:val="auto"/>
          <w:lang w:val="sr-Latn-RS"/>
        </w:rPr>
        <w:t>Akteri SK</w:t>
      </w:r>
    </w:p>
    <w:p w14:paraId="5320FAA2" w14:textId="77777777" w:rsidR="00196E64" w:rsidRPr="0001744A" w:rsidRDefault="00196E64" w:rsidP="00196E64">
      <w:pPr>
        <w:pStyle w:val="Normal1"/>
        <w:spacing w:after="120" w:line="240" w:lineRule="auto"/>
        <w:jc w:val="both"/>
        <w:rPr>
          <w:rFonts w:asciiTheme="minorHAnsi" w:hAnsiTheme="minorHAnsi" w:cstheme="minorBidi"/>
          <w:i/>
          <w:iCs/>
          <w:color w:val="FF0000"/>
          <w:lang w:val="sr-Latn-RS"/>
        </w:rPr>
      </w:pPr>
      <w:r w:rsidRPr="50F063BC">
        <w:rPr>
          <w:rFonts w:asciiTheme="minorHAnsi" w:hAnsiTheme="minorHAnsi" w:cstheme="minorBidi"/>
          <w:i/>
          <w:iCs/>
          <w:color w:val="FF0000"/>
          <w:lang w:val="sr-Latn-RS"/>
        </w:rPr>
        <w:t>Korisnik</w:t>
      </w:r>
    </w:p>
    <w:p w14:paraId="333BEBE0" w14:textId="77777777" w:rsidR="00196E64" w:rsidRPr="0001744A" w:rsidRDefault="00196E64" w:rsidP="00196E64">
      <w:pPr>
        <w:pStyle w:val="Normal1"/>
        <w:spacing w:after="120" w:line="240" w:lineRule="auto"/>
        <w:jc w:val="both"/>
        <w:rPr>
          <w:rFonts w:asciiTheme="minorHAnsi" w:hAnsiTheme="minorHAnsi" w:cstheme="minorBidi"/>
          <w:color w:val="auto"/>
          <w:lang w:val="sr-Latn-RS"/>
        </w:rPr>
      </w:pPr>
      <w:r w:rsidRPr="50F063BC">
        <w:rPr>
          <w:rFonts w:asciiTheme="minorHAnsi" w:hAnsiTheme="minorHAnsi" w:cstheme="minorBidi"/>
          <w:b/>
          <w:bCs/>
          <w:color w:val="auto"/>
          <w:lang w:val="sr-Latn-RS"/>
        </w:rPr>
        <w:t>Učesnici</w:t>
      </w:r>
      <w:r w:rsidRPr="50F063BC">
        <w:rPr>
          <w:rFonts w:asciiTheme="minorHAnsi" w:hAnsiTheme="minorHAnsi" w:cstheme="minorBidi"/>
          <w:color w:val="auto"/>
          <w:lang w:val="sr-Latn-RS"/>
        </w:rPr>
        <w:t xml:space="preserve"> </w:t>
      </w:r>
      <w:r w:rsidRPr="50F063BC">
        <w:rPr>
          <w:rFonts w:asciiTheme="minorHAnsi" w:hAnsiTheme="minorHAnsi" w:cstheme="minorBidi"/>
          <w:b/>
          <w:bCs/>
          <w:color w:val="auto"/>
          <w:lang w:val="sr-Latn-RS"/>
        </w:rPr>
        <w:t>SK</w:t>
      </w:r>
      <w:r w:rsidRPr="50F063BC">
        <w:rPr>
          <w:rFonts w:asciiTheme="minorHAnsi" w:hAnsiTheme="minorHAnsi" w:cstheme="minorBidi"/>
          <w:color w:val="auto"/>
          <w:lang w:val="sr-Latn-RS"/>
        </w:rPr>
        <w:t xml:space="preserve">: </w:t>
      </w:r>
      <w:r w:rsidRPr="50F063BC">
        <w:rPr>
          <w:rFonts w:asciiTheme="minorHAnsi" w:hAnsiTheme="minorHAnsi" w:cstheme="minorBidi"/>
          <w:i/>
          <w:iCs/>
          <w:color w:val="FF0000"/>
          <w:lang w:val="sr-Latn-RS"/>
        </w:rPr>
        <w:t>Korisnik</w:t>
      </w:r>
      <w:r w:rsidRPr="50F063BC">
        <w:rPr>
          <w:rFonts w:asciiTheme="minorHAnsi" w:hAnsiTheme="minorHAnsi" w:cstheme="minorBidi"/>
          <w:color w:val="auto"/>
          <w:lang w:val="sr-Latn-RS"/>
        </w:rPr>
        <w:t xml:space="preserve"> i </w:t>
      </w:r>
      <w:r w:rsidRPr="50F063BC">
        <w:rPr>
          <w:rFonts w:asciiTheme="minorHAnsi" w:hAnsiTheme="minorHAnsi" w:cstheme="minorBidi"/>
          <w:i/>
          <w:iCs/>
          <w:color w:val="538135" w:themeColor="accent6" w:themeShade="BF"/>
          <w:lang w:val="sr-Latn-RS"/>
        </w:rPr>
        <w:t>sistem</w:t>
      </w:r>
      <w:r w:rsidRPr="50F063BC">
        <w:rPr>
          <w:rFonts w:asciiTheme="minorHAnsi" w:hAnsiTheme="minorHAnsi" w:cstheme="minorBidi"/>
          <w:color w:val="auto"/>
          <w:lang w:val="sr-Latn-RS"/>
        </w:rPr>
        <w:t xml:space="preserve"> (program)</w:t>
      </w:r>
    </w:p>
    <w:p w14:paraId="1CD4ADBE" w14:textId="77777777" w:rsidR="00196E64" w:rsidRPr="0001744A" w:rsidRDefault="00196E64" w:rsidP="00196E64">
      <w:pPr>
        <w:pStyle w:val="Normal1"/>
        <w:spacing w:after="120" w:line="240" w:lineRule="auto"/>
        <w:jc w:val="both"/>
        <w:rPr>
          <w:rFonts w:asciiTheme="minorHAnsi" w:hAnsiTheme="minorHAnsi" w:cstheme="minorBidi"/>
          <w:color w:val="auto"/>
          <w:lang w:val="sr-Latn-RS"/>
        </w:rPr>
      </w:pPr>
      <w:r w:rsidRPr="50F063BC">
        <w:rPr>
          <w:rFonts w:asciiTheme="minorHAnsi" w:hAnsiTheme="minorHAnsi" w:cstheme="minorBidi"/>
          <w:b/>
          <w:bCs/>
          <w:color w:val="auto"/>
          <w:lang w:val="sr-Latn-RS"/>
        </w:rPr>
        <w:t>Preduslov</w:t>
      </w:r>
      <w:r w:rsidRPr="50F063BC">
        <w:rPr>
          <w:rFonts w:asciiTheme="minorHAnsi" w:hAnsiTheme="minorHAnsi" w:cstheme="minorBidi"/>
          <w:color w:val="auto"/>
          <w:lang w:val="sr-Latn-RS"/>
        </w:rPr>
        <w:t xml:space="preserve">: </w:t>
      </w:r>
      <w:r w:rsidRPr="50F063BC">
        <w:rPr>
          <w:rFonts w:asciiTheme="minorHAnsi" w:hAnsiTheme="minorHAnsi" w:cstheme="minorBidi"/>
          <w:i/>
          <w:iCs/>
          <w:color w:val="538135" w:themeColor="accent6" w:themeShade="BF"/>
          <w:lang w:val="sr-Latn-RS"/>
        </w:rPr>
        <w:t>Sistem</w:t>
      </w:r>
      <w:r w:rsidRPr="50F063BC">
        <w:rPr>
          <w:rFonts w:asciiTheme="minorHAnsi" w:hAnsiTheme="minorHAnsi" w:cstheme="minorBidi"/>
          <w:i/>
          <w:iCs/>
          <w:color w:val="auto"/>
          <w:lang w:val="sr-Latn-RS"/>
        </w:rPr>
        <w:t xml:space="preserve"> </w:t>
      </w:r>
      <w:r w:rsidRPr="50F063BC">
        <w:rPr>
          <w:rFonts w:asciiTheme="minorHAnsi" w:hAnsiTheme="minorHAnsi" w:cstheme="minorBidi"/>
          <w:color w:val="auto"/>
          <w:lang w:val="sr-Latn-RS"/>
        </w:rPr>
        <w:t xml:space="preserve">je uključen i prikazuje formu za prijavljivanje </w:t>
      </w:r>
      <w:r w:rsidRPr="50F063BC">
        <w:rPr>
          <w:rFonts w:asciiTheme="minorHAnsi" w:hAnsiTheme="minorHAnsi" w:cstheme="minorBidi"/>
          <w:i/>
          <w:iCs/>
          <w:color w:val="0070C0"/>
          <w:lang w:val="sr-Latn-RS"/>
        </w:rPr>
        <w:t>korisnika</w:t>
      </w:r>
      <w:r w:rsidRPr="50F063BC">
        <w:rPr>
          <w:rFonts w:asciiTheme="minorHAnsi" w:hAnsiTheme="minorHAnsi" w:cstheme="minorBidi"/>
          <w:color w:val="auto"/>
          <w:lang w:val="sr-Latn-RS"/>
        </w:rPr>
        <w:t>.</w:t>
      </w:r>
    </w:p>
    <w:p w14:paraId="261A22CC" w14:textId="77777777" w:rsidR="00196E64" w:rsidRPr="006D7207" w:rsidRDefault="00196E64" w:rsidP="00196E64">
      <w:pPr>
        <w:pStyle w:val="Normal1"/>
        <w:spacing w:line="240" w:lineRule="auto"/>
        <w:jc w:val="both"/>
        <w:rPr>
          <w:rFonts w:asciiTheme="minorHAnsi" w:hAnsiTheme="minorHAnsi" w:cstheme="minorBidi"/>
          <w:color w:val="auto"/>
        </w:rPr>
      </w:pPr>
      <w:proofErr w:type="spellStart"/>
      <w:r w:rsidRPr="50F063BC">
        <w:rPr>
          <w:rFonts w:asciiTheme="minorHAnsi" w:hAnsiTheme="minorHAnsi" w:cstheme="minorBidi"/>
          <w:b/>
          <w:bCs/>
        </w:rPr>
        <w:t>Osnovni</w:t>
      </w:r>
      <w:proofErr w:type="spellEnd"/>
      <w:r w:rsidRPr="50F063BC">
        <w:rPr>
          <w:rFonts w:asciiTheme="minorHAnsi" w:hAnsiTheme="minorHAnsi" w:cstheme="minorBidi"/>
          <w:b/>
          <w:bCs/>
        </w:rPr>
        <w:t xml:space="preserve"> scenario SK</w:t>
      </w:r>
      <w:r w:rsidRPr="50F063BC">
        <w:rPr>
          <w:rFonts w:asciiTheme="minorHAnsi" w:hAnsiTheme="minorHAnsi" w:cstheme="minorBidi"/>
        </w:rPr>
        <w:t xml:space="preserve">: </w:t>
      </w:r>
    </w:p>
    <w:p w14:paraId="53B5BE9B" w14:textId="77777777" w:rsidR="00196E64" w:rsidRPr="006D7207" w:rsidRDefault="00196E64" w:rsidP="00196E64">
      <w:pPr>
        <w:pStyle w:val="ListParagraph"/>
        <w:numPr>
          <w:ilvl w:val="0"/>
          <w:numId w:val="9"/>
        </w:numPr>
        <w:spacing w:after="200" w:line="240" w:lineRule="auto"/>
        <w:ind w:left="720"/>
        <w:jc w:val="both"/>
      </w:pPr>
      <w:r w:rsidRPr="50F063BC">
        <w:rPr>
          <w:i/>
          <w:iCs/>
          <w:color w:val="FF0000"/>
        </w:rPr>
        <w:t xml:space="preserve">Korisnik </w:t>
      </w:r>
      <w:r w:rsidRPr="50F063BC">
        <w:rPr>
          <w:b/>
          <w:bCs/>
        </w:rPr>
        <w:t>unosi</w:t>
      </w:r>
      <w:r w:rsidRPr="50F063BC">
        <w:t xml:space="preserve"> podatke za identifikaciju </w:t>
      </w:r>
      <w:r w:rsidRPr="50F063BC">
        <w:rPr>
          <w:rFonts w:eastAsia="Arial"/>
          <w:i/>
          <w:iCs/>
          <w:color w:val="0070C0"/>
          <w:lang w:val="de-AT" w:bidi="en-US"/>
        </w:rPr>
        <w:t>korisnika</w:t>
      </w:r>
      <w:r w:rsidRPr="50F063BC">
        <w:t>. (APUSO)</w:t>
      </w:r>
    </w:p>
    <w:p w14:paraId="7E5E199F" w14:textId="77777777" w:rsidR="00196E64" w:rsidRPr="006D7207" w:rsidRDefault="00196E64" w:rsidP="00196E64">
      <w:pPr>
        <w:pStyle w:val="ListParagraph"/>
        <w:numPr>
          <w:ilvl w:val="0"/>
          <w:numId w:val="9"/>
        </w:numPr>
        <w:spacing w:after="200" w:line="240" w:lineRule="auto"/>
        <w:ind w:left="720"/>
        <w:jc w:val="both"/>
      </w:pPr>
      <w:r w:rsidRPr="50F063BC">
        <w:rPr>
          <w:i/>
          <w:iCs/>
          <w:color w:val="FF0000"/>
        </w:rPr>
        <w:t>Korisnik</w:t>
      </w:r>
      <w:r w:rsidRPr="50F063BC">
        <w:rPr>
          <w:i/>
          <w:iCs/>
        </w:rPr>
        <w:t xml:space="preserve"> </w:t>
      </w:r>
      <w:r w:rsidRPr="50F063BC">
        <w:rPr>
          <w:b/>
          <w:bCs/>
        </w:rPr>
        <w:t>poziva</w:t>
      </w:r>
      <w:r w:rsidRPr="50F063BC">
        <w:t xml:space="preserve"> </w:t>
      </w:r>
      <w:r w:rsidRPr="50F063BC">
        <w:rPr>
          <w:i/>
          <w:iCs/>
          <w:color w:val="538135" w:themeColor="accent6" w:themeShade="BF"/>
        </w:rPr>
        <w:t>sistem</w:t>
      </w:r>
      <w:r w:rsidRPr="50F063BC">
        <w:t xml:space="preserve"> da pronađe </w:t>
      </w:r>
      <w:r w:rsidRPr="50F063BC">
        <w:rPr>
          <w:rFonts w:eastAsia="Arial"/>
          <w:i/>
          <w:iCs/>
          <w:color w:val="0070C0"/>
          <w:lang w:val="de-AT" w:bidi="en-US"/>
        </w:rPr>
        <w:t>korisnika</w:t>
      </w:r>
      <w:r w:rsidRPr="50F063BC">
        <w:t xml:space="preserve"> sa zadatim podacima. (APSO)</w:t>
      </w:r>
    </w:p>
    <w:p w14:paraId="7B09D661" w14:textId="77777777" w:rsidR="00196E64" w:rsidRPr="006D7207" w:rsidRDefault="00196E64" w:rsidP="00196E64">
      <w:pPr>
        <w:pStyle w:val="ListParagraph"/>
        <w:numPr>
          <w:ilvl w:val="0"/>
          <w:numId w:val="9"/>
        </w:numPr>
        <w:spacing w:after="200" w:line="240" w:lineRule="auto"/>
        <w:ind w:left="720"/>
        <w:jc w:val="both"/>
      </w:pPr>
      <w:r w:rsidRPr="50F063BC">
        <w:rPr>
          <w:i/>
          <w:iCs/>
          <w:color w:val="538135" w:themeColor="accent6" w:themeShade="BF"/>
        </w:rPr>
        <w:t>Sistem</w:t>
      </w:r>
      <w:r w:rsidRPr="50F063BC">
        <w:t xml:space="preserve"> </w:t>
      </w:r>
      <w:r w:rsidRPr="50F063BC">
        <w:rPr>
          <w:b/>
          <w:bCs/>
        </w:rPr>
        <w:t>traži</w:t>
      </w:r>
      <w:r w:rsidRPr="50F063BC">
        <w:t xml:space="preserve"> </w:t>
      </w:r>
      <w:r w:rsidRPr="50F063BC">
        <w:rPr>
          <w:rFonts w:eastAsia="Arial"/>
          <w:i/>
          <w:iCs/>
          <w:color w:val="0070C0"/>
          <w:lang w:val="de-AT" w:bidi="en-US"/>
        </w:rPr>
        <w:t>korisnika</w:t>
      </w:r>
      <w:r w:rsidRPr="50F063BC">
        <w:t xml:space="preserve"> po zadatoj vrednosti. (SO)</w:t>
      </w:r>
    </w:p>
    <w:p w14:paraId="43723D8D" w14:textId="77777777" w:rsidR="00196E64" w:rsidRPr="006D7207" w:rsidRDefault="00196E64" w:rsidP="00196E64">
      <w:pPr>
        <w:pStyle w:val="ListParagraph"/>
        <w:numPr>
          <w:ilvl w:val="0"/>
          <w:numId w:val="9"/>
        </w:numPr>
        <w:spacing w:after="120" w:line="240" w:lineRule="auto"/>
        <w:ind w:left="720"/>
        <w:jc w:val="both"/>
      </w:pPr>
      <w:r w:rsidRPr="50F063BC">
        <w:rPr>
          <w:i/>
          <w:iCs/>
          <w:color w:val="538135" w:themeColor="accent6" w:themeShade="BF"/>
        </w:rPr>
        <w:t>Sistem</w:t>
      </w:r>
      <w:r w:rsidRPr="50F063BC">
        <w:t xml:space="preserve"> </w:t>
      </w:r>
      <w:r w:rsidRPr="50F063BC">
        <w:rPr>
          <w:b/>
          <w:bCs/>
        </w:rPr>
        <w:t>prikazuje</w:t>
      </w:r>
      <w:r w:rsidRPr="50F063BC">
        <w:t xml:space="preserve"> </w:t>
      </w:r>
      <w:r w:rsidRPr="50F063BC">
        <w:rPr>
          <w:rFonts w:eastAsia="Arial"/>
          <w:i/>
          <w:iCs/>
          <w:color w:val="FF0000"/>
          <w:lang w:bidi="en-US"/>
        </w:rPr>
        <w:t>korisniku</w:t>
      </w:r>
      <w:r w:rsidRPr="50F063BC">
        <w:rPr>
          <w:color w:val="FF0000"/>
        </w:rPr>
        <w:t xml:space="preserve"> </w:t>
      </w:r>
      <w:r w:rsidRPr="50F063BC">
        <w:t xml:space="preserve">poruku </w:t>
      </w:r>
      <w:r w:rsidRPr="50F063BC">
        <w:rPr>
          <w:lang w:val="ru-RU"/>
        </w:rPr>
        <w:t>“</w:t>
      </w:r>
      <w:r w:rsidRPr="50F063BC">
        <w:t>Uspešno prijavljivanje</w:t>
      </w:r>
      <w:r w:rsidRPr="50F063BC">
        <w:rPr>
          <w:lang w:val="ru-RU"/>
        </w:rPr>
        <w:t>“</w:t>
      </w:r>
      <w:r w:rsidRPr="50F063BC">
        <w:t>.(IA)</w:t>
      </w:r>
    </w:p>
    <w:p w14:paraId="10B01CDF" w14:textId="77777777" w:rsidR="00196E64" w:rsidRPr="006D7207" w:rsidRDefault="00196E64" w:rsidP="00196E64">
      <w:pPr>
        <w:spacing w:after="0" w:line="240" w:lineRule="auto"/>
        <w:jc w:val="both"/>
      </w:pPr>
      <w:r w:rsidRPr="50F063BC">
        <w:rPr>
          <w:b/>
          <w:bCs/>
        </w:rPr>
        <w:t>Alternativni scenario</w:t>
      </w:r>
      <w:r w:rsidRPr="50F063BC">
        <w:t>:</w:t>
      </w:r>
    </w:p>
    <w:p w14:paraId="4F5057E6" w14:textId="77777777" w:rsidR="00196E64" w:rsidRDefault="00196E64" w:rsidP="00196E64">
      <w:pPr>
        <w:pStyle w:val="ListParagraph"/>
        <w:spacing w:after="240" w:line="240" w:lineRule="auto"/>
        <w:ind w:left="360"/>
        <w:jc w:val="both"/>
      </w:pPr>
      <w:r w:rsidRPr="50F063BC">
        <w:t>4.1. Ukoliko</w:t>
      </w:r>
      <w:r w:rsidRPr="50F063BC">
        <w:rPr>
          <w:lang w:val="ru-RU"/>
        </w:rPr>
        <w:t xml:space="preserve"> </w:t>
      </w:r>
      <w:r w:rsidRPr="50F063BC">
        <w:rPr>
          <w:i/>
          <w:iCs/>
          <w:color w:val="538135" w:themeColor="accent6" w:themeShade="BF"/>
        </w:rPr>
        <w:t>sistem</w:t>
      </w:r>
      <w:r w:rsidRPr="50F063BC">
        <w:rPr>
          <w:lang w:val="ru-RU"/>
        </w:rPr>
        <w:t xml:space="preserve"> </w:t>
      </w:r>
      <w:r w:rsidRPr="50F063BC">
        <w:t>nije mogao</w:t>
      </w:r>
      <w:r w:rsidRPr="50F063BC">
        <w:rPr>
          <w:lang w:val="ru-RU"/>
        </w:rPr>
        <w:t xml:space="preserve"> </w:t>
      </w:r>
      <w:r w:rsidRPr="50F063BC">
        <w:t>da</w:t>
      </w:r>
      <w:r w:rsidRPr="50F063BC">
        <w:rPr>
          <w:lang w:val="ru-RU"/>
        </w:rPr>
        <w:t xml:space="preserve"> </w:t>
      </w:r>
      <w:r w:rsidRPr="50F063BC">
        <w:t xml:space="preserve">pronađe </w:t>
      </w:r>
      <w:r w:rsidRPr="50F063BC">
        <w:rPr>
          <w:rFonts w:eastAsia="Arial"/>
          <w:i/>
          <w:iCs/>
          <w:color w:val="0070C0"/>
          <w:lang w:bidi="en-US"/>
        </w:rPr>
        <w:t>korisnika</w:t>
      </w:r>
      <w:r w:rsidRPr="50F063BC">
        <w:rPr>
          <w:i/>
          <w:iCs/>
        </w:rPr>
        <w:t xml:space="preserve">, </w:t>
      </w:r>
      <w:r w:rsidRPr="50F063BC">
        <w:t xml:space="preserve">on prikazuje </w:t>
      </w:r>
      <w:r w:rsidRPr="50F063BC">
        <w:rPr>
          <w:color w:val="FF0000"/>
        </w:rPr>
        <w:t>korisniku</w:t>
      </w:r>
      <w:r w:rsidRPr="50F063BC">
        <w:t xml:space="preserve"> poruku</w:t>
      </w:r>
      <w:r w:rsidRPr="50F063BC">
        <w:rPr>
          <w:lang w:val="sr-Cyrl-CS"/>
        </w:rPr>
        <w:t xml:space="preserve">: </w:t>
      </w:r>
      <w:r w:rsidRPr="50F063BC">
        <w:rPr>
          <w:lang w:val="ru-RU"/>
        </w:rPr>
        <w:t>“</w:t>
      </w:r>
      <w:r w:rsidRPr="50F063BC">
        <w:t>Neuspešno prijavljivanje</w:t>
      </w:r>
      <w:r w:rsidRPr="50F063BC">
        <w:rPr>
          <w:lang w:val="ru-RU"/>
        </w:rPr>
        <w:t>”</w:t>
      </w:r>
      <w:r w:rsidRPr="50F063BC">
        <w:rPr>
          <w:lang w:val="sr-Cyrl-CS"/>
        </w:rPr>
        <w:t xml:space="preserve">. </w:t>
      </w:r>
      <w:r w:rsidRPr="50F063BC">
        <w:t xml:space="preserve">(IA) </w:t>
      </w:r>
    </w:p>
    <w:p w14:paraId="09F9C062" w14:textId="3815376F" w:rsidR="00196E64" w:rsidRDefault="00196E64" w:rsidP="00196E64">
      <w:pPr>
        <w:keepNext/>
        <w:spacing w:after="120" w:line="240" w:lineRule="auto"/>
        <w:jc w:val="center"/>
      </w:pPr>
      <w:r>
        <w:rPr>
          <w:rFonts w:cstheme="minorHAnsi"/>
          <w:noProof/>
          <w:lang w:val="en-US"/>
        </w:rPr>
        <w:drawing>
          <wp:inline distT="0" distB="0" distL="0" distR="0" wp14:anchorId="5C78C07C" wp14:editId="1F7D3C9A">
            <wp:extent cx="3257550" cy="3076044"/>
            <wp:effectExtent l="0" t="0" r="0" b="0"/>
            <wp:docPr id="169431172"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1172" name="Picture 7" descr="A diagram of a diagram&#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3257550" cy="3076044"/>
                    </a:xfrm>
                    <a:prstGeom prst="rect">
                      <a:avLst/>
                    </a:prstGeom>
                  </pic:spPr>
                </pic:pic>
              </a:graphicData>
            </a:graphic>
          </wp:inline>
        </w:drawing>
      </w:r>
    </w:p>
    <w:p w14:paraId="5848F7EE" w14:textId="25DF2A58" w:rsidR="00196E64" w:rsidRDefault="00196E64" w:rsidP="00196E64">
      <w:pPr>
        <w:pStyle w:val="Caption"/>
        <w:jc w:val="center"/>
        <w:rPr>
          <w:rFonts w:cstheme="minorHAnsi"/>
        </w:rPr>
      </w:pPr>
      <w:bookmarkStart w:id="121" w:name="_Toc228782699"/>
      <w:r>
        <w:t xml:space="preserve">Slika </w:t>
      </w:r>
      <w:r>
        <w:fldChar w:fldCharType="begin"/>
      </w:r>
      <w:r>
        <w:instrText xml:space="preserve"> SEQ Slika \* ARABIC </w:instrText>
      </w:r>
      <w:r>
        <w:fldChar w:fldCharType="separate"/>
      </w:r>
      <w:r>
        <w:rPr>
          <w:noProof/>
        </w:rPr>
        <w:t>31</w:t>
      </w:r>
      <w:r>
        <w:fldChar w:fldCharType="end"/>
      </w:r>
      <w:r>
        <w:t xml:space="preserve">: </w:t>
      </w:r>
      <w:r w:rsidRPr="0005280C">
        <w:t>Dijagram sekvenci SK1, osnovni scenario</w:t>
      </w:r>
      <w:bookmarkEnd w:id="121"/>
    </w:p>
    <w:p w14:paraId="4B40F8AA" w14:textId="402ABDB6" w:rsidR="00196E64" w:rsidRPr="00AE0458" w:rsidRDefault="00196E64" w:rsidP="00196E64">
      <w:pPr>
        <w:pStyle w:val="Heading4"/>
      </w:pPr>
      <w:bookmarkStart w:id="122" w:name="_Toc64183087"/>
      <w:bookmarkStart w:id="123" w:name="_Toc662711945"/>
      <w:bookmarkStart w:id="124" w:name="_Toc228782641"/>
      <w:r>
        <w:t xml:space="preserve">3.12.1.2. Slučaj korišćenja 2 – </w:t>
      </w:r>
      <w:bookmarkEnd w:id="122"/>
      <w:r>
        <w:t>Pregled svih ispita u aktuelnom ispitnom roku</w:t>
      </w:r>
      <w:bookmarkEnd w:id="123"/>
      <w:bookmarkEnd w:id="124"/>
    </w:p>
    <w:p w14:paraId="16906754" w14:textId="77777777" w:rsidR="00196E64" w:rsidRPr="00AE0458" w:rsidRDefault="00196E64" w:rsidP="00196E64">
      <w:pPr>
        <w:pStyle w:val="Normal1"/>
        <w:spacing w:line="240" w:lineRule="auto"/>
        <w:jc w:val="both"/>
        <w:rPr>
          <w:rFonts w:asciiTheme="minorHAnsi" w:hAnsiTheme="minorHAnsi" w:cstheme="minorBidi"/>
          <w:b/>
          <w:bCs/>
          <w:color w:val="auto"/>
          <w:lang w:val="de-AT"/>
        </w:rPr>
      </w:pPr>
      <w:r w:rsidRPr="50F063BC">
        <w:rPr>
          <w:rFonts w:asciiTheme="minorHAnsi" w:hAnsiTheme="minorHAnsi" w:cstheme="minorBidi"/>
          <w:b/>
          <w:bCs/>
          <w:color w:val="auto"/>
          <w:lang w:val="de-AT"/>
        </w:rPr>
        <w:t>Naziv SK</w:t>
      </w:r>
    </w:p>
    <w:p w14:paraId="3CD8C5A0" w14:textId="77777777" w:rsidR="00196E64" w:rsidRPr="00AE0458" w:rsidRDefault="00196E64" w:rsidP="00196E64">
      <w:pPr>
        <w:pStyle w:val="Normal1"/>
        <w:spacing w:after="120" w:line="240" w:lineRule="auto"/>
        <w:jc w:val="both"/>
        <w:rPr>
          <w:rFonts w:asciiTheme="minorHAnsi" w:hAnsiTheme="minorHAnsi" w:cstheme="minorBidi"/>
          <w:color w:val="auto"/>
          <w:lang w:val="de-AT"/>
        </w:rPr>
      </w:pPr>
      <w:r w:rsidRPr="50F063BC">
        <w:rPr>
          <w:rFonts w:asciiTheme="minorHAnsi" w:hAnsiTheme="minorHAnsi" w:cstheme="minorBidi"/>
          <w:color w:val="auto"/>
          <w:lang w:val="de-AT"/>
        </w:rPr>
        <w:t xml:space="preserve">Pregled svih </w:t>
      </w:r>
      <w:r w:rsidRPr="50F063BC">
        <w:rPr>
          <w:rFonts w:asciiTheme="minorHAnsi" w:hAnsiTheme="minorHAnsi" w:cstheme="minorBidi"/>
          <w:i/>
          <w:iCs/>
          <w:color w:val="0070C0"/>
          <w:lang w:val="de-AT"/>
        </w:rPr>
        <w:t>ispita</w:t>
      </w:r>
      <w:r w:rsidRPr="50F063BC">
        <w:rPr>
          <w:rFonts w:asciiTheme="minorHAnsi" w:hAnsiTheme="minorHAnsi" w:cstheme="minorBidi"/>
          <w:color w:val="auto"/>
          <w:lang w:val="de-AT"/>
        </w:rPr>
        <w:t xml:space="preserve"> u aktuelnom ispitnom </w:t>
      </w:r>
      <w:r w:rsidRPr="50F063BC">
        <w:rPr>
          <w:rFonts w:asciiTheme="minorHAnsi" w:hAnsiTheme="minorHAnsi" w:cstheme="minorBidi"/>
          <w:i/>
          <w:iCs/>
          <w:color w:val="0070C0"/>
          <w:lang w:val="de-AT"/>
        </w:rPr>
        <w:t>roku</w:t>
      </w:r>
    </w:p>
    <w:p w14:paraId="6322693C" w14:textId="77777777" w:rsidR="00196E64" w:rsidRPr="00AE0458" w:rsidRDefault="00196E64" w:rsidP="00196E64">
      <w:pPr>
        <w:pStyle w:val="Normal1"/>
        <w:spacing w:line="240" w:lineRule="auto"/>
        <w:jc w:val="both"/>
        <w:rPr>
          <w:rFonts w:asciiTheme="minorHAnsi" w:hAnsiTheme="minorHAnsi" w:cstheme="minorBidi"/>
          <w:color w:val="auto"/>
          <w:lang w:val="de-AT"/>
        </w:rPr>
      </w:pPr>
      <w:r w:rsidRPr="50F063BC">
        <w:rPr>
          <w:rFonts w:asciiTheme="minorHAnsi" w:hAnsiTheme="minorHAnsi" w:cstheme="minorBidi"/>
          <w:b/>
          <w:bCs/>
          <w:color w:val="auto"/>
          <w:lang w:val="de-AT"/>
        </w:rPr>
        <w:t>Akteri SK</w:t>
      </w:r>
    </w:p>
    <w:p w14:paraId="3A2C0208" w14:textId="77777777" w:rsidR="00196E64" w:rsidRPr="00AE0458" w:rsidRDefault="00196E64" w:rsidP="00196E64">
      <w:pPr>
        <w:pStyle w:val="Normal1"/>
        <w:spacing w:after="120" w:line="240" w:lineRule="auto"/>
        <w:jc w:val="both"/>
        <w:rPr>
          <w:rFonts w:asciiTheme="minorHAnsi" w:hAnsiTheme="minorHAnsi" w:cstheme="minorBidi"/>
          <w:i/>
          <w:iCs/>
          <w:color w:val="auto"/>
          <w:lang w:val="de-AT"/>
        </w:rPr>
      </w:pPr>
      <w:r w:rsidRPr="50F063BC">
        <w:rPr>
          <w:rFonts w:asciiTheme="minorHAnsi" w:hAnsiTheme="minorHAnsi" w:cstheme="minorBidi"/>
          <w:i/>
          <w:iCs/>
          <w:color w:val="FF0000"/>
          <w:lang w:val="de-AT"/>
        </w:rPr>
        <w:t>Korisnik</w:t>
      </w:r>
    </w:p>
    <w:p w14:paraId="4556C193" w14:textId="77777777" w:rsidR="00196E64" w:rsidRPr="00AE0458" w:rsidRDefault="00196E64" w:rsidP="00196E64">
      <w:pPr>
        <w:pStyle w:val="Normal1"/>
        <w:spacing w:after="120" w:line="240" w:lineRule="auto"/>
        <w:jc w:val="both"/>
        <w:rPr>
          <w:rFonts w:asciiTheme="minorHAnsi" w:hAnsiTheme="minorHAnsi" w:cstheme="minorBidi"/>
          <w:color w:val="auto"/>
          <w:lang w:val="de-AT"/>
        </w:rPr>
      </w:pPr>
      <w:r w:rsidRPr="50F063BC">
        <w:rPr>
          <w:rFonts w:asciiTheme="minorHAnsi" w:hAnsiTheme="minorHAnsi" w:cstheme="minorBidi"/>
          <w:b/>
          <w:bCs/>
          <w:color w:val="auto"/>
          <w:lang w:val="de-AT"/>
        </w:rPr>
        <w:t>Učesnici SK</w:t>
      </w:r>
      <w:r w:rsidRPr="50F063BC">
        <w:rPr>
          <w:rFonts w:asciiTheme="minorHAnsi" w:hAnsiTheme="minorHAnsi" w:cstheme="minorBidi"/>
          <w:color w:val="auto"/>
          <w:lang w:val="de-AT"/>
        </w:rPr>
        <w:t xml:space="preserve">: </w:t>
      </w:r>
      <w:r w:rsidRPr="50F063BC">
        <w:rPr>
          <w:rFonts w:asciiTheme="minorHAnsi" w:hAnsiTheme="minorHAnsi" w:cstheme="minorBidi"/>
          <w:i/>
          <w:iCs/>
          <w:color w:val="FF0000"/>
          <w:lang w:val="de-AT"/>
        </w:rPr>
        <w:t>Korisnik</w:t>
      </w:r>
      <w:r w:rsidRPr="50F063BC">
        <w:rPr>
          <w:rFonts w:asciiTheme="minorHAnsi" w:hAnsiTheme="minorHAnsi" w:cstheme="minorBidi"/>
          <w:color w:val="auto"/>
          <w:lang w:val="de-AT"/>
        </w:rPr>
        <w:t xml:space="preserve"> i </w:t>
      </w:r>
      <w:r w:rsidRPr="50F063BC">
        <w:rPr>
          <w:rFonts w:asciiTheme="minorHAnsi" w:hAnsiTheme="minorHAnsi" w:cstheme="minorBidi"/>
          <w:i/>
          <w:iCs/>
          <w:color w:val="538135" w:themeColor="accent6" w:themeShade="BF"/>
          <w:lang w:val="de-AT"/>
        </w:rPr>
        <w:t>sistem</w:t>
      </w:r>
      <w:r w:rsidRPr="50F063BC">
        <w:rPr>
          <w:rFonts w:asciiTheme="minorHAnsi" w:hAnsiTheme="minorHAnsi" w:cstheme="minorBidi"/>
          <w:color w:val="auto"/>
          <w:lang w:val="de-AT"/>
        </w:rPr>
        <w:t xml:space="preserve"> (program)</w:t>
      </w:r>
    </w:p>
    <w:p w14:paraId="2C4D07FC" w14:textId="77777777" w:rsidR="00196E64" w:rsidRPr="00AE0458" w:rsidRDefault="00196E64" w:rsidP="00196E64">
      <w:pPr>
        <w:pStyle w:val="Normal1"/>
        <w:spacing w:after="120" w:line="240" w:lineRule="auto"/>
        <w:jc w:val="both"/>
        <w:rPr>
          <w:rFonts w:asciiTheme="minorHAnsi" w:hAnsiTheme="minorHAnsi" w:cstheme="minorBidi"/>
          <w:color w:val="auto"/>
          <w:lang w:val="de-AT"/>
        </w:rPr>
      </w:pPr>
      <w:r w:rsidRPr="50F063BC">
        <w:rPr>
          <w:rFonts w:asciiTheme="minorHAnsi" w:hAnsiTheme="minorHAnsi" w:cstheme="minorBidi"/>
          <w:b/>
          <w:bCs/>
          <w:color w:val="auto"/>
          <w:lang w:val="de-AT"/>
        </w:rPr>
        <w:t>Preduslovi</w:t>
      </w:r>
      <w:r w:rsidRPr="50F063BC">
        <w:rPr>
          <w:rFonts w:asciiTheme="minorHAnsi" w:hAnsiTheme="minorHAnsi" w:cstheme="minorBidi"/>
          <w:color w:val="auto"/>
          <w:lang w:val="de-AT"/>
        </w:rPr>
        <w:t xml:space="preserve">: </w:t>
      </w:r>
      <w:r w:rsidRPr="50F063BC">
        <w:rPr>
          <w:rFonts w:asciiTheme="minorHAnsi" w:hAnsiTheme="minorHAnsi" w:cstheme="minorBidi"/>
          <w:i/>
          <w:iCs/>
          <w:color w:val="538135" w:themeColor="accent6" w:themeShade="BF"/>
          <w:lang w:val="de-AT"/>
        </w:rPr>
        <w:t>Sistem</w:t>
      </w:r>
      <w:r w:rsidRPr="50F063BC">
        <w:rPr>
          <w:rFonts w:asciiTheme="minorHAnsi" w:hAnsiTheme="minorHAnsi" w:cstheme="minorBidi"/>
          <w:color w:val="auto"/>
          <w:lang w:val="de-AT"/>
        </w:rPr>
        <w:t xml:space="preserve"> je pokrenut i </w:t>
      </w:r>
      <w:r w:rsidRPr="50F063BC">
        <w:rPr>
          <w:rFonts w:asciiTheme="minorHAnsi" w:hAnsiTheme="minorHAnsi" w:cstheme="minorBidi"/>
          <w:i/>
          <w:iCs/>
          <w:color w:val="FF0000"/>
          <w:lang w:val="de-AT"/>
        </w:rPr>
        <w:t>korisnik</w:t>
      </w:r>
      <w:r w:rsidRPr="50F063BC">
        <w:rPr>
          <w:rFonts w:asciiTheme="minorHAnsi" w:hAnsiTheme="minorHAnsi" w:cstheme="minorBidi"/>
          <w:color w:val="auto"/>
          <w:lang w:val="de-AT"/>
        </w:rPr>
        <w:t xml:space="preserve"> je prijavljen sa svojom šifrom. </w:t>
      </w:r>
      <w:r w:rsidRPr="50F063BC">
        <w:rPr>
          <w:rFonts w:asciiTheme="minorHAnsi" w:hAnsiTheme="minorHAnsi" w:cstheme="minorBidi"/>
          <w:i/>
          <w:iCs/>
          <w:color w:val="538135" w:themeColor="accent6" w:themeShade="BF"/>
          <w:lang w:val="de-AT"/>
        </w:rPr>
        <w:t>Sistem</w:t>
      </w:r>
      <w:r w:rsidRPr="50F063BC">
        <w:rPr>
          <w:rFonts w:asciiTheme="minorHAnsi" w:hAnsiTheme="minorHAnsi" w:cstheme="minorBidi"/>
          <w:color w:val="auto"/>
          <w:lang w:val="de-AT"/>
        </w:rPr>
        <w:t xml:space="preserve"> prikazuje formu za rad sa </w:t>
      </w:r>
      <w:r w:rsidRPr="50F063BC">
        <w:rPr>
          <w:rFonts w:asciiTheme="minorHAnsi" w:hAnsiTheme="minorHAnsi" w:cstheme="minorBidi"/>
          <w:i/>
          <w:iCs/>
          <w:color w:val="0070C0"/>
          <w:lang w:val="de-AT"/>
        </w:rPr>
        <w:t>rokovima</w:t>
      </w:r>
      <w:r w:rsidRPr="50F063BC">
        <w:rPr>
          <w:rFonts w:asciiTheme="minorHAnsi" w:hAnsiTheme="minorHAnsi" w:cstheme="minorBidi"/>
          <w:color w:val="auto"/>
          <w:lang w:val="de-AT"/>
        </w:rPr>
        <w:t xml:space="preserve">. Učitana je lista </w:t>
      </w:r>
      <w:r w:rsidRPr="50F063BC">
        <w:rPr>
          <w:rFonts w:asciiTheme="minorHAnsi" w:hAnsiTheme="minorHAnsi" w:cstheme="minorBidi"/>
          <w:i/>
          <w:iCs/>
          <w:color w:val="0070C0"/>
          <w:lang w:val="de-AT"/>
        </w:rPr>
        <w:t>aktuelnih rokova.</w:t>
      </w:r>
    </w:p>
    <w:p w14:paraId="22381163" w14:textId="77777777" w:rsidR="00196E64" w:rsidRPr="006B611A" w:rsidRDefault="00196E64" w:rsidP="00196E64">
      <w:pPr>
        <w:pStyle w:val="Normal1"/>
        <w:spacing w:after="40" w:line="240" w:lineRule="auto"/>
        <w:jc w:val="both"/>
        <w:rPr>
          <w:rFonts w:asciiTheme="minorHAnsi" w:hAnsiTheme="minorHAnsi" w:cstheme="minorBidi"/>
          <w:color w:val="auto"/>
        </w:rPr>
      </w:pPr>
      <w:proofErr w:type="spellStart"/>
      <w:r w:rsidRPr="50F063BC">
        <w:rPr>
          <w:rFonts w:asciiTheme="minorHAnsi" w:hAnsiTheme="minorHAnsi" w:cstheme="minorBidi"/>
          <w:b/>
          <w:bCs/>
          <w:color w:val="auto"/>
        </w:rPr>
        <w:t>Osnovni</w:t>
      </w:r>
      <w:proofErr w:type="spellEnd"/>
      <w:r w:rsidRPr="50F063BC">
        <w:rPr>
          <w:rFonts w:asciiTheme="minorHAnsi" w:hAnsiTheme="minorHAnsi" w:cstheme="minorBidi"/>
          <w:b/>
          <w:bCs/>
          <w:color w:val="auto"/>
        </w:rPr>
        <w:t xml:space="preserve"> scenario SK</w:t>
      </w:r>
      <w:r w:rsidRPr="50F063BC">
        <w:rPr>
          <w:rFonts w:asciiTheme="minorHAnsi" w:hAnsiTheme="minorHAnsi" w:cstheme="minorBidi"/>
          <w:color w:val="auto"/>
        </w:rPr>
        <w:t>:</w:t>
      </w:r>
      <w:bookmarkStart w:id="125" w:name="_Hlk85653331"/>
    </w:p>
    <w:p w14:paraId="5BFFB757" w14:textId="77777777" w:rsidR="00196E64" w:rsidRPr="00EA3140" w:rsidRDefault="00196E64" w:rsidP="00196E64">
      <w:pPr>
        <w:pStyle w:val="ListParagraph"/>
        <w:numPr>
          <w:ilvl w:val="0"/>
          <w:numId w:val="11"/>
        </w:numPr>
        <w:spacing w:after="200" w:line="240" w:lineRule="auto"/>
        <w:jc w:val="both"/>
      </w:pPr>
      <w:r w:rsidRPr="50F063BC">
        <w:rPr>
          <w:i/>
          <w:iCs/>
          <w:color w:val="FF0000"/>
        </w:rPr>
        <w:t>Korisnik</w:t>
      </w:r>
      <w:r w:rsidRPr="50F063BC">
        <w:t xml:space="preserve"> </w:t>
      </w:r>
      <w:r w:rsidRPr="50F063BC">
        <w:rPr>
          <w:b/>
          <w:bCs/>
        </w:rPr>
        <w:t>poziva</w:t>
      </w:r>
      <w:r w:rsidRPr="50F063BC">
        <w:t xml:space="preserve"> </w:t>
      </w:r>
      <w:r w:rsidRPr="50F063BC">
        <w:rPr>
          <w:i/>
          <w:iCs/>
          <w:color w:val="538135" w:themeColor="accent6" w:themeShade="BF"/>
        </w:rPr>
        <w:t>sistem</w:t>
      </w:r>
      <w:r w:rsidRPr="50F063BC">
        <w:t xml:space="preserve"> da učita </w:t>
      </w:r>
      <w:r w:rsidRPr="50F063BC">
        <w:rPr>
          <w:rFonts w:eastAsia="Arial"/>
          <w:i/>
          <w:iCs/>
          <w:color w:val="0070C0"/>
          <w:lang w:val="de-AT" w:bidi="en-US"/>
        </w:rPr>
        <w:t>ispite</w:t>
      </w:r>
      <w:r w:rsidRPr="50F063BC">
        <w:t xml:space="preserve"> u </w:t>
      </w:r>
      <w:r w:rsidRPr="50F063BC">
        <w:rPr>
          <w:rFonts w:eastAsia="Arial"/>
          <w:i/>
          <w:iCs/>
          <w:color w:val="0070C0"/>
          <w:lang w:val="de-AT" w:bidi="en-US"/>
        </w:rPr>
        <w:t>roku</w:t>
      </w:r>
      <w:r w:rsidRPr="50F063BC">
        <w:t>. (APSO)</w:t>
      </w:r>
    </w:p>
    <w:bookmarkEnd w:id="125"/>
    <w:p w14:paraId="7C295D2B" w14:textId="77777777" w:rsidR="00196E64" w:rsidRPr="006D7207" w:rsidRDefault="00196E64" w:rsidP="00196E64">
      <w:pPr>
        <w:pStyle w:val="ListParagraph"/>
        <w:numPr>
          <w:ilvl w:val="0"/>
          <w:numId w:val="11"/>
        </w:numPr>
        <w:spacing w:after="200" w:line="240" w:lineRule="auto"/>
        <w:jc w:val="both"/>
      </w:pPr>
      <w:r w:rsidRPr="50F063BC">
        <w:rPr>
          <w:i/>
          <w:iCs/>
          <w:color w:val="538135" w:themeColor="accent6" w:themeShade="BF"/>
        </w:rPr>
        <w:t>Sistem</w:t>
      </w:r>
      <w:r w:rsidRPr="50F063BC">
        <w:t xml:space="preserve"> </w:t>
      </w:r>
      <w:r w:rsidRPr="50F063BC">
        <w:rPr>
          <w:b/>
          <w:bCs/>
        </w:rPr>
        <w:t>traži</w:t>
      </w:r>
      <w:r w:rsidRPr="50F063BC">
        <w:t xml:space="preserve"> </w:t>
      </w:r>
      <w:r w:rsidRPr="50F063BC">
        <w:rPr>
          <w:rFonts w:eastAsia="Arial"/>
          <w:i/>
          <w:iCs/>
          <w:color w:val="0070C0"/>
          <w:lang w:val="de-AT" w:bidi="en-US"/>
        </w:rPr>
        <w:t>ispite</w:t>
      </w:r>
      <w:r w:rsidRPr="50F063BC">
        <w:t xml:space="preserve"> za ispitni </w:t>
      </w:r>
      <w:r w:rsidRPr="50F063BC">
        <w:rPr>
          <w:rFonts w:eastAsia="Arial"/>
          <w:i/>
          <w:iCs/>
          <w:color w:val="0070C0"/>
          <w:lang w:val="de-AT" w:bidi="en-US"/>
        </w:rPr>
        <w:t>rok</w:t>
      </w:r>
      <w:r w:rsidRPr="50F063BC">
        <w:t>. (SO)</w:t>
      </w:r>
    </w:p>
    <w:p w14:paraId="59E82F48" w14:textId="77777777" w:rsidR="00196E64" w:rsidRPr="006D7207" w:rsidRDefault="00196E64" w:rsidP="00196E64">
      <w:pPr>
        <w:pStyle w:val="ListParagraph"/>
        <w:numPr>
          <w:ilvl w:val="0"/>
          <w:numId w:val="11"/>
        </w:numPr>
        <w:spacing w:after="200" w:line="240" w:lineRule="auto"/>
        <w:jc w:val="both"/>
      </w:pPr>
      <w:bookmarkStart w:id="126" w:name="_Hlk85653347"/>
      <w:r w:rsidRPr="50F063BC">
        <w:rPr>
          <w:i/>
          <w:iCs/>
          <w:color w:val="538135" w:themeColor="accent6" w:themeShade="BF"/>
        </w:rPr>
        <w:t>Sistem</w:t>
      </w:r>
      <w:r w:rsidRPr="50F063BC">
        <w:t xml:space="preserve"> </w:t>
      </w:r>
      <w:r w:rsidRPr="50F063BC">
        <w:rPr>
          <w:b/>
          <w:bCs/>
        </w:rPr>
        <w:t>prikazuje</w:t>
      </w:r>
      <w:r w:rsidRPr="50F063BC">
        <w:t xml:space="preserve"> </w:t>
      </w:r>
      <w:r w:rsidRPr="50F063BC">
        <w:rPr>
          <w:i/>
          <w:iCs/>
        </w:rPr>
        <w:t>zaposlenom</w:t>
      </w:r>
      <w:r w:rsidRPr="50F063BC">
        <w:t xml:space="preserve"> nađene </w:t>
      </w:r>
      <w:r w:rsidRPr="50F063BC">
        <w:rPr>
          <w:rFonts w:eastAsia="Arial"/>
          <w:i/>
          <w:iCs/>
          <w:color w:val="0070C0"/>
          <w:lang w:val="de-AT" w:bidi="en-US"/>
        </w:rPr>
        <w:t>ispite</w:t>
      </w:r>
      <w:r w:rsidRPr="50F063BC">
        <w:t xml:space="preserve"> uz poruku “</w:t>
      </w:r>
      <w:r w:rsidRPr="50F063BC">
        <w:rPr>
          <w:i/>
          <w:iCs/>
          <w:color w:val="538135" w:themeColor="accent6" w:themeShade="BF"/>
        </w:rPr>
        <w:t>Sistem</w:t>
      </w:r>
      <w:r w:rsidRPr="50F063BC">
        <w:t xml:space="preserve"> je učitao </w:t>
      </w:r>
      <w:r w:rsidRPr="50F063BC">
        <w:rPr>
          <w:rFonts w:eastAsia="Arial"/>
          <w:i/>
          <w:iCs/>
          <w:color w:val="0070C0"/>
          <w:lang w:val="de-AT" w:bidi="en-US"/>
        </w:rPr>
        <w:t>ispite</w:t>
      </w:r>
      <w:r w:rsidRPr="50F063BC">
        <w:t xml:space="preserve"> u zadatom ispitnom roku “. (IA)</w:t>
      </w:r>
    </w:p>
    <w:bookmarkEnd w:id="126"/>
    <w:p w14:paraId="3B6AD651" w14:textId="77777777" w:rsidR="00196E64" w:rsidRPr="006D7207" w:rsidRDefault="00196E64" w:rsidP="00196E64">
      <w:pPr>
        <w:pStyle w:val="Normal1"/>
        <w:spacing w:before="120" w:after="40" w:line="240" w:lineRule="auto"/>
        <w:jc w:val="both"/>
        <w:rPr>
          <w:rFonts w:asciiTheme="minorHAnsi" w:hAnsiTheme="minorHAnsi" w:cstheme="minorBidi"/>
          <w:color w:val="auto"/>
          <w:lang w:val="sr-Latn-RS"/>
        </w:rPr>
      </w:pPr>
      <w:r w:rsidRPr="50F063BC">
        <w:rPr>
          <w:rFonts w:asciiTheme="minorHAnsi" w:hAnsiTheme="minorHAnsi" w:cstheme="minorBidi"/>
          <w:b/>
          <w:bCs/>
          <w:color w:val="auto"/>
          <w:lang w:val="sr-Latn-RS"/>
        </w:rPr>
        <w:t>Alternativni scenarii</w:t>
      </w:r>
      <w:r w:rsidRPr="50F063BC">
        <w:rPr>
          <w:rFonts w:asciiTheme="minorHAnsi" w:hAnsiTheme="minorHAnsi" w:cstheme="minorBidi"/>
          <w:color w:val="auto"/>
          <w:lang w:val="sr-Latn-RS"/>
        </w:rPr>
        <w:t>:</w:t>
      </w:r>
    </w:p>
    <w:p w14:paraId="0CACB041" w14:textId="77777777" w:rsidR="00196E64" w:rsidRDefault="00196E64" w:rsidP="00196E64">
      <w:pPr>
        <w:spacing w:after="60" w:line="240" w:lineRule="auto"/>
        <w:ind w:left="360"/>
        <w:jc w:val="both"/>
      </w:pPr>
      <w:r w:rsidRPr="50F063BC">
        <w:t xml:space="preserve">3.1. Ukoliko </w:t>
      </w:r>
      <w:r w:rsidRPr="50F063BC">
        <w:rPr>
          <w:i/>
          <w:iCs/>
          <w:color w:val="538135" w:themeColor="accent6" w:themeShade="BF"/>
        </w:rPr>
        <w:t>sistem</w:t>
      </w:r>
      <w:r w:rsidRPr="50F063BC">
        <w:t xml:space="preserve"> nije mogao da nađe </w:t>
      </w:r>
      <w:r w:rsidRPr="50F063BC">
        <w:rPr>
          <w:rFonts w:eastAsia="Arial"/>
          <w:i/>
          <w:iCs/>
          <w:color w:val="0070C0"/>
          <w:lang w:val="de-AT" w:bidi="en-US"/>
        </w:rPr>
        <w:t>ispite</w:t>
      </w:r>
      <w:r w:rsidRPr="50F063BC">
        <w:rPr>
          <w:i/>
          <w:iCs/>
        </w:rPr>
        <w:t xml:space="preserve"> ,</w:t>
      </w:r>
      <w:r w:rsidRPr="50F063BC">
        <w:t xml:space="preserve"> on prikazuje </w:t>
      </w:r>
      <w:r w:rsidRPr="50F063BC">
        <w:rPr>
          <w:color w:val="FF0000"/>
        </w:rPr>
        <w:t>korisniku</w:t>
      </w:r>
      <w:r w:rsidRPr="50F063BC">
        <w:t xml:space="preserve"> poruku: “</w:t>
      </w:r>
      <w:r w:rsidRPr="50F063BC">
        <w:rPr>
          <w:i/>
          <w:iCs/>
          <w:color w:val="538135" w:themeColor="accent6" w:themeShade="BF"/>
        </w:rPr>
        <w:t>Sistem</w:t>
      </w:r>
      <w:r w:rsidRPr="50F063BC">
        <w:t xml:space="preserve"> nije mogao da učita </w:t>
      </w:r>
      <w:r w:rsidRPr="50F063BC">
        <w:rPr>
          <w:rFonts w:eastAsia="Arial"/>
          <w:i/>
          <w:iCs/>
          <w:color w:val="0070C0"/>
          <w:lang w:val="de-AT" w:bidi="en-US"/>
        </w:rPr>
        <w:t>ispite</w:t>
      </w:r>
      <w:r w:rsidRPr="50F063BC">
        <w:t xml:space="preserve"> roku”. Prekida se izvršenje scenaria. (IA)</w:t>
      </w:r>
    </w:p>
    <w:p w14:paraId="57F26462" w14:textId="77777777" w:rsidR="00196E64" w:rsidRDefault="00196E64" w:rsidP="00196E64">
      <w:pPr>
        <w:spacing w:after="60" w:line="240" w:lineRule="auto"/>
        <w:ind w:left="360"/>
        <w:jc w:val="both"/>
        <w:rPr>
          <w:rFonts w:cstheme="minorHAnsi"/>
        </w:rPr>
      </w:pPr>
    </w:p>
    <w:p w14:paraId="70214447" w14:textId="20FC81E1" w:rsidR="00196E64" w:rsidRDefault="33AB813D" w:rsidP="1B35880D">
      <w:pPr>
        <w:keepNext/>
        <w:spacing w:after="60" w:line="240" w:lineRule="auto"/>
        <w:ind w:left="360"/>
        <w:jc w:val="center"/>
      </w:pPr>
      <w:r>
        <w:rPr>
          <w:noProof/>
        </w:rPr>
        <w:drawing>
          <wp:inline distT="0" distB="0" distL="0" distR="0" wp14:anchorId="228A9479" wp14:editId="42D2B40E">
            <wp:extent cx="4780349" cy="4107180"/>
            <wp:effectExtent l="0" t="0" r="1270" b="7620"/>
            <wp:docPr id="1239237811"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37811" name="Picture 2" descr="A diagram of a diagram&#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4780349" cy="4107180"/>
                    </a:xfrm>
                    <a:prstGeom prst="rect">
                      <a:avLst/>
                    </a:prstGeom>
                  </pic:spPr>
                </pic:pic>
              </a:graphicData>
            </a:graphic>
          </wp:inline>
        </w:drawing>
      </w:r>
    </w:p>
    <w:p w14:paraId="0901FB57" w14:textId="6E431EAD" w:rsidR="00196E64" w:rsidRDefault="00196E64" w:rsidP="00196E64">
      <w:pPr>
        <w:pStyle w:val="Caption"/>
        <w:jc w:val="center"/>
      </w:pPr>
      <w:bookmarkStart w:id="127" w:name="_Toc228782700"/>
      <w:r>
        <w:t xml:space="preserve">Slika </w:t>
      </w:r>
      <w:r>
        <w:fldChar w:fldCharType="begin"/>
      </w:r>
      <w:r>
        <w:instrText xml:space="preserve"> SEQ Slika \* ARABIC </w:instrText>
      </w:r>
      <w:r>
        <w:fldChar w:fldCharType="separate"/>
      </w:r>
      <w:r>
        <w:rPr>
          <w:noProof/>
        </w:rPr>
        <w:t>32</w:t>
      </w:r>
      <w:r>
        <w:fldChar w:fldCharType="end"/>
      </w:r>
      <w:r>
        <w:t xml:space="preserve">: </w:t>
      </w:r>
      <w:r w:rsidRPr="001F5209">
        <w:t>Dijagram sekvenci SK</w:t>
      </w:r>
      <w:r>
        <w:t>2</w:t>
      </w:r>
      <w:r w:rsidRPr="001F5209">
        <w:t>, osnovni scenario</w:t>
      </w:r>
      <w:bookmarkEnd w:id="127"/>
    </w:p>
    <w:p w14:paraId="14D5E1F9" w14:textId="0E934D2A" w:rsidR="00196E64" w:rsidRDefault="00196E64" w:rsidP="00196E64">
      <w:pPr>
        <w:pStyle w:val="Heading4"/>
      </w:pPr>
      <w:bookmarkStart w:id="128" w:name="_Toc304556593"/>
      <w:bookmarkStart w:id="129" w:name="_Toc228782642"/>
      <w:r>
        <w:t>3.12.1.3. Slučaj korišćenja 3 – Pregled studentovih ispita u aktuelnom ispitnom roku</w:t>
      </w:r>
      <w:bookmarkEnd w:id="128"/>
      <w:bookmarkEnd w:id="129"/>
    </w:p>
    <w:p w14:paraId="644704B8" w14:textId="1117397B" w:rsidR="00196E64" w:rsidRDefault="00196E64" w:rsidP="00196E64">
      <w:pPr>
        <w:pStyle w:val="Normal1"/>
        <w:rPr>
          <w:rFonts w:asciiTheme="minorHAnsi" w:hAnsiTheme="minorHAnsi" w:cstheme="minorBidi"/>
          <w:b/>
          <w:bCs/>
          <w:color w:val="auto"/>
          <w:lang w:val="de-AT"/>
        </w:rPr>
      </w:pPr>
    </w:p>
    <w:p w14:paraId="0E423B2F" w14:textId="3B0E701D" w:rsidR="00196E64" w:rsidRPr="00AE0458" w:rsidRDefault="00196E64" w:rsidP="00196E64">
      <w:pPr>
        <w:pStyle w:val="Normal1"/>
        <w:spacing w:line="240" w:lineRule="auto"/>
        <w:rPr>
          <w:rFonts w:asciiTheme="minorHAnsi" w:hAnsiTheme="minorHAnsi" w:cstheme="minorBidi"/>
          <w:b/>
          <w:bCs/>
          <w:color w:val="auto"/>
          <w:lang w:val="de-AT"/>
        </w:rPr>
      </w:pPr>
      <w:r w:rsidRPr="50F063BC">
        <w:rPr>
          <w:rFonts w:asciiTheme="minorHAnsi" w:hAnsiTheme="minorHAnsi" w:cstheme="minorBidi"/>
          <w:b/>
          <w:bCs/>
          <w:color w:val="auto"/>
          <w:lang w:val="de-AT"/>
        </w:rPr>
        <w:t>Naziv SK</w:t>
      </w:r>
    </w:p>
    <w:p w14:paraId="1DE53A71" w14:textId="77777777" w:rsidR="00196E64" w:rsidRPr="00AE0458" w:rsidRDefault="00196E64" w:rsidP="00196E64">
      <w:pPr>
        <w:pStyle w:val="Normal1"/>
        <w:spacing w:after="120" w:line="240" w:lineRule="auto"/>
        <w:jc w:val="both"/>
        <w:rPr>
          <w:rFonts w:asciiTheme="minorHAnsi" w:hAnsiTheme="minorHAnsi" w:cstheme="minorBidi"/>
          <w:color w:val="auto"/>
          <w:lang w:val="de-AT"/>
        </w:rPr>
      </w:pPr>
      <w:r w:rsidRPr="50F063BC">
        <w:rPr>
          <w:rFonts w:asciiTheme="minorHAnsi" w:hAnsiTheme="minorHAnsi" w:cstheme="minorBidi"/>
          <w:color w:val="auto"/>
          <w:lang w:val="de-AT"/>
        </w:rPr>
        <w:t xml:space="preserve">Pregled svih studentovih </w:t>
      </w:r>
      <w:r w:rsidRPr="50F063BC">
        <w:rPr>
          <w:rFonts w:asciiTheme="minorHAnsi" w:hAnsiTheme="minorHAnsi" w:cstheme="minorBidi"/>
          <w:i/>
          <w:iCs/>
          <w:color w:val="0070C0"/>
          <w:lang w:val="de-AT"/>
        </w:rPr>
        <w:t>ispita</w:t>
      </w:r>
      <w:r w:rsidRPr="50F063BC">
        <w:rPr>
          <w:rFonts w:asciiTheme="minorHAnsi" w:hAnsiTheme="minorHAnsi" w:cstheme="minorBidi"/>
          <w:color w:val="auto"/>
          <w:lang w:val="de-AT"/>
        </w:rPr>
        <w:t xml:space="preserve"> u aktuelnom ispitnom </w:t>
      </w:r>
      <w:r w:rsidRPr="50F063BC">
        <w:rPr>
          <w:rFonts w:asciiTheme="minorHAnsi" w:hAnsiTheme="minorHAnsi" w:cstheme="minorBidi"/>
          <w:i/>
          <w:iCs/>
          <w:color w:val="0070C0"/>
          <w:lang w:val="de-AT"/>
        </w:rPr>
        <w:t>roku</w:t>
      </w:r>
    </w:p>
    <w:p w14:paraId="7DFFB5A6" w14:textId="77777777" w:rsidR="00196E64" w:rsidRPr="00AE0458" w:rsidRDefault="00196E64" w:rsidP="00196E64">
      <w:pPr>
        <w:pStyle w:val="Normal1"/>
        <w:spacing w:line="240" w:lineRule="auto"/>
        <w:jc w:val="both"/>
        <w:rPr>
          <w:rFonts w:asciiTheme="minorHAnsi" w:hAnsiTheme="minorHAnsi" w:cstheme="minorBidi"/>
          <w:color w:val="auto"/>
          <w:lang w:val="de-AT"/>
        </w:rPr>
      </w:pPr>
      <w:r w:rsidRPr="50F063BC">
        <w:rPr>
          <w:rFonts w:asciiTheme="minorHAnsi" w:hAnsiTheme="minorHAnsi" w:cstheme="minorBidi"/>
          <w:b/>
          <w:bCs/>
          <w:color w:val="auto"/>
          <w:lang w:val="de-AT"/>
        </w:rPr>
        <w:t>Akteri SK</w:t>
      </w:r>
    </w:p>
    <w:p w14:paraId="55E88EC6" w14:textId="77777777" w:rsidR="00196E64" w:rsidRPr="00AE0458" w:rsidRDefault="00196E64" w:rsidP="00196E64">
      <w:pPr>
        <w:pStyle w:val="Normal1"/>
        <w:spacing w:after="120" w:line="240" w:lineRule="auto"/>
        <w:jc w:val="both"/>
        <w:rPr>
          <w:rFonts w:asciiTheme="minorHAnsi" w:hAnsiTheme="minorHAnsi" w:cstheme="minorBidi"/>
          <w:i/>
          <w:iCs/>
          <w:color w:val="auto"/>
          <w:lang w:val="de-AT"/>
        </w:rPr>
      </w:pPr>
      <w:r w:rsidRPr="50F063BC">
        <w:rPr>
          <w:rFonts w:asciiTheme="minorHAnsi" w:hAnsiTheme="minorHAnsi" w:cstheme="minorBidi"/>
          <w:i/>
          <w:iCs/>
          <w:color w:val="FF0000"/>
          <w:lang w:val="de-AT"/>
        </w:rPr>
        <w:t>Student</w:t>
      </w:r>
    </w:p>
    <w:p w14:paraId="55BA2A4E" w14:textId="77777777" w:rsidR="00196E64" w:rsidRPr="00AE0458" w:rsidRDefault="00196E64" w:rsidP="00196E64">
      <w:pPr>
        <w:pStyle w:val="Normal1"/>
        <w:spacing w:after="120" w:line="240" w:lineRule="auto"/>
        <w:jc w:val="both"/>
        <w:rPr>
          <w:rFonts w:asciiTheme="minorHAnsi" w:hAnsiTheme="minorHAnsi" w:cstheme="minorBidi"/>
          <w:color w:val="auto"/>
          <w:lang w:val="de-AT"/>
        </w:rPr>
      </w:pPr>
      <w:r w:rsidRPr="50F063BC">
        <w:rPr>
          <w:rFonts w:asciiTheme="minorHAnsi" w:hAnsiTheme="minorHAnsi" w:cstheme="minorBidi"/>
          <w:b/>
          <w:bCs/>
          <w:color w:val="auto"/>
          <w:lang w:val="de-AT"/>
        </w:rPr>
        <w:t>Učesnici SK</w:t>
      </w:r>
      <w:r w:rsidRPr="50F063BC">
        <w:rPr>
          <w:rFonts w:asciiTheme="minorHAnsi" w:hAnsiTheme="minorHAnsi" w:cstheme="minorBidi"/>
          <w:color w:val="auto"/>
          <w:lang w:val="de-AT"/>
        </w:rPr>
        <w:t xml:space="preserve">: </w:t>
      </w:r>
      <w:r w:rsidRPr="50F063BC">
        <w:rPr>
          <w:rFonts w:asciiTheme="minorHAnsi" w:hAnsiTheme="minorHAnsi" w:cstheme="minorBidi"/>
          <w:i/>
          <w:iCs/>
          <w:color w:val="FF0000"/>
          <w:lang w:val="de-AT"/>
        </w:rPr>
        <w:t>Student</w:t>
      </w:r>
      <w:r w:rsidRPr="50F063BC">
        <w:rPr>
          <w:rFonts w:asciiTheme="minorHAnsi" w:hAnsiTheme="minorHAnsi" w:cstheme="minorBidi"/>
          <w:color w:val="auto"/>
          <w:lang w:val="de-AT"/>
        </w:rPr>
        <w:t xml:space="preserve"> i </w:t>
      </w:r>
      <w:r w:rsidRPr="50F063BC">
        <w:rPr>
          <w:rFonts w:asciiTheme="minorHAnsi" w:hAnsiTheme="minorHAnsi" w:cstheme="minorBidi"/>
          <w:i/>
          <w:iCs/>
          <w:color w:val="538135" w:themeColor="accent6" w:themeShade="BF"/>
          <w:lang w:val="de-AT"/>
        </w:rPr>
        <w:t>sistem</w:t>
      </w:r>
      <w:r w:rsidRPr="50F063BC">
        <w:rPr>
          <w:rFonts w:asciiTheme="minorHAnsi" w:hAnsiTheme="minorHAnsi" w:cstheme="minorBidi"/>
          <w:color w:val="auto"/>
          <w:lang w:val="de-AT"/>
        </w:rPr>
        <w:t xml:space="preserve"> (program)</w:t>
      </w:r>
    </w:p>
    <w:p w14:paraId="61F5CD26" w14:textId="77777777" w:rsidR="00196E64" w:rsidRPr="00AE0458" w:rsidRDefault="00196E64" w:rsidP="00196E64">
      <w:pPr>
        <w:pStyle w:val="Normal1"/>
        <w:spacing w:after="120" w:line="240" w:lineRule="auto"/>
        <w:jc w:val="both"/>
        <w:rPr>
          <w:rFonts w:asciiTheme="minorHAnsi" w:hAnsiTheme="minorHAnsi" w:cstheme="minorBidi"/>
          <w:color w:val="auto"/>
          <w:lang w:val="de-AT"/>
        </w:rPr>
      </w:pPr>
      <w:r w:rsidRPr="50F063BC">
        <w:rPr>
          <w:rFonts w:asciiTheme="minorHAnsi" w:hAnsiTheme="minorHAnsi" w:cstheme="minorBidi"/>
          <w:b/>
          <w:bCs/>
          <w:color w:val="auto"/>
          <w:lang w:val="de-AT"/>
        </w:rPr>
        <w:t>Preduslovi</w:t>
      </w:r>
      <w:r w:rsidRPr="50F063BC">
        <w:rPr>
          <w:rFonts w:asciiTheme="minorHAnsi" w:hAnsiTheme="minorHAnsi" w:cstheme="minorBidi"/>
          <w:color w:val="auto"/>
          <w:lang w:val="de-AT"/>
        </w:rPr>
        <w:t xml:space="preserve">: </w:t>
      </w:r>
      <w:r w:rsidRPr="50F063BC">
        <w:rPr>
          <w:rFonts w:asciiTheme="minorHAnsi" w:hAnsiTheme="minorHAnsi" w:cstheme="minorBidi"/>
          <w:i/>
          <w:iCs/>
          <w:color w:val="538135" w:themeColor="accent6" w:themeShade="BF"/>
          <w:lang w:val="de-AT"/>
        </w:rPr>
        <w:t>Sistem</w:t>
      </w:r>
      <w:r w:rsidRPr="50F063BC">
        <w:rPr>
          <w:rFonts w:asciiTheme="minorHAnsi" w:hAnsiTheme="minorHAnsi" w:cstheme="minorBidi"/>
          <w:color w:val="auto"/>
          <w:lang w:val="de-AT"/>
        </w:rPr>
        <w:t xml:space="preserve"> je pokrenut i </w:t>
      </w:r>
      <w:r w:rsidRPr="50F063BC">
        <w:rPr>
          <w:rFonts w:asciiTheme="minorHAnsi" w:hAnsiTheme="minorHAnsi" w:cstheme="minorBidi"/>
          <w:i/>
          <w:iCs/>
          <w:color w:val="FF0000"/>
          <w:lang w:val="de-AT"/>
        </w:rPr>
        <w:t>student</w:t>
      </w:r>
      <w:r w:rsidRPr="50F063BC">
        <w:rPr>
          <w:rFonts w:asciiTheme="minorHAnsi" w:hAnsiTheme="minorHAnsi" w:cstheme="minorBidi"/>
          <w:color w:val="auto"/>
          <w:lang w:val="de-AT"/>
        </w:rPr>
        <w:t xml:space="preserve"> je prijavljen sa svojom šifrom. </w:t>
      </w:r>
      <w:r w:rsidRPr="50F063BC">
        <w:rPr>
          <w:rFonts w:asciiTheme="minorHAnsi" w:hAnsiTheme="minorHAnsi" w:cstheme="minorBidi"/>
          <w:i/>
          <w:iCs/>
          <w:color w:val="538135" w:themeColor="accent6" w:themeShade="BF"/>
          <w:lang w:val="de-AT"/>
        </w:rPr>
        <w:t>Sistem</w:t>
      </w:r>
      <w:r w:rsidRPr="50F063BC">
        <w:rPr>
          <w:rFonts w:asciiTheme="minorHAnsi" w:hAnsiTheme="minorHAnsi" w:cstheme="minorBidi"/>
          <w:color w:val="auto"/>
          <w:lang w:val="de-AT"/>
        </w:rPr>
        <w:t xml:space="preserve"> prikazuje formu za rad sa </w:t>
      </w:r>
      <w:r w:rsidRPr="50F063BC">
        <w:rPr>
          <w:rFonts w:asciiTheme="minorHAnsi" w:hAnsiTheme="minorHAnsi" w:cstheme="minorBidi"/>
          <w:i/>
          <w:iCs/>
          <w:color w:val="0070C0"/>
          <w:lang w:val="de-AT"/>
        </w:rPr>
        <w:t>rokovima</w:t>
      </w:r>
      <w:r w:rsidRPr="50F063BC">
        <w:rPr>
          <w:rFonts w:asciiTheme="minorHAnsi" w:hAnsiTheme="minorHAnsi" w:cstheme="minorBidi"/>
          <w:color w:val="auto"/>
          <w:lang w:val="de-AT"/>
        </w:rPr>
        <w:t xml:space="preserve">. Učitana je lista </w:t>
      </w:r>
      <w:r w:rsidRPr="50F063BC">
        <w:rPr>
          <w:rFonts w:asciiTheme="minorHAnsi" w:hAnsiTheme="minorHAnsi" w:cstheme="minorBidi"/>
          <w:i/>
          <w:iCs/>
          <w:color w:val="0070C0"/>
          <w:lang w:val="de-AT"/>
        </w:rPr>
        <w:t>aktuelnih rokova.</w:t>
      </w:r>
    </w:p>
    <w:p w14:paraId="2DCC0A57" w14:textId="77777777" w:rsidR="00196E64" w:rsidRPr="006D7207" w:rsidRDefault="00196E64" w:rsidP="00196E64">
      <w:pPr>
        <w:pStyle w:val="Normal1"/>
        <w:spacing w:after="40" w:line="240" w:lineRule="auto"/>
        <w:jc w:val="both"/>
        <w:rPr>
          <w:rFonts w:asciiTheme="minorHAnsi" w:hAnsiTheme="minorHAnsi" w:cstheme="minorBidi"/>
          <w:color w:val="auto"/>
        </w:rPr>
      </w:pPr>
      <w:proofErr w:type="spellStart"/>
      <w:r w:rsidRPr="50F063BC">
        <w:rPr>
          <w:rFonts w:asciiTheme="minorHAnsi" w:hAnsiTheme="minorHAnsi" w:cstheme="minorBidi"/>
          <w:b/>
          <w:bCs/>
          <w:color w:val="auto"/>
        </w:rPr>
        <w:t>Osnovni</w:t>
      </w:r>
      <w:proofErr w:type="spellEnd"/>
      <w:r w:rsidRPr="50F063BC">
        <w:rPr>
          <w:rFonts w:asciiTheme="minorHAnsi" w:hAnsiTheme="minorHAnsi" w:cstheme="minorBidi"/>
          <w:b/>
          <w:bCs/>
          <w:color w:val="auto"/>
        </w:rPr>
        <w:t xml:space="preserve"> scenario SK</w:t>
      </w:r>
      <w:r w:rsidRPr="50F063BC">
        <w:rPr>
          <w:rFonts w:asciiTheme="minorHAnsi" w:hAnsiTheme="minorHAnsi" w:cstheme="minorBidi"/>
          <w:color w:val="auto"/>
        </w:rPr>
        <w:t>:</w:t>
      </w:r>
    </w:p>
    <w:p w14:paraId="07B575CA" w14:textId="77777777" w:rsidR="00196E64" w:rsidRDefault="00196E64" w:rsidP="00196E64">
      <w:pPr>
        <w:pStyle w:val="ListParagraph"/>
        <w:numPr>
          <w:ilvl w:val="0"/>
          <w:numId w:val="14"/>
        </w:numPr>
        <w:spacing w:after="200" w:line="240" w:lineRule="auto"/>
        <w:jc w:val="both"/>
      </w:pPr>
      <w:r w:rsidRPr="50F063BC">
        <w:rPr>
          <w:i/>
          <w:iCs/>
          <w:color w:val="FF0000"/>
        </w:rPr>
        <w:t>Student</w:t>
      </w:r>
      <w:r w:rsidRPr="50F063BC">
        <w:t xml:space="preserve"> </w:t>
      </w:r>
      <w:r w:rsidRPr="50F063BC">
        <w:rPr>
          <w:b/>
          <w:bCs/>
        </w:rPr>
        <w:t>poziva</w:t>
      </w:r>
      <w:r w:rsidRPr="50F063BC">
        <w:t xml:space="preserve"> </w:t>
      </w:r>
      <w:r w:rsidRPr="50F063BC">
        <w:rPr>
          <w:i/>
          <w:iCs/>
          <w:color w:val="538135" w:themeColor="accent6" w:themeShade="BF"/>
        </w:rPr>
        <w:t>sistem</w:t>
      </w:r>
      <w:r w:rsidRPr="50F063BC">
        <w:t xml:space="preserve"> da vrati preostale </w:t>
      </w:r>
      <w:r w:rsidRPr="50F063BC">
        <w:rPr>
          <w:rFonts w:eastAsia="Arial"/>
          <w:i/>
          <w:iCs/>
          <w:color w:val="0070C0"/>
          <w:lang w:val="de-AT" w:bidi="en-US"/>
        </w:rPr>
        <w:t>ispite</w:t>
      </w:r>
      <w:r w:rsidRPr="50F063BC">
        <w:t xml:space="preserve"> u zadatom </w:t>
      </w:r>
      <w:r w:rsidRPr="50F063BC">
        <w:rPr>
          <w:rFonts w:eastAsia="Arial"/>
          <w:i/>
          <w:iCs/>
          <w:color w:val="0070C0"/>
          <w:lang w:val="de-AT" w:bidi="en-US"/>
        </w:rPr>
        <w:t>roku</w:t>
      </w:r>
      <w:r w:rsidRPr="50F063BC">
        <w:t>. (APSO)</w:t>
      </w:r>
    </w:p>
    <w:p w14:paraId="5774731D" w14:textId="77777777" w:rsidR="00196E64" w:rsidRPr="006D7207" w:rsidRDefault="00196E64" w:rsidP="00196E64">
      <w:pPr>
        <w:pStyle w:val="ListParagraph"/>
        <w:numPr>
          <w:ilvl w:val="0"/>
          <w:numId w:val="14"/>
        </w:numPr>
        <w:spacing w:after="200" w:line="240" w:lineRule="auto"/>
        <w:jc w:val="both"/>
      </w:pPr>
      <w:r w:rsidRPr="50F063BC">
        <w:rPr>
          <w:i/>
          <w:iCs/>
          <w:color w:val="538135" w:themeColor="accent6" w:themeShade="BF"/>
        </w:rPr>
        <w:t>Sistem</w:t>
      </w:r>
      <w:r w:rsidRPr="50F063BC">
        <w:t xml:space="preserve"> </w:t>
      </w:r>
      <w:r w:rsidRPr="50F063BC">
        <w:rPr>
          <w:b/>
          <w:bCs/>
        </w:rPr>
        <w:t>traži</w:t>
      </w:r>
      <w:r w:rsidRPr="50F063BC">
        <w:t xml:space="preserve"> preostale </w:t>
      </w:r>
      <w:r w:rsidRPr="50F063BC">
        <w:rPr>
          <w:rFonts w:eastAsia="Arial"/>
          <w:i/>
          <w:iCs/>
          <w:color w:val="0070C0"/>
          <w:lang w:val="de-AT" w:bidi="en-US"/>
        </w:rPr>
        <w:t>ispite</w:t>
      </w:r>
      <w:r w:rsidRPr="50F063BC">
        <w:t xml:space="preserve"> po zadatim vrednostima. (SO)</w:t>
      </w:r>
    </w:p>
    <w:p w14:paraId="29710A3C" w14:textId="77777777" w:rsidR="00196E64" w:rsidRPr="006D7207" w:rsidRDefault="00196E64" w:rsidP="00196E64">
      <w:pPr>
        <w:pStyle w:val="ListParagraph"/>
        <w:numPr>
          <w:ilvl w:val="0"/>
          <w:numId w:val="14"/>
        </w:numPr>
        <w:spacing w:after="200" w:line="240" w:lineRule="auto"/>
        <w:jc w:val="both"/>
      </w:pPr>
      <w:r w:rsidRPr="50F063BC">
        <w:rPr>
          <w:i/>
          <w:iCs/>
          <w:color w:val="538135" w:themeColor="accent6" w:themeShade="BF"/>
        </w:rPr>
        <w:t>Sistem</w:t>
      </w:r>
      <w:r w:rsidRPr="50F063BC">
        <w:t xml:space="preserve"> </w:t>
      </w:r>
      <w:r w:rsidRPr="50F063BC">
        <w:rPr>
          <w:b/>
          <w:bCs/>
        </w:rPr>
        <w:t>prikazuje</w:t>
      </w:r>
      <w:r w:rsidRPr="50F063BC">
        <w:t xml:space="preserve"> </w:t>
      </w:r>
      <w:r w:rsidRPr="50F063BC">
        <w:rPr>
          <w:i/>
          <w:iCs/>
        </w:rPr>
        <w:t>zaposlenom</w:t>
      </w:r>
      <w:r w:rsidRPr="50F063BC">
        <w:t xml:space="preserve"> nađene </w:t>
      </w:r>
      <w:r w:rsidRPr="50F063BC">
        <w:rPr>
          <w:rFonts w:eastAsia="Arial"/>
          <w:i/>
          <w:iCs/>
          <w:color w:val="0070C0"/>
          <w:lang w:val="de-AT" w:bidi="en-US"/>
        </w:rPr>
        <w:t>ispite</w:t>
      </w:r>
      <w:r w:rsidRPr="50F063BC">
        <w:t xml:space="preserve"> uz poruku “</w:t>
      </w:r>
      <w:r w:rsidRPr="50F063BC">
        <w:rPr>
          <w:i/>
          <w:iCs/>
          <w:color w:val="538135" w:themeColor="accent6" w:themeShade="BF"/>
        </w:rPr>
        <w:t>Sistem</w:t>
      </w:r>
      <w:r w:rsidRPr="50F063BC">
        <w:t xml:space="preserve"> je pronašao preostale </w:t>
      </w:r>
      <w:r w:rsidRPr="50F063BC">
        <w:rPr>
          <w:rFonts w:eastAsia="Arial"/>
          <w:i/>
          <w:iCs/>
          <w:color w:val="0070C0"/>
          <w:lang w:val="de-AT" w:bidi="en-US"/>
        </w:rPr>
        <w:t xml:space="preserve">ispite </w:t>
      </w:r>
      <w:r w:rsidRPr="50F063BC">
        <w:t>za</w:t>
      </w:r>
      <w:r w:rsidRPr="50F063BC">
        <w:rPr>
          <w:rFonts w:eastAsia="Arial"/>
          <w:i/>
          <w:iCs/>
          <w:color w:val="0070C0"/>
          <w:lang w:val="de-AT" w:bidi="en-US"/>
        </w:rPr>
        <w:t xml:space="preserve"> studenta </w:t>
      </w:r>
      <w:r w:rsidRPr="50F063BC">
        <w:t>u</w:t>
      </w:r>
      <w:r w:rsidRPr="50F063BC">
        <w:rPr>
          <w:rFonts w:eastAsia="Arial"/>
          <w:i/>
          <w:iCs/>
          <w:color w:val="0070C0"/>
          <w:lang w:val="de-AT" w:bidi="en-US"/>
        </w:rPr>
        <w:t xml:space="preserve"> roku</w:t>
      </w:r>
      <w:r w:rsidRPr="50F063BC">
        <w:t>“. (IA)</w:t>
      </w:r>
    </w:p>
    <w:p w14:paraId="70A26C72" w14:textId="77777777" w:rsidR="00196E64" w:rsidRPr="006D7207" w:rsidRDefault="00196E64" w:rsidP="00196E64">
      <w:pPr>
        <w:pStyle w:val="Normal1"/>
        <w:spacing w:before="120" w:after="40" w:line="240" w:lineRule="auto"/>
        <w:jc w:val="both"/>
        <w:rPr>
          <w:rFonts w:asciiTheme="minorHAnsi" w:hAnsiTheme="minorHAnsi" w:cstheme="minorBidi"/>
          <w:color w:val="auto"/>
          <w:lang w:val="sr-Latn-RS"/>
        </w:rPr>
      </w:pPr>
      <w:r w:rsidRPr="50F063BC">
        <w:rPr>
          <w:rFonts w:asciiTheme="minorHAnsi" w:hAnsiTheme="minorHAnsi" w:cstheme="minorBidi"/>
          <w:b/>
          <w:bCs/>
          <w:color w:val="auto"/>
          <w:lang w:val="sr-Latn-RS"/>
        </w:rPr>
        <w:t>Alternativni scenarii</w:t>
      </w:r>
      <w:r w:rsidRPr="50F063BC">
        <w:rPr>
          <w:rFonts w:asciiTheme="minorHAnsi" w:hAnsiTheme="minorHAnsi" w:cstheme="minorBidi"/>
          <w:color w:val="auto"/>
          <w:lang w:val="sr-Latn-RS"/>
        </w:rPr>
        <w:t>:</w:t>
      </w:r>
    </w:p>
    <w:p w14:paraId="22274AA6" w14:textId="77777777" w:rsidR="00196E64" w:rsidRPr="00EB2DC6" w:rsidRDefault="00196E64" w:rsidP="00196E64">
      <w:pPr>
        <w:spacing w:after="60" w:line="240" w:lineRule="auto"/>
        <w:ind w:left="360"/>
        <w:jc w:val="both"/>
        <w:rPr>
          <w:lang w:val="en-US"/>
        </w:rPr>
      </w:pPr>
      <w:r w:rsidRPr="50F063BC">
        <w:t xml:space="preserve">3.1. Ukoliko </w:t>
      </w:r>
      <w:r w:rsidRPr="50F063BC">
        <w:rPr>
          <w:i/>
          <w:iCs/>
          <w:color w:val="538135" w:themeColor="accent6" w:themeShade="BF"/>
        </w:rPr>
        <w:t>sistem</w:t>
      </w:r>
      <w:r w:rsidRPr="50F063BC">
        <w:t xml:space="preserve"> nije mogao da nađe </w:t>
      </w:r>
      <w:r w:rsidRPr="50F063BC">
        <w:rPr>
          <w:rFonts w:eastAsia="Arial"/>
          <w:i/>
          <w:iCs/>
          <w:color w:val="0070C0"/>
          <w:lang w:val="de-AT" w:bidi="en-US"/>
        </w:rPr>
        <w:t>ispite</w:t>
      </w:r>
      <w:r w:rsidRPr="50F063BC">
        <w:rPr>
          <w:i/>
          <w:iCs/>
        </w:rPr>
        <w:t xml:space="preserve"> ,</w:t>
      </w:r>
      <w:r w:rsidRPr="50F063BC">
        <w:t xml:space="preserve"> on prikazuje </w:t>
      </w:r>
      <w:r w:rsidRPr="50F063BC">
        <w:rPr>
          <w:color w:val="FF0000"/>
        </w:rPr>
        <w:t>studentu</w:t>
      </w:r>
      <w:r w:rsidRPr="50F063BC">
        <w:t xml:space="preserve"> poruku: “</w:t>
      </w:r>
      <w:r w:rsidRPr="50F063BC">
        <w:rPr>
          <w:i/>
          <w:iCs/>
          <w:color w:val="538135" w:themeColor="accent6" w:themeShade="BF"/>
        </w:rPr>
        <w:t>Sistem</w:t>
      </w:r>
      <w:r w:rsidRPr="50F063BC">
        <w:t xml:space="preserve"> nije mogao da pronađe preostale </w:t>
      </w:r>
      <w:r w:rsidRPr="50F063BC">
        <w:rPr>
          <w:rFonts w:eastAsia="Arial"/>
          <w:i/>
          <w:iCs/>
          <w:color w:val="0070C0"/>
          <w:lang w:val="de-AT" w:bidi="en-US"/>
        </w:rPr>
        <w:t>ispite</w:t>
      </w:r>
      <w:r w:rsidRPr="50F063BC">
        <w:t xml:space="preserve"> za </w:t>
      </w:r>
      <w:r w:rsidRPr="50F063BC">
        <w:rPr>
          <w:rFonts w:eastAsia="Arial"/>
          <w:i/>
          <w:iCs/>
          <w:color w:val="0070C0"/>
          <w:lang w:val="de-AT" w:bidi="en-US"/>
        </w:rPr>
        <w:t>studenta</w:t>
      </w:r>
      <w:r w:rsidRPr="50F063BC">
        <w:t xml:space="preserve">”. Prekida se izvršenje scenaria. (IA) </w:t>
      </w:r>
    </w:p>
    <w:p w14:paraId="7B8D7FB0" w14:textId="120F6570" w:rsidR="00196E64" w:rsidRDefault="00196E64" w:rsidP="00196E64">
      <w:pPr>
        <w:keepNext/>
        <w:spacing w:after="60" w:line="240" w:lineRule="auto"/>
        <w:ind w:left="720"/>
        <w:jc w:val="both"/>
      </w:pPr>
      <w:r>
        <w:rPr>
          <w:rFonts w:cstheme="minorHAnsi"/>
          <w:noProof/>
          <w:lang w:val="en-US"/>
        </w:rPr>
        <w:t xml:space="preserve"> </w:t>
      </w:r>
      <w:r>
        <w:rPr>
          <w:rFonts w:cstheme="minorHAnsi"/>
          <w:noProof/>
          <w:lang w:val="en-US"/>
        </w:rPr>
        <w:tab/>
        <w:t xml:space="preserve"> </w:t>
      </w:r>
      <w:r>
        <w:rPr>
          <w:rFonts w:cstheme="minorHAnsi"/>
          <w:noProof/>
          <w:lang w:val="en-US"/>
        </w:rPr>
        <w:tab/>
        <w:t xml:space="preserve"> </w:t>
      </w:r>
      <w:r>
        <w:rPr>
          <w:rFonts w:cstheme="minorHAnsi"/>
          <w:noProof/>
          <w:lang w:val="en-US"/>
        </w:rPr>
        <w:drawing>
          <wp:inline distT="0" distB="0" distL="0" distR="0" wp14:anchorId="64E6D323" wp14:editId="063EDF8D">
            <wp:extent cx="5143974" cy="4419600"/>
            <wp:effectExtent l="0" t="0" r="0" b="0"/>
            <wp:docPr id="436561243" name="Picture 1"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61243" name="Picture 1" descr="A diagram of a student&#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5144694" cy="4420219"/>
                    </a:xfrm>
                    <a:prstGeom prst="rect">
                      <a:avLst/>
                    </a:prstGeom>
                  </pic:spPr>
                </pic:pic>
              </a:graphicData>
            </a:graphic>
          </wp:inline>
        </w:drawing>
      </w:r>
    </w:p>
    <w:p w14:paraId="5867983F" w14:textId="0F72E642" w:rsidR="00196E64" w:rsidRDefault="00196E64" w:rsidP="00196E64">
      <w:pPr>
        <w:pStyle w:val="Caption"/>
        <w:jc w:val="center"/>
      </w:pPr>
      <w:bookmarkStart w:id="130" w:name="_Toc228782701"/>
      <w:r>
        <w:t xml:space="preserve">Slika </w:t>
      </w:r>
      <w:r>
        <w:fldChar w:fldCharType="begin"/>
      </w:r>
      <w:r>
        <w:instrText xml:space="preserve"> SEQ Slika \* ARABIC </w:instrText>
      </w:r>
      <w:r>
        <w:fldChar w:fldCharType="separate"/>
      </w:r>
      <w:r>
        <w:rPr>
          <w:noProof/>
        </w:rPr>
        <w:t>33</w:t>
      </w:r>
      <w:r>
        <w:fldChar w:fldCharType="end"/>
      </w:r>
      <w:r>
        <w:t xml:space="preserve">: </w:t>
      </w:r>
      <w:r w:rsidRPr="003C12AF">
        <w:t>Dijagram sekvenci SK</w:t>
      </w:r>
      <w:r>
        <w:t>3</w:t>
      </w:r>
      <w:r w:rsidRPr="003C12AF">
        <w:t>, osnovni scenario</w:t>
      </w:r>
      <w:bookmarkEnd w:id="130"/>
    </w:p>
    <w:p w14:paraId="0FC2F49D" w14:textId="77777777" w:rsidR="00196E64" w:rsidRDefault="00196E64" w:rsidP="00196E64">
      <w:pPr>
        <w:pStyle w:val="Caption"/>
        <w:rPr>
          <w:rFonts w:cstheme="minorHAnsi"/>
        </w:rPr>
      </w:pPr>
    </w:p>
    <w:p w14:paraId="452EE5C7" w14:textId="7CF0C304" w:rsidR="00196E64" w:rsidRPr="00AE0458" w:rsidRDefault="00196E64" w:rsidP="00196E64">
      <w:pPr>
        <w:pStyle w:val="Heading4"/>
      </w:pPr>
      <w:bookmarkStart w:id="131" w:name="_Toc1957196574"/>
      <w:bookmarkStart w:id="132" w:name="_Toc228782643"/>
      <w:r>
        <w:t>3.12.1.4. Slučaj korišćenja 4 – Pregled uspešnih polaganja</w:t>
      </w:r>
      <w:bookmarkEnd w:id="131"/>
      <w:bookmarkEnd w:id="132"/>
    </w:p>
    <w:p w14:paraId="3331ECB8" w14:textId="77777777" w:rsidR="00196E64" w:rsidRPr="00AE0458" w:rsidRDefault="00196E64" w:rsidP="00196E64">
      <w:pPr>
        <w:pStyle w:val="Normal1"/>
        <w:spacing w:line="240" w:lineRule="auto"/>
        <w:jc w:val="both"/>
        <w:rPr>
          <w:rFonts w:asciiTheme="minorHAnsi" w:hAnsiTheme="minorHAnsi" w:cstheme="minorBidi"/>
          <w:color w:val="auto"/>
          <w:lang w:val="de-AT"/>
        </w:rPr>
      </w:pPr>
      <w:r w:rsidRPr="50F063BC">
        <w:rPr>
          <w:rFonts w:asciiTheme="minorHAnsi" w:hAnsiTheme="minorHAnsi" w:cstheme="minorBidi"/>
          <w:b/>
          <w:bCs/>
          <w:color w:val="auto"/>
          <w:lang w:val="de-AT"/>
        </w:rPr>
        <w:t>Naziv SK</w:t>
      </w:r>
    </w:p>
    <w:p w14:paraId="1D531820" w14:textId="77777777" w:rsidR="00196E64" w:rsidRPr="00AE0458" w:rsidRDefault="00196E64" w:rsidP="00196E64">
      <w:pPr>
        <w:pStyle w:val="Normal1"/>
        <w:spacing w:after="120" w:line="240" w:lineRule="auto"/>
        <w:jc w:val="both"/>
        <w:rPr>
          <w:rFonts w:asciiTheme="minorHAnsi" w:hAnsiTheme="minorHAnsi" w:cstheme="minorBidi"/>
          <w:color w:val="auto"/>
          <w:lang w:val="de-AT"/>
        </w:rPr>
      </w:pPr>
      <w:r w:rsidRPr="50F063BC">
        <w:rPr>
          <w:rFonts w:asciiTheme="minorHAnsi" w:hAnsiTheme="minorHAnsi" w:cstheme="minorBidi"/>
          <w:color w:val="auto"/>
          <w:lang w:val="de-AT"/>
        </w:rPr>
        <w:t>Pregled uspe</w:t>
      </w:r>
      <w:r w:rsidRPr="50F063BC">
        <w:rPr>
          <w:rFonts w:asciiTheme="minorHAnsi" w:hAnsiTheme="minorHAnsi" w:cstheme="minorBidi"/>
          <w:color w:val="auto"/>
          <w:lang w:val="sr-Latn-RS"/>
        </w:rPr>
        <w:t xml:space="preserve">šnih </w:t>
      </w:r>
      <w:r w:rsidRPr="50F063BC">
        <w:rPr>
          <w:rFonts w:asciiTheme="minorHAnsi" w:hAnsiTheme="minorHAnsi" w:cstheme="minorBidi"/>
          <w:i/>
          <w:iCs/>
          <w:color w:val="0070C0"/>
          <w:lang w:val="de-AT"/>
        </w:rPr>
        <w:t>polaganja</w:t>
      </w:r>
    </w:p>
    <w:p w14:paraId="17D14FD4" w14:textId="77777777" w:rsidR="00196E64" w:rsidRPr="00AE0458" w:rsidRDefault="00196E64" w:rsidP="00196E64">
      <w:pPr>
        <w:pStyle w:val="Normal1"/>
        <w:spacing w:line="240" w:lineRule="auto"/>
        <w:jc w:val="both"/>
        <w:rPr>
          <w:rFonts w:asciiTheme="minorHAnsi" w:hAnsiTheme="minorHAnsi" w:cstheme="minorBidi"/>
          <w:color w:val="auto"/>
          <w:lang w:val="de-AT"/>
        </w:rPr>
      </w:pPr>
      <w:r w:rsidRPr="50F063BC">
        <w:rPr>
          <w:rFonts w:asciiTheme="minorHAnsi" w:hAnsiTheme="minorHAnsi" w:cstheme="minorBidi"/>
          <w:b/>
          <w:bCs/>
          <w:color w:val="auto"/>
          <w:lang w:val="de-AT"/>
        </w:rPr>
        <w:t>Akteri SK</w:t>
      </w:r>
    </w:p>
    <w:p w14:paraId="53F04770" w14:textId="77777777" w:rsidR="00196E64" w:rsidRPr="00C03D2A" w:rsidRDefault="00196E64" w:rsidP="00196E64">
      <w:pPr>
        <w:pStyle w:val="Normal1"/>
        <w:spacing w:after="120" w:line="240" w:lineRule="auto"/>
        <w:jc w:val="both"/>
        <w:rPr>
          <w:rFonts w:asciiTheme="minorHAnsi" w:hAnsiTheme="minorHAnsi" w:cstheme="minorBidi"/>
          <w:i/>
          <w:iCs/>
          <w:color w:val="auto"/>
        </w:rPr>
      </w:pPr>
      <w:r w:rsidRPr="50F063BC">
        <w:rPr>
          <w:rFonts w:asciiTheme="minorHAnsi" w:hAnsiTheme="minorHAnsi" w:cstheme="minorBidi"/>
          <w:i/>
          <w:iCs/>
          <w:color w:val="FF0000"/>
        </w:rPr>
        <w:t>Student</w:t>
      </w:r>
    </w:p>
    <w:p w14:paraId="43F18235" w14:textId="77777777" w:rsidR="00196E64" w:rsidRDefault="00196E64" w:rsidP="00196E64">
      <w:pPr>
        <w:pStyle w:val="Normal1"/>
        <w:spacing w:line="240" w:lineRule="auto"/>
        <w:jc w:val="both"/>
        <w:rPr>
          <w:rFonts w:asciiTheme="minorHAnsi" w:hAnsiTheme="minorHAnsi" w:cstheme="minorBidi"/>
          <w:color w:val="auto"/>
        </w:rPr>
      </w:pPr>
      <w:proofErr w:type="spellStart"/>
      <w:r w:rsidRPr="50F063BC">
        <w:rPr>
          <w:rFonts w:asciiTheme="minorHAnsi" w:hAnsiTheme="minorHAnsi" w:cstheme="minorBidi"/>
          <w:b/>
          <w:bCs/>
          <w:color w:val="auto"/>
        </w:rPr>
        <w:t>Učesnici</w:t>
      </w:r>
      <w:proofErr w:type="spellEnd"/>
      <w:r w:rsidRPr="50F063BC">
        <w:rPr>
          <w:rFonts w:asciiTheme="minorHAnsi" w:hAnsiTheme="minorHAnsi" w:cstheme="minorBidi"/>
          <w:b/>
          <w:bCs/>
          <w:color w:val="auto"/>
        </w:rPr>
        <w:t xml:space="preserve"> SK</w:t>
      </w:r>
    </w:p>
    <w:p w14:paraId="231D0206" w14:textId="77777777" w:rsidR="00196E64" w:rsidRDefault="00196E64" w:rsidP="00196E64">
      <w:pPr>
        <w:pStyle w:val="Normal1"/>
        <w:spacing w:after="120" w:line="240" w:lineRule="auto"/>
        <w:jc w:val="both"/>
        <w:rPr>
          <w:rFonts w:asciiTheme="minorHAnsi" w:hAnsiTheme="minorHAnsi" w:cstheme="minorBidi"/>
          <w:color w:val="auto"/>
        </w:rPr>
      </w:pPr>
      <w:r w:rsidRPr="50F063BC">
        <w:rPr>
          <w:rFonts w:asciiTheme="minorHAnsi" w:hAnsiTheme="minorHAnsi" w:cstheme="minorBidi"/>
          <w:i/>
          <w:iCs/>
          <w:color w:val="FF0000"/>
        </w:rPr>
        <w:t>Student</w:t>
      </w:r>
      <w:r w:rsidRPr="50F063BC">
        <w:rPr>
          <w:rFonts w:asciiTheme="minorHAnsi" w:hAnsiTheme="minorHAnsi" w:cstheme="minorBidi"/>
          <w:color w:val="auto"/>
        </w:rPr>
        <w:t xml:space="preserve"> </w:t>
      </w:r>
      <w:proofErr w:type="spellStart"/>
      <w:r w:rsidRPr="50F063BC">
        <w:rPr>
          <w:rFonts w:asciiTheme="minorHAnsi" w:hAnsiTheme="minorHAnsi" w:cstheme="minorBidi"/>
          <w:color w:val="auto"/>
        </w:rPr>
        <w:t>i</w:t>
      </w:r>
      <w:proofErr w:type="spellEnd"/>
      <w:r w:rsidRPr="50F063BC">
        <w:rPr>
          <w:rFonts w:asciiTheme="minorHAnsi" w:hAnsiTheme="minorHAnsi" w:cstheme="minorBidi"/>
          <w:color w:val="auto"/>
        </w:rPr>
        <w:t xml:space="preserve"> </w:t>
      </w:r>
      <w:proofErr w:type="spellStart"/>
      <w:r w:rsidRPr="50F063BC">
        <w:rPr>
          <w:rFonts w:asciiTheme="minorHAnsi" w:hAnsiTheme="minorHAnsi" w:cstheme="minorBidi"/>
          <w:i/>
          <w:iCs/>
          <w:color w:val="538135" w:themeColor="accent6" w:themeShade="BF"/>
        </w:rPr>
        <w:t>sistem</w:t>
      </w:r>
      <w:proofErr w:type="spellEnd"/>
      <w:r w:rsidRPr="50F063BC">
        <w:rPr>
          <w:rFonts w:asciiTheme="minorHAnsi" w:hAnsiTheme="minorHAnsi" w:cstheme="minorBidi"/>
          <w:color w:val="auto"/>
        </w:rPr>
        <w:t xml:space="preserve"> (program)</w:t>
      </w:r>
    </w:p>
    <w:p w14:paraId="2AE360B2" w14:textId="77777777" w:rsidR="00196E64" w:rsidRPr="00AE0458" w:rsidRDefault="00196E64" w:rsidP="00196E64">
      <w:pPr>
        <w:pStyle w:val="Normal1"/>
        <w:spacing w:after="120" w:line="240" w:lineRule="auto"/>
        <w:jc w:val="both"/>
        <w:rPr>
          <w:rFonts w:asciiTheme="minorHAnsi" w:hAnsiTheme="minorHAnsi" w:cstheme="minorBidi"/>
          <w:color w:val="auto"/>
          <w:lang w:val="de-AT"/>
        </w:rPr>
      </w:pPr>
      <w:r w:rsidRPr="50F063BC">
        <w:rPr>
          <w:rFonts w:asciiTheme="minorHAnsi" w:hAnsiTheme="minorHAnsi" w:cstheme="minorBidi"/>
          <w:b/>
          <w:bCs/>
          <w:color w:val="auto"/>
          <w:lang w:val="de-AT"/>
        </w:rPr>
        <w:t>Preduslov</w:t>
      </w:r>
      <w:r w:rsidRPr="50F063BC">
        <w:rPr>
          <w:rFonts w:asciiTheme="minorHAnsi" w:hAnsiTheme="minorHAnsi" w:cstheme="minorBidi"/>
          <w:color w:val="auto"/>
          <w:lang w:val="de-AT"/>
        </w:rPr>
        <w:t xml:space="preserve">: </w:t>
      </w:r>
      <w:r w:rsidRPr="50F063BC">
        <w:rPr>
          <w:rFonts w:asciiTheme="minorHAnsi" w:hAnsiTheme="minorHAnsi" w:cstheme="minorBidi"/>
          <w:i/>
          <w:iCs/>
          <w:color w:val="538135" w:themeColor="accent6" w:themeShade="BF"/>
          <w:lang w:val="de-AT"/>
        </w:rPr>
        <w:t>Sistem</w:t>
      </w:r>
      <w:r w:rsidRPr="50F063BC">
        <w:rPr>
          <w:rFonts w:asciiTheme="minorHAnsi" w:hAnsiTheme="minorHAnsi" w:cstheme="minorBidi"/>
          <w:color w:val="auto"/>
          <w:lang w:val="de-AT"/>
        </w:rPr>
        <w:t xml:space="preserve"> je pokrenut i </w:t>
      </w:r>
      <w:r w:rsidRPr="50F063BC">
        <w:rPr>
          <w:rFonts w:asciiTheme="minorHAnsi" w:hAnsiTheme="minorHAnsi" w:cstheme="minorBidi"/>
          <w:i/>
          <w:iCs/>
          <w:color w:val="FF0000"/>
          <w:lang w:val="de-AT"/>
        </w:rPr>
        <w:t>student</w:t>
      </w:r>
      <w:r w:rsidRPr="50F063BC">
        <w:rPr>
          <w:rFonts w:asciiTheme="minorHAnsi" w:hAnsiTheme="minorHAnsi" w:cstheme="minorBidi"/>
          <w:color w:val="auto"/>
          <w:lang w:val="de-AT"/>
        </w:rPr>
        <w:t xml:space="preserve"> je prijavljen sa svojom šifrom. </w:t>
      </w:r>
    </w:p>
    <w:p w14:paraId="70014F33" w14:textId="77777777" w:rsidR="00196E64" w:rsidRPr="004B5950" w:rsidRDefault="00196E64" w:rsidP="00196E64">
      <w:pPr>
        <w:pStyle w:val="Normal1"/>
        <w:spacing w:after="40" w:line="240" w:lineRule="auto"/>
        <w:jc w:val="both"/>
        <w:rPr>
          <w:rFonts w:asciiTheme="minorHAnsi" w:hAnsiTheme="minorHAnsi" w:cstheme="minorBidi"/>
          <w:color w:val="auto"/>
        </w:rPr>
      </w:pPr>
      <w:proofErr w:type="spellStart"/>
      <w:r w:rsidRPr="50F063BC">
        <w:rPr>
          <w:rFonts w:asciiTheme="minorHAnsi" w:hAnsiTheme="minorHAnsi" w:cstheme="minorBidi"/>
          <w:b/>
          <w:bCs/>
          <w:color w:val="auto"/>
        </w:rPr>
        <w:t>Osnovni</w:t>
      </w:r>
      <w:proofErr w:type="spellEnd"/>
      <w:r w:rsidRPr="50F063BC">
        <w:rPr>
          <w:rFonts w:asciiTheme="minorHAnsi" w:hAnsiTheme="minorHAnsi" w:cstheme="minorBidi"/>
          <w:b/>
          <w:bCs/>
          <w:color w:val="auto"/>
        </w:rPr>
        <w:t xml:space="preserve"> scenario SK</w:t>
      </w:r>
      <w:r w:rsidRPr="50F063BC">
        <w:rPr>
          <w:rFonts w:asciiTheme="minorHAnsi" w:hAnsiTheme="minorHAnsi" w:cstheme="minorBidi"/>
          <w:color w:val="auto"/>
        </w:rPr>
        <w:t>:</w:t>
      </w:r>
    </w:p>
    <w:p w14:paraId="7D483CC1" w14:textId="77777777" w:rsidR="00196E64" w:rsidRDefault="00196E64" w:rsidP="00196E64">
      <w:pPr>
        <w:pStyle w:val="ListParagraph"/>
        <w:numPr>
          <w:ilvl w:val="0"/>
          <w:numId w:val="10"/>
        </w:numPr>
        <w:spacing w:after="200" w:line="240" w:lineRule="auto"/>
        <w:jc w:val="both"/>
      </w:pPr>
      <w:bookmarkStart w:id="133" w:name="_Hlk85558525"/>
      <w:r w:rsidRPr="50F063BC">
        <w:rPr>
          <w:i/>
          <w:iCs/>
          <w:color w:val="FF0000"/>
        </w:rPr>
        <w:t>Student</w:t>
      </w:r>
      <w:r w:rsidRPr="50F063BC">
        <w:t xml:space="preserve"> </w:t>
      </w:r>
      <w:r w:rsidRPr="50F063BC">
        <w:rPr>
          <w:b/>
          <w:bCs/>
        </w:rPr>
        <w:t>poziva</w:t>
      </w:r>
      <w:r w:rsidRPr="50F063BC">
        <w:t xml:space="preserve"> </w:t>
      </w:r>
      <w:r w:rsidRPr="50F063BC">
        <w:rPr>
          <w:i/>
          <w:iCs/>
          <w:color w:val="538135" w:themeColor="accent6" w:themeShade="BF"/>
        </w:rPr>
        <w:t>sistem</w:t>
      </w:r>
      <w:r w:rsidRPr="50F063BC">
        <w:t xml:space="preserve"> da nađe uspešna </w:t>
      </w:r>
      <w:r w:rsidRPr="50F063BC">
        <w:rPr>
          <w:rFonts w:eastAsia="Arial"/>
          <w:i/>
          <w:iCs/>
          <w:color w:val="0070C0"/>
          <w:lang w:val="de-AT" w:bidi="en-US"/>
        </w:rPr>
        <w:t>polaganja</w:t>
      </w:r>
      <w:r w:rsidRPr="50F063BC">
        <w:t>. (APSO)</w:t>
      </w:r>
    </w:p>
    <w:p w14:paraId="574FA13D" w14:textId="77777777" w:rsidR="00196E64" w:rsidRDefault="00196E64" w:rsidP="00196E64">
      <w:pPr>
        <w:pStyle w:val="ListParagraph"/>
        <w:numPr>
          <w:ilvl w:val="0"/>
          <w:numId w:val="10"/>
        </w:numPr>
        <w:spacing w:after="200" w:line="240" w:lineRule="auto"/>
        <w:jc w:val="both"/>
      </w:pPr>
      <w:r w:rsidRPr="50F063BC">
        <w:rPr>
          <w:i/>
          <w:iCs/>
          <w:color w:val="538135" w:themeColor="accent6" w:themeShade="BF"/>
        </w:rPr>
        <w:t>Sistem</w:t>
      </w:r>
      <w:r w:rsidRPr="50F063BC">
        <w:t xml:space="preserve"> </w:t>
      </w:r>
      <w:r w:rsidRPr="50F063BC">
        <w:rPr>
          <w:b/>
          <w:bCs/>
        </w:rPr>
        <w:t>traži</w:t>
      </w:r>
      <w:r w:rsidRPr="50F063BC">
        <w:t xml:space="preserve"> </w:t>
      </w:r>
      <w:r w:rsidRPr="50F063BC">
        <w:rPr>
          <w:rFonts w:eastAsia="Arial"/>
          <w:i/>
          <w:iCs/>
          <w:color w:val="0070C0"/>
          <w:lang w:val="de-AT" w:bidi="en-US"/>
        </w:rPr>
        <w:t>polaganja</w:t>
      </w:r>
      <w:r w:rsidRPr="50F063BC">
        <w:t xml:space="preserve"> po zadatim vrednostima. (SO)</w:t>
      </w:r>
    </w:p>
    <w:p w14:paraId="24E97502" w14:textId="77777777" w:rsidR="00196E64" w:rsidRDefault="00196E64" w:rsidP="00196E64">
      <w:pPr>
        <w:pStyle w:val="ListParagraph"/>
        <w:numPr>
          <w:ilvl w:val="0"/>
          <w:numId w:val="10"/>
        </w:numPr>
        <w:spacing w:after="200" w:line="240" w:lineRule="auto"/>
        <w:jc w:val="both"/>
      </w:pPr>
      <w:r w:rsidRPr="50F063BC">
        <w:rPr>
          <w:i/>
          <w:iCs/>
          <w:color w:val="538135" w:themeColor="accent6" w:themeShade="BF"/>
        </w:rPr>
        <w:t>Sistem</w:t>
      </w:r>
      <w:r w:rsidRPr="50F063BC">
        <w:t xml:space="preserve"> </w:t>
      </w:r>
      <w:r w:rsidRPr="50F063BC">
        <w:rPr>
          <w:b/>
          <w:bCs/>
        </w:rPr>
        <w:t>prikazuje</w:t>
      </w:r>
      <w:r w:rsidRPr="50F063BC">
        <w:t xml:space="preserve"> </w:t>
      </w:r>
      <w:r w:rsidRPr="50F063BC">
        <w:rPr>
          <w:color w:val="FF0000"/>
        </w:rPr>
        <w:t xml:space="preserve">studentu </w:t>
      </w:r>
      <w:r w:rsidRPr="50F063BC">
        <w:t xml:space="preserve">nađena </w:t>
      </w:r>
      <w:r w:rsidRPr="50F063BC">
        <w:rPr>
          <w:rFonts w:eastAsia="Arial"/>
          <w:i/>
          <w:iCs/>
          <w:color w:val="0070C0"/>
          <w:lang w:bidi="en-US"/>
        </w:rPr>
        <w:t>polaganja</w:t>
      </w:r>
      <w:r w:rsidRPr="50F063BC">
        <w:t xml:space="preserve"> uz poruku “</w:t>
      </w:r>
      <w:r w:rsidRPr="50F063BC">
        <w:rPr>
          <w:i/>
          <w:iCs/>
          <w:color w:val="538135" w:themeColor="accent6" w:themeShade="BF"/>
        </w:rPr>
        <w:t>Sistem</w:t>
      </w:r>
      <w:r w:rsidRPr="50F063BC">
        <w:t xml:space="preserve"> je pronašao uspešna </w:t>
      </w:r>
      <w:r w:rsidRPr="50F063BC">
        <w:rPr>
          <w:rFonts w:eastAsia="Arial"/>
          <w:i/>
          <w:iCs/>
          <w:color w:val="0070C0"/>
          <w:lang w:bidi="en-US"/>
        </w:rPr>
        <w:t>polaganja</w:t>
      </w:r>
      <w:r w:rsidRPr="50F063BC">
        <w:t xml:space="preserve"> po zadatim vrednostima“. (IA)</w:t>
      </w:r>
    </w:p>
    <w:bookmarkEnd w:id="133"/>
    <w:p w14:paraId="2B3A8B05" w14:textId="77777777" w:rsidR="00196E64" w:rsidRDefault="00196E64" w:rsidP="00196E64">
      <w:pPr>
        <w:pStyle w:val="Normal1"/>
        <w:spacing w:after="40" w:line="240" w:lineRule="auto"/>
        <w:jc w:val="both"/>
        <w:rPr>
          <w:rFonts w:asciiTheme="minorHAnsi" w:hAnsiTheme="minorHAnsi" w:cstheme="minorBidi"/>
          <w:color w:val="auto"/>
          <w:lang w:val="sr-Latn-RS"/>
        </w:rPr>
      </w:pPr>
      <w:r w:rsidRPr="50F063BC">
        <w:rPr>
          <w:rFonts w:asciiTheme="minorHAnsi" w:hAnsiTheme="minorHAnsi" w:cstheme="minorBidi"/>
          <w:b/>
          <w:bCs/>
          <w:color w:val="auto"/>
          <w:lang w:val="sr-Latn-RS"/>
        </w:rPr>
        <w:t>Alternativni scenarii</w:t>
      </w:r>
      <w:r w:rsidRPr="50F063BC">
        <w:rPr>
          <w:rFonts w:asciiTheme="minorHAnsi" w:hAnsiTheme="minorHAnsi" w:cstheme="minorBidi"/>
          <w:color w:val="auto"/>
          <w:lang w:val="sr-Latn-RS"/>
        </w:rPr>
        <w:t>:</w:t>
      </w:r>
    </w:p>
    <w:p w14:paraId="7FF4089E" w14:textId="77777777" w:rsidR="00196E64" w:rsidRDefault="00196E64" w:rsidP="00196E64">
      <w:pPr>
        <w:spacing w:after="60" w:line="240" w:lineRule="auto"/>
        <w:ind w:left="426" w:right="-138"/>
        <w:jc w:val="both"/>
      </w:pPr>
      <w:r w:rsidRPr="50F063BC">
        <w:t xml:space="preserve">3.1. Ukoliko </w:t>
      </w:r>
      <w:r w:rsidRPr="50F063BC">
        <w:rPr>
          <w:i/>
          <w:iCs/>
          <w:color w:val="538135" w:themeColor="accent6" w:themeShade="BF"/>
        </w:rPr>
        <w:t>sistem</w:t>
      </w:r>
      <w:r w:rsidRPr="50F063BC">
        <w:t xml:space="preserve"> nije mogao da nađe </w:t>
      </w:r>
      <w:proofErr w:type="spellStart"/>
      <w:r w:rsidRPr="50F063BC">
        <w:rPr>
          <w:rFonts w:eastAsia="Arial"/>
          <w:i/>
          <w:iCs/>
          <w:color w:val="0070C0"/>
          <w:lang w:val="en-US" w:bidi="en-US"/>
        </w:rPr>
        <w:t>polaganja</w:t>
      </w:r>
      <w:proofErr w:type="spellEnd"/>
      <w:r w:rsidRPr="50F063BC">
        <w:rPr>
          <w:i/>
          <w:iCs/>
        </w:rPr>
        <w:t xml:space="preserve"> </w:t>
      </w:r>
      <w:r w:rsidRPr="50F063BC">
        <w:t xml:space="preserve">za </w:t>
      </w:r>
      <w:r w:rsidRPr="50F063BC">
        <w:rPr>
          <w:i/>
          <w:iCs/>
        </w:rPr>
        <w:t>unete podatke pretrage,</w:t>
      </w:r>
      <w:r w:rsidRPr="50F063BC">
        <w:t xml:space="preserve"> on prikazuje </w:t>
      </w:r>
      <w:r w:rsidRPr="50F063BC">
        <w:rPr>
          <w:color w:val="FF0000"/>
        </w:rPr>
        <w:t>studentu</w:t>
      </w:r>
      <w:r w:rsidRPr="50F063BC">
        <w:t xml:space="preserve"> poruku: “</w:t>
      </w:r>
      <w:r w:rsidRPr="50F063BC">
        <w:rPr>
          <w:i/>
          <w:iCs/>
          <w:color w:val="538135" w:themeColor="accent6" w:themeShade="BF"/>
        </w:rPr>
        <w:t>Sistem</w:t>
      </w:r>
      <w:r w:rsidRPr="50F063BC">
        <w:t xml:space="preserve"> nije mogao da nađe uspešna </w:t>
      </w:r>
      <w:proofErr w:type="spellStart"/>
      <w:r w:rsidRPr="50F063BC">
        <w:rPr>
          <w:rFonts w:eastAsia="Arial"/>
          <w:i/>
          <w:iCs/>
          <w:color w:val="0070C0"/>
          <w:lang w:val="en-US" w:bidi="en-US"/>
        </w:rPr>
        <w:t>polaganja</w:t>
      </w:r>
      <w:proofErr w:type="spellEnd"/>
      <w:r w:rsidRPr="50F063BC">
        <w:t xml:space="preserve"> ”. Prekida se izvršenje scenaria. (IA)</w:t>
      </w:r>
    </w:p>
    <w:p w14:paraId="3AE73D7D" w14:textId="73B34536" w:rsidR="00196E64" w:rsidRDefault="00196E64" w:rsidP="00196E64">
      <w:pPr>
        <w:keepNext/>
        <w:spacing w:after="60" w:line="240" w:lineRule="auto"/>
        <w:ind w:left="426" w:right="-138"/>
        <w:jc w:val="both"/>
      </w:pPr>
      <w:r>
        <w:rPr>
          <w:rFonts w:cstheme="minorHAnsi"/>
          <w:noProof/>
          <w:lang w:val="en-US"/>
        </w:rPr>
        <w:drawing>
          <wp:inline distT="0" distB="0" distL="0" distR="0" wp14:anchorId="3512E509" wp14:editId="30E968AE">
            <wp:extent cx="5516891" cy="3067050"/>
            <wp:effectExtent l="0" t="0" r="7620" b="0"/>
            <wp:docPr id="347441293" name="Picture 2"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41293" name="Picture 2" descr="A close-up of a computer screen&#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5516891" cy="3067050"/>
                    </a:xfrm>
                    <a:prstGeom prst="rect">
                      <a:avLst/>
                    </a:prstGeom>
                  </pic:spPr>
                </pic:pic>
              </a:graphicData>
            </a:graphic>
          </wp:inline>
        </w:drawing>
      </w:r>
    </w:p>
    <w:p w14:paraId="4FFB9261" w14:textId="336DA317" w:rsidR="00196E64" w:rsidRDefault="00196E64" w:rsidP="00196E64">
      <w:pPr>
        <w:pStyle w:val="Caption"/>
        <w:jc w:val="center"/>
      </w:pPr>
      <w:bookmarkStart w:id="134" w:name="_Toc228782702"/>
      <w:r>
        <w:t xml:space="preserve">Slika </w:t>
      </w:r>
      <w:r>
        <w:fldChar w:fldCharType="begin"/>
      </w:r>
      <w:r>
        <w:instrText xml:space="preserve"> SEQ Slika \* ARABIC </w:instrText>
      </w:r>
      <w:r>
        <w:fldChar w:fldCharType="separate"/>
      </w:r>
      <w:r>
        <w:rPr>
          <w:noProof/>
        </w:rPr>
        <w:t>34</w:t>
      </w:r>
      <w:r>
        <w:fldChar w:fldCharType="end"/>
      </w:r>
      <w:r>
        <w:t xml:space="preserve">: </w:t>
      </w:r>
      <w:r w:rsidRPr="00ED47DA">
        <w:t>Dijagram sekvenci S</w:t>
      </w:r>
      <w:r>
        <w:t>K4</w:t>
      </w:r>
      <w:r w:rsidRPr="00ED47DA">
        <w:t>, osnovni scenario</w:t>
      </w:r>
      <w:bookmarkEnd w:id="134"/>
    </w:p>
    <w:p w14:paraId="79E1EB7C" w14:textId="77777777" w:rsidR="00196E64" w:rsidRDefault="00196E64" w:rsidP="00196E64">
      <w:pPr>
        <w:rPr>
          <w:rFonts w:cstheme="minorHAnsi"/>
        </w:rPr>
      </w:pPr>
      <w:r>
        <w:rPr>
          <w:rFonts w:cstheme="minorHAnsi"/>
        </w:rPr>
        <w:br w:type="page"/>
      </w:r>
    </w:p>
    <w:p w14:paraId="6B13FEE3" w14:textId="686CC6F2" w:rsidR="00196E64" w:rsidRPr="00AE0458" w:rsidRDefault="00196E64" w:rsidP="00196E64">
      <w:pPr>
        <w:pStyle w:val="Heading4"/>
      </w:pPr>
      <w:bookmarkStart w:id="135" w:name="_3.12.1.5._Slučaj_korišćenja"/>
      <w:bookmarkStart w:id="136" w:name="_Toc115240889"/>
      <w:bookmarkStart w:id="137" w:name="_Toc228782644"/>
      <w:bookmarkEnd w:id="135"/>
      <w:r>
        <w:t>3.12.1.5. Slučaj korišćenja 5 – Prijavljivanje polaganja ispita</w:t>
      </w:r>
      <w:bookmarkEnd w:id="136"/>
      <w:bookmarkEnd w:id="137"/>
    </w:p>
    <w:p w14:paraId="7926462B" w14:textId="77777777" w:rsidR="00196E64" w:rsidRPr="006D7207" w:rsidRDefault="00196E64" w:rsidP="00196E64">
      <w:pPr>
        <w:spacing w:after="0" w:line="240" w:lineRule="auto"/>
        <w:jc w:val="both"/>
      </w:pPr>
      <w:r w:rsidRPr="50F063BC">
        <w:rPr>
          <w:b/>
          <w:bCs/>
        </w:rPr>
        <w:t>Naziv SK</w:t>
      </w:r>
    </w:p>
    <w:p w14:paraId="4C5EDBA1" w14:textId="77777777" w:rsidR="00196E64" w:rsidRPr="006D7207" w:rsidRDefault="00196E64" w:rsidP="00196E64">
      <w:pPr>
        <w:spacing w:after="120" w:line="240" w:lineRule="auto"/>
        <w:jc w:val="both"/>
        <w:rPr>
          <w:i/>
          <w:iCs/>
        </w:rPr>
      </w:pPr>
      <w:r w:rsidRPr="50F063BC">
        <w:t xml:space="preserve">Prijavljivanje </w:t>
      </w:r>
      <w:r w:rsidRPr="50F063BC">
        <w:rPr>
          <w:rFonts w:eastAsia="Arial"/>
          <w:i/>
          <w:iCs/>
          <w:color w:val="0070C0"/>
          <w:lang w:val="de-AT" w:bidi="en-US"/>
        </w:rPr>
        <w:t>polaganja</w:t>
      </w:r>
      <w:r w:rsidRPr="50F063BC">
        <w:t xml:space="preserve"> </w:t>
      </w:r>
      <w:r w:rsidRPr="50F063BC">
        <w:rPr>
          <w:rFonts w:eastAsia="Arial"/>
          <w:i/>
          <w:iCs/>
          <w:color w:val="0070C0"/>
          <w:lang w:val="de-AT" w:bidi="en-US"/>
        </w:rPr>
        <w:t>ispita</w:t>
      </w:r>
    </w:p>
    <w:p w14:paraId="6E1C7AA4" w14:textId="77777777" w:rsidR="00196E64" w:rsidRPr="006D7207" w:rsidRDefault="00196E64" w:rsidP="00196E64">
      <w:pPr>
        <w:spacing w:after="0" w:line="240" w:lineRule="auto"/>
        <w:jc w:val="both"/>
        <w:rPr>
          <w:b/>
          <w:bCs/>
        </w:rPr>
      </w:pPr>
      <w:r w:rsidRPr="50F063BC">
        <w:rPr>
          <w:b/>
          <w:bCs/>
        </w:rPr>
        <w:t>Akteri SK</w:t>
      </w:r>
    </w:p>
    <w:p w14:paraId="5599C689" w14:textId="77777777" w:rsidR="00196E64" w:rsidRPr="00C03D2A" w:rsidRDefault="00196E64" w:rsidP="00196E64">
      <w:pPr>
        <w:spacing w:after="120" w:line="240" w:lineRule="auto"/>
        <w:jc w:val="both"/>
        <w:rPr>
          <w:i/>
          <w:iCs/>
          <w:lang w:val="en-US"/>
        </w:rPr>
      </w:pPr>
      <w:r w:rsidRPr="50F063BC">
        <w:rPr>
          <w:i/>
          <w:iCs/>
          <w:color w:val="FF0000"/>
        </w:rPr>
        <w:t>Student</w:t>
      </w:r>
    </w:p>
    <w:p w14:paraId="07625169" w14:textId="77777777" w:rsidR="00196E64" w:rsidRPr="006D7207" w:rsidRDefault="00196E64" w:rsidP="00196E64">
      <w:pPr>
        <w:spacing w:after="120" w:line="240" w:lineRule="auto"/>
        <w:jc w:val="both"/>
        <w:rPr>
          <w:b/>
          <w:bCs/>
        </w:rPr>
      </w:pPr>
      <w:r w:rsidRPr="50F063BC">
        <w:rPr>
          <w:b/>
          <w:bCs/>
        </w:rPr>
        <w:t>Učesnici SK</w:t>
      </w:r>
      <w:r w:rsidRPr="50F063BC">
        <w:t xml:space="preserve">: </w:t>
      </w:r>
      <w:r w:rsidRPr="50F063BC">
        <w:rPr>
          <w:i/>
          <w:iCs/>
          <w:color w:val="FF0000"/>
        </w:rPr>
        <w:t>Student</w:t>
      </w:r>
      <w:r w:rsidRPr="50F063BC">
        <w:t xml:space="preserve"> i</w:t>
      </w:r>
      <w:r w:rsidRPr="50F063BC">
        <w:rPr>
          <w:b/>
          <w:bCs/>
        </w:rPr>
        <w:t xml:space="preserve"> </w:t>
      </w:r>
      <w:r w:rsidRPr="50F063BC">
        <w:rPr>
          <w:i/>
          <w:iCs/>
          <w:color w:val="538135" w:themeColor="accent6" w:themeShade="BF"/>
        </w:rPr>
        <w:t>sistem</w:t>
      </w:r>
      <w:r w:rsidRPr="50F063BC">
        <w:t xml:space="preserve"> (program)</w:t>
      </w:r>
    </w:p>
    <w:p w14:paraId="61D9E23D" w14:textId="384F61D7" w:rsidR="00196E64" w:rsidRPr="006D7207" w:rsidRDefault="00196E64" w:rsidP="00196E64">
      <w:pPr>
        <w:spacing w:before="213" w:after="120" w:line="240" w:lineRule="auto"/>
        <w:jc w:val="both"/>
        <w:rPr>
          <w:i/>
          <w:iCs/>
        </w:rPr>
      </w:pPr>
      <w:r w:rsidRPr="50F063BC">
        <w:rPr>
          <w:b/>
          <w:bCs/>
        </w:rPr>
        <w:t>Preduslovi:</w:t>
      </w:r>
      <w:r w:rsidRPr="50F063BC">
        <w:rPr>
          <w:b/>
          <w:bCs/>
          <w:spacing w:val="-30"/>
        </w:rPr>
        <w:t xml:space="preserve"> </w:t>
      </w:r>
      <w:r w:rsidRPr="50F063BC">
        <w:rPr>
          <w:i/>
          <w:iCs/>
          <w:color w:val="538135" w:themeColor="accent6" w:themeShade="BF"/>
        </w:rPr>
        <w:t>Sistem</w:t>
      </w:r>
      <w:r w:rsidRPr="50F063BC">
        <w:t xml:space="preserve"> je uključen i </w:t>
      </w:r>
      <w:r w:rsidRPr="50F063BC">
        <w:rPr>
          <w:i/>
          <w:iCs/>
          <w:color w:val="FF0000"/>
        </w:rPr>
        <w:t>student</w:t>
      </w:r>
      <w:r w:rsidRPr="50F063BC">
        <w:rPr>
          <w:i/>
          <w:iCs/>
        </w:rPr>
        <w:t xml:space="preserve"> </w:t>
      </w:r>
      <w:r w:rsidRPr="50F063BC">
        <w:t xml:space="preserve">je prijavljen pod svojom šifrom. </w:t>
      </w:r>
      <w:r w:rsidRPr="50F063BC">
        <w:rPr>
          <w:i/>
          <w:iCs/>
          <w:color w:val="538135" w:themeColor="accent6" w:themeShade="BF"/>
        </w:rPr>
        <w:t>Sistem</w:t>
      </w:r>
      <w:r w:rsidRPr="50F063BC">
        <w:t xml:space="preserve"> prikazuje formu za rad sa </w:t>
      </w:r>
      <w:r w:rsidRPr="50F063BC">
        <w:rPr>
          <w:rFonts w:eastAsia="Arial"/>
          <w:i/>
          <w:iCs/>
          <w:color w:val="0070C0"/>
          <w:lang w:bidi="en-US"/>
        </w:rPr>
        <w:t>prijavama</w:t>
      </w:r>
      <w:r w:rsidRPr="50F063BC">
        <w:t>. U</w:t>
      </w:r>
      <w:bookmarkStart w:id="138" w:name="_Hlk164068621"/>
      <w:r w:rsidRPr="50F063BC">
        <w:t xml:space="preserve">čitana je lista </w:t>
      </w:r>
      <w:r>
        <w:rPr>
          <w:rFonts w:eastAsia="Arial"/>
          <w:i/>
          <w:iCs/>
          <w:color w:val="0070C0"/>
          <w:lang w:bidi="en-US"/>
        </w:rPr>
        <w:t>neprijavljenih</w:t>
      </w:r>
      <w:r w:rsidRPr="00433259">
        <w:rPr>
          <w:rFonts w:eastAsia="Arial"/>
          <w:i/>
          <w:iCs/>
          <w:color w:val="0070C0"/>
          <w:lang w:bidi="en-US"/>
        </w:rPr>
        <w:t xml:space="preserve"> i</w:t>
      </w:r>
      <w:r>
        <w:t xml:space="preserve"> </w:t>
      </w:r>
      <w:r w:rsidRPr="50F063BC">
        <w:rPr>
          <w:rFonts w:eastAsia="Arial"/>
          <w:i/>
          <w:iCs/>
          <w:color w:val="0070C0"/>
          <w:lang w:bidi="en-US"/>
        </w:rPr>
        <w:t>postojećih prijava</w:t>
      </w:r>
      <w:r w:rsidRPr="50F063BC">
        <w:rPr>
          <w:i/>
          <w:iCs/>
        </w:rPr>
        <w:t>.</w:t>
      </w:r>
      <w:bookmarkEnd w:id="138"/>
    </w:p>
    <w:p w14:paraId="7EC927BB" w14:textId="77777777" w:rsidR="00196E64" w:rsidRDefault="00196E64" w:rsidP="00196E64">
      <w:pPr>
        <w:pStyle w:val="BodyText"/>
        <w:spacing w:after="60"/>
        <w:jc w:val="both"/>
        <w:rPr>
          <w:rFonts w:asciiTheme="minorHAnsi" w:hAnsiTheme="minorHAnsi" w:cstheme="minorBidi"/>
          <w:b/>
          <w:bCs/>
        </w:rPr>
      </w:pPr>
      <w:proofErr w:type="spellStart"/>
      <w:r w:rsidRPr="50F063BC">
        <w:rPr>
          <w:rFonts w:asciiTheme="minorHAnsi" w:hAnsiTheme="minorHAnsi" w:cstheme="minorBidi"/>
          <w:b/>
          <w:bCs/>
        </w:rPr>
        <w:t>Osnovni</w:t>
      </w:r>
      <w:proofErr w:type="spellEnd"/>
      <w:r w:rsidRPr="50F063BC">
        <w:rPr>
          <w:rFonts w:asciiTheme="minorHAnsi" w:hAnsiTheme="minorHAnsi" w:cstheme="minorBidi"/>
          <w:b/>
          <w:bCs/>
        </w:rPr>
        <w:t xml:space="preserve"> scenario SK:</w:t>
      </w:r>
    </w:p>
    <w:p w14:paraId="06062E84" w14:textId="77777777" w:rsidR="00196E64" w:rsidRPr="0094355F" w:rsidRDefault="00196E64" w:rsidP="00196E64">
      <w:pPr>
        <w:pStyle w:val="ListParagraph"/>
        <w:widowControl w:val="0"/>
        <w:numPr>
          <w:ilvl w:val="0"/>
          <w:numId w:val="12"/>
        </w:numPr>
        <w:tabs>
          <w:tab w:val="left" w:pos="1326"/>
        </w:tabs>
        <w:autoSpaceDE w:val="0"/>
        <w:autoSpaceDN w:val="0"/>
        <w:spacing w:before="35" w:after="0" w:line="240" w:lineRule="auto"/>
        <w:jc w:val="both"/>
      </w:pPr>
      <w:r w:rsidRPr="50F063BC">
        <w:rPr>
          <w:i/>
          <w:iCs/>
          <w:color w:val="FF0000"/>
        </w:rPr>
        <w:t>Student</w:t>
      </w:r>
      <w:r w:rsidRPr="50F063BC">
        <w:rPr>
          <w:spacing w:val="-30"/>
        </w:rPr>
        <w:t xml:space="preserve">  </w:t>
      </w:r>
      <w:r w:rsidRPr="50F063BC">
        <w:rPr>
          <w:b/>
          <w:bCs/>
        </w:rPr>
        <w:t>bira</w:t>
      </w:r>
      <w:r w:rsidRPr="50F063BC">
        <w:rPr>
          <w:b/>
          <w:bCs/>
          <w:spacing w:val="-26"/>
        </w:rPr>
        <w:t xml:space="preserve"> </w:t>
      </w:r>
      <w:r w:rsidRPr="50F063BC">
        <w:t xml:space="preserve">ispit koji bi želeo da prijavi iz liste </w:t>
      </w:r>
      <w:r w:rsidRPr="50F063BC">
        <w:rPr>
          <w:rFonts w:eastAsia="Arial"/>
          <w:i/>
          <w:iCs/>
          <w:color w:val="0070C0"/>
          <w:lang w:val="de-AT" w:bidi="en-US"/>
        </w:rPr>
        <w:t>neprijavljenih ispita</w:t>
      </w:r>
      <w:r w:rsidRPr="50F063BC">
        <w:rPr>
          <w:spacing w:val="-27"/>
        </w:rPr>
        <w:t xml:space="preserve"> </w:t>
      </w:r>
      <w:r w:rsidRPr="50F063BC">
        <w:rPr>
          <w:i/>
          <w:iCs/>
        </w:rPr>
        <w:t>.</w:t>
      </w:r>
      <w:r w:rsidRPr="50F063BC">
        <w:rPr>
          <w:i/>
          <w:iCs/>
          <w:spacing w:val="-31"/>
        </w:rPr>
        <w:t xml:space="preserve"> </w:t>
      </w:r>
      <w:r w:rsidRPr="50F063BC">
        <w:t>(ANSO)</w:t>
      </w:r>
    </w:p>
    <w:p w14:paraId="363341EA" w14:textId="77777777" w:rsidR="00196E64" w:rsidRPr="006D7207" w:rsidRDefault="00196E64" w:rsidP="00196E64">
      <w:pPr>
        <w:pStyle w:val="ListParagraph"/>
        <w:numPr>
          <w:ilvl w:val="0"/>
          <w:numId w:val="12"/>
        </w:numPr>
        <w:spacing w:after="200" w:line="240" w:lineRule="auto"/>
        <w:jc w:val="both"/>
      </w:pPr>
      <w:r w:rsidRPr="50F063BC">
        <w:rPr>
          <w:i/>
          <w:iCs/>
          <w:color w:val="FF0000"/>
        </w:rPr>
        <w:t>Student</w:t>
      </w:r>
      <w:r w:rsidRPr="50F063BC">
        <w:t xml:space="preserve"> </w:t>
      </w:r>
      <w:r w:rsidRPr="50F063BC">
        <w:rPr>
          <w:b/>
          <w:bCs/>
        </w:rPr>
        <w:t>poziva</w:t>
      </w:r>
      <w:r w:rsidRPr="50F063BC">
        <w:t xml:space="preserve"> </w:t>
      </w:r>
      <w:r w:rsidRPr="50F063BC">
        <w:rPr>
          <w:i/>
          <w:iCs/>
          <w:color w:val="538135" w:themeColor="accent6" w:themeShade="BF"/>
        </w:rPr>
        <w:t>sistem</w:t>
      </w:r>
      <w:r w:rsidRPr="50F063BC">
        <w:t xml:space="preserve"> da zapamti </w:t>
      </w:r>
      <w:r w:rsidRPr="50F063BC">
        <w:rPr>
          <w:rFonts w:eastAsia="Arial"/>
          <w:i/>
          <w:iCs/>
          <w:color w:val="0070C0"/>
          <w:lang w:val="de-AT" w:bidi="en-US"/>
        </w:rPr>
        <w:t>prijavu</w:t>
      </w:r>
      <w:r w:rsidRPr="50F063BC">
        <w:t xml:space="preserve"> za izabrani ispit. (APSO)</w:t>
      </w:r>
    </w:p>
    <w:p w14:paraId="67747E2E" w14:textId="77777777" w:rsidR="00196E64" w:rsidRPr="006D7207" w:rsidRDefault="00196E64" w:rsidP="00196E64">
      <w:pPr>
        <w:pStyle w:val="ListParagraph"/>
        <w:numPr>
          <w:ilvl w:val="0"/>
          <w:numId w:val="12"/>
        </w:numPr>
        <w:spacing w:after="200" w:line="240" w:lineRule="auto"/>
        <w:jc w:val="both"/>
      </w:pPr>
      <w:r w:rsidRPr="50F063BC">
        <w:rPr>
          <w:i/>
          <w:iCs/>
          <w:color w:val="538135" w:themeColor="accent6" w:themeShade="BF"/>
        </w:rPr>
        <w:t>Sistem</w:t>
      </w:r>
      <w:r w:rsidRPr="50F063BC">
        <w:t xml:space="preserve"> </w:t>
      </w:r>
      <w:r w:rsidRPr="50F063BC">
        <w:rPr>
          <w:b/>
          <w:bCs/>
        </w:rPr>
        <w:t xml:space="preserve">pamti </w:t>
      </w:r>
      <w:r w:rsidRPr="50F063BC">
        <w:t xml:space="preserve">podatke o </w:t>
      </w:r>
      <w:proofErr w:type="spellStart"/>
      <w:r w:rsidRPr="50F063BC">
        <w:rPr>
          <w:rFonts w:eastAsia="Arial"/>
          <w:i/>
          <w:iCs/>
          <w:color w:val="0070C0"/>
          <w:lang w:val="en-US" w:bidi="en-US"/>
        </w:rPr>
        <w:t>prijavi</w:t>
      </w:r>
      <w:proofErr w:type="spellEnd"/>
      <w:r w:rsidRPr="50F063BC">
        <w:t>. (SO)</w:t>
      </w:r>
    </w:p>
    <w:p w14:paraId="7B19922F" w14:textId="77777777" w:rsidR="00196E64" w:rsidRPr="00F959E6" w:rsidRDefault="00196E64" w:rsidP="00196E64">
      <w:pPr>
        <w:pStyle w:val="ListParagraph"/>
        <w:widowControl w:val="0"/>
        <w:numPr>
          <w:ilvl w:val="0"/>
          <w:numId w:val="12"/>
        </w:numPr>
        <w:tabs>
          <w:tab w:val="left" w:pos="1326"/>
        </w:tabs>
        <w:autoSpaceDE w:val="0"/>
        <w:autoSpaceDN w:val="0"/>
        <w:spacing w:before="35" w:after="0" w:line="240" w:lineRule="auto"/>
        <w:jc w:val="both"/>
      </w:pPr>
      <w:r w:rsidRPr="50F063BC">
        <w:rPr>
          <w:i/>
          <w:iCs/>
          <w:color w:val="538135" w:themeColor="accent6" w:themeShade="BF"/>
        </w:rPr>
        <w:t>Sistem</w:t>
      </w:r>
      <w:r w:rsidRPr="50F063BC">
        <w:rPr>
          <w:b/>
          <w:bCs/>
          <w:spacing w:val="-28"/>
        </w:rPr>
        <w:t xml:space="preserve">  </w:t>
      </w:r>
      <w:r w:rsidRPr="50F063BC">
        <w:rPr>
          <w:b/>
          <w:bCs/>
        </w:rPr>
        <w:t xml:space="preserve">prikazuje </w:t>
      </w:r>
      <w:r w:rsidRPr="50F063BC">
        <w:rPr>
          <w:i/>
          <w:iCs/>
          <w:color w:val="FF0000"/>
        </w:rPr>
        <w:t>studentu</w:t>
      </w:r>
      <w:r w:rsidRPr="50F063BC">
        <w:rPr>
          <w:i/>
          <w:iCs/>
          <w:color w:val="FF0000"/>
          <w:spacing w:val="-27"/>
        </w:rPr>
        <w:t xml:space="preserve"> </w:t>
      </w:r>
      <w:r w:rsidRPr="50F063BC">
        <w:t>poruku:</w:t>
      </w:r>
      <w:r w:rsidRPr="50F063BC">
        <w:rPr>
          <w:spacing w:val="-24"/>
        </w:rPr>
        <w:t xml:space="preserve"> </w:t>
      </w:r>
      <w:r w:rsidRPr="50F063BC">
        <w:t>“</w:t>
      </w:r>
      <w:r w:rsidRPr="50F063BC">
        <w:rPr>
          <w:rFonts w:eastAsia="Arial"/>
          <w:i/>
          <w:iCs/>
          <w:color w:val="0070C0"/>
          <w:lang w:val="de-AT" w:bidi="en-US"/>
        </w:rPr>
        <w:t>Prijava</w:t>
      </w:r>
      <w:r w:rsidRPr="50F063BC">
        <w:t xml:space="preserve"> je uspešno sačuvana“.</w:t>
      </w:r>
      <w:r w:rsidRPr="50F063BC">
        <w:rPr>
          <w:spacing w:val="-23"/>
        </w:rPr>
        <w:t xml:space="preserve"> </w:t>
      </w:r>
      <w:r w:rsidRPr="50F063BC">
        <w:t>(IA)</w:t>
      </w:r>
    </w:p>
    <w:p w14:paraId="1F0A0F5C" w14:textId="77777777" w:rsidR="00196E64" w:rsidRPr="006D7207" w:rsidRDefault="00196E64" w:rsidP="00196E64">
      <w:pPr>
        <w:pStyle w:val="BodyText"/>
        <w:ind w:firstLine="720"/>
        <w:jc w:val="both"/>
        <w:rPr>
          <w:rFonts w:asciiTheme="minorHAnsi" w:hAnsiTheme="minorHAnsi" w:cstheme="minorBidi"/>
          <w:w w:val="95"/>
        </w:rPr>
      </w:pPr>
    </w:p>
    <w:p w14:paraId="5FFC00AE" w14:textId="77777777" w:rsidR="00196E64" w:rsidRPr="006D7207" w:rsidRDefault="00196E64" w:rsidP="00196E64">
      <w:pPr>
        <w:pStyle w:val="Normal1"/>
        <w:spacing w:after="60" w:line="240" w:lineRule="auto"/>
        <w:jc w:val="both"/>
        <w:rPr>
          <w:rFonts w:asciiTheme="minorHAnsi" w:hAnsiTheme="minorHAnsi" w:cstheme="minorBidi"/>
          <w:color w:val="auto"/>
          <w:lang w:val="sr-Latn-RS"/>
        </w:rPr>
      </w:pPr>
      <w:r w:rsidRPr="50F063BC">
        <w:rPr>
          <w:rFonts w:asciiTheme="minorHAnsi" w:hAnsiTheme="minorHAnsi" w:cstheme="minorBidi"/>
          <w:b/>
          <w:bCs/>
          <w:color w:val="auto"/>
          <w:lang w:val="sr-Latn-RS"/>
        </w:rPr>
        <w:t>Alternativni scenarii</w:t>
      </w:r>
      <w:r w:rsidRPr="50F063BC">
        <w:rPr>
          <w:rFonts w:asciiTheme="minorHAnsi" w:hAnsiTheme="minorHAnsi" w:cstheme="minorBidi"/>
          <w:color w:val="auto"/>
          <w:lang w:val="sr-Latn-RS"/>
        </w:rPr>
        <w:t>:</w:t>
      </w:r>
    </w:p>
    <w:p w14:paraId="61B2FF41" w14:textId="77777777" w:rsidR="00196E64" w:rsidRPr="006D7207" w:rsidRDefault="00196E64" w:rsidP="00196E64">
      <w:pPr>
        <w:spacing w:after="60" w:line="240" w:lineRule="auto"/>
        <w:ind w:left="432"/>
        <w:jc w:val="both"/>
      </w:pPr>
    </w:p>
    <w:p w14:paraId="2AF75DF8" w14:textId="77777777" w:rsidR="00196E64" w:rsidRDefault="00196E64" w:rsidP="00196E64">
      <w:pPr>
        <w:spacing w:after="120" w:line="240" w:lineRule="auto"/>
        <w:ind w:left="432"/>
        <w:jc w:val="both"/>
      </w:pPr>
      <w:r w:rsidRPr="50F063BC">
        <w:t xml:space="preserve">4.1. Ukoliko </w:t>
      </w:r>
      <w:r w:rsidRPr="50F063BC">
        <w:rPr>
          <w:i/>
          <w:iCs/>
          <w:color w:val="538135" w:themeColor="accent6" w:themeShade="BF"/>
        </w:rPr>
        <w:t>sistem</w:t>
      </w:r>
      <w:r w:rsidRPr="50F063BC">
        <w:t xml:space="preserve"> nije mogao da zapamti </w:t>
      </w:r>
      <w:r w:rsidRPr="50F063BC">
        <w:rPr>
          <w:rFonts w:eastAsia="Arial"/>
          <w:i/>
          <w:iCs/>
          <w:color w:val="0070C0"/>
          <w:lang w:bidi="en-US"/>
        </w:rPr>
        <w:t>prijavu</w:t>
      </w:r>
      <w:r w:rsidRPr="50F063BC">
        <w:t xml:space="preserve"> on prikazuje </w:t>
      </w:r>
      <w:r w:rsidRPr="50F063BC">
        <w:rPr>
          <w:color w:val="FF0000"/>
        </w:rPr>
        <w:t>studentu</w:t>
      </w:r>
      <w:r w:rsidRPr="50F063BC">
        <w:t xml:space="preserve"> poruku: “</w:t>
      </w:r>
      <w:r w:rsidRPr="50F063BC">
        <w:rPr>
          <w:i/>
          <w:iCs/>
          <w:color w:val="538135" w:themeColor="accent6" w:themeShade="BF"/>
        </w:rPr>
        <w:t>Sistem</w:t>
      </w:r>
      <w:r w:rsidRPr="50F063BC">
        <w:t xml:space="preserve"> nije mogao da zapamti </w:t>
      </w:r>
      <w:r w:rsidRPr="50F063BC">
        <w:rPr>
          <w:rFonts w:eastAsia="Arial"/>
          <w:i/>
          <w:iCs/>
          <w:color w:val="0070C0"/>
          <w:lang w:bidi="en-US"/>
        </w:rPr>
        <w:t>prijavu</w:t>
      </w:r>
      <w:r w:rsidRPr="50F063BC">
        <w:t>”. (IA)</w:t>
      </w:r>
    </w:p>
    <w:p w14:paraId="0CE968AA" w14:textId="77777777" w:rsidR="00196E64" w:rsidRDefault="00196E64" w:rsidP="00196E64">
      <w:pPr>
        <w:keepNext/>
        <w:spacing w:after="120" w:line="240" w:lineRule="auto"/>
        <w:ind w:left="432"/>
        <w:sectPr w:rsidR="00196E64" w:rsidSect="00196E64">
          <w:pgSz w:w="12240" w:h="15840"/>
          <w:pgMar w:top="1440" w:right="1440" w:bottom="1440" w:left="1440" w:header="720" w:footer="720" w:gutter="0"/>
          <w:cols w:space="720"/>
          <w:docGrid w:linePitch="360"/>
        </w:sectPr>
      </w:pPr>
    </w:p>
    <w:p w14:paraId="187F2C8C" w14:textId="3F732C6B" w:rsidR="00196E64" w:rsidRPr="00591BB7" w:rsidRDefault="33AB813D" w:rsidP="00196E64">
      <w:pPr>
        <w:keepNext/>
        <w:spacing w:after="120" w:line="240" w:lineRule="auto"/>
        <w:ind w:left="432"/>
        <w:rPr>
          <w:lang w:val="en-US"/>
        </w:rPr>
      </w:pPr>
      <w:r>
        <w:rPr>
          <w:noProof/>
        </w:rPr>
        <w:drawing>
          <wp:inline distT="0" distB="0" distL="0" distR="0" wp14:anchorId="0561AFF5" wp14:editId="34549AA4">
            <wp:extent cx="7858374" cy="5115980"/>
            <wp:effectExtent l="0" t="0" r="0" b="0"/>
            <wp:docPr id="19972788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78815" name="Picture 5"/>
                    <pic:cNvPicPr/>
                  </pic:nvPicPr>
                  <pic:blipFill>
                    <a:blip r:embed="rId34"/>
                    <a:stretch>
                      <a:fillRect/>
                    </a:stretch>
                  </pic:blipFill>
                  <pic:spPr>
                    <a:xfrm>
                      <a:off x="0" y="0"/>
                      <a:ext cx="7858374" cy="5115980"/>
                    </a:xfrm>
                    <a:prstGeom prst="rect">
                      <a:avLst/>
                    </a:prstGeom>
                  </pic:spPr>
                </pic:pic>
              </a:graphicData>
            </a:graphic>
          </wp:inline>
        </w:drawing>
      </w:r>
    </w:p>
    <w:p w14:paraId="6EDCC882" w14:textId="5C97C064" w:rsidR="00196E64" w:rsidRDefault="00196E64" w:rsidP="00196E64">
      <w:pPr>
        <w:pStyle w:val="Caption"/>
        <w:jc w:val="center"/>
      </w:pPr>
      <w:bookmarkStart w:id="139" w:name="_Toc228782703"/>
      <w:r>
        <w:t xml:space="preserve">Slika </w:t>
      </w:r>
      <w:r>
        <w:fldChar w:fldCharType="begin"/>
      </w:r>
      <w:r>
        <w:instrText xml:space="preserve"> SEQ Slika \* ARABIC </w:instrText>
      </w:r>
      <w:r>
        <w:fldChar w:fldCharType="separate"/>
      </w:r>
      <w:r>
        <w:rPr>
          <w:noProof/>
        </w:rPr>
        <w:t>35</w:t>
      </w:r>
      <w:r>
        <w:fldChar w:fldCharType="end"/>
      </w:r>
      <w:r>
        <w:t>: Detaljan d</w:t>
      </w:r>
      <w:r w:rsidRPr="009657FD">
        <w:t>ijagram sekvenci SK</w:t>
      </w:r>
      <w:r>
        <w:t>5</w:t>
      </w:r>
      <w:r w:rsidRPr="009657FD">
        <w:t>, osnovni scenario</w:t>
      </w:r>
      <w:bookmarkEnd w:id="139"/>
    </w:p>
    <w:p w14:paraId="7160FD40" w14:textId="139D81B6" w:rsidR="00196E64" w:rsidRDefault="00196E64" w:rsidP="00196E64">
      <w:pPr>
        <w:pStyle w:val="Heading4"/>
        <w:sectPr w:rsidR="00196E64" w:rsidSect="00196E64">
          <w:pgSz w:w="15840" w:h="12240" w:orient="landscape"/>
          <w:pgMar w:top="1440" w:right="1440" w:bottom="1440" w:left="1440" w:header="720" w:footer="720" w:gutter="0"/>
          <w:cols w:space="720"/>
          <w:docGrid w:linePitch="360"/>
        </w:sectPr>
      </w:pPr>
      <w:bookmarkStart w:id="140" w:name="_Toc1558705772"/>
    </w:p>
    <w:p w14:paraId="0B94800E" w14:textId="0258FA62" w:rsidR="00196E64" w:rsidRPr="00AE0458" w:rsidRDefault="00196E64" w:rsidP="00196E64">
      <w:pPr>
        <w:pStyle w:val="Heading4"/>
      </w:pPr>
      <w:bookmarkStart w:id="141" w:name="_Toc228782645"/>
      <w:r>
        <w:t>3.12.1.6. Slučaj korišćenja 6 – Odjavljivanje polaganja ispita</w:t>
      </w:r>
      <w:bookmarkEnd w:id="140"/>
      <w:bookmarkEnd w:id="141"/>
    </w:p>
    <w:p w14:paraId="5B01582D" w14:textId="77777777" w:rsidR="00196E64" w:rsidRPr="006D7207" w:rsidRDefault="00196E64" w:rsidP="00196E64">
      <w:pPr>
        <w:spacing w:after="0" w:line="240" w:lineRule="auto"/>
        <w:jc w:val="both"/>
      </w:pPr>
      <w:r w:rsidRPr="50F063BC">
        <w:rPr>
          <w:b/>
          <w:bCs/>
        </w:rPr>
        <w:t>Naziv SK</w:t>
      </w:r>
    </w:p>
    <w:p w14:paraId="5DA08DF0" w14:textId="3BB2FE5C" w:rsidR="00196E64" w:rsidRPr="006D7207" w:rsidRDefault="00196E64" w:rsidP="00196E64">
      <w:pPr>
        <w:spacing w:after="120" w:line="240" w:lineRule="auto"/>
        <w:jc w:val="both"/>
        <w:rPr>
          <w:i/>
          <w:iCs/>
        </w:rPr>
      </w:pPr>
      <w:r w:rsidRPr="50F063BC">
        <w:t xml:space="preserve">Odjavljivanje </w:t>
      </w:r>
      <w:r w:rsidRPr="50F063BC">
        <w:rPr>
          <w:rFonts w:eastAsia="Arial"/>
          <w:i/>
          <w:iCs/>
          <w:color w:val="0070C0"/>
          <w:lang w:val="de-AT" w:bidi="en-US"/>
        </w:rPr>
        <w:t>polaganja</w:t>
      </w:r>
      <w:r w:rsidRPr="50F063BC">
        <w:t xml:space="preserve"> </w:t>
      </w:r>
      <w:r w:rsidRPr="50F063BC">
        <w:rPr>
          <w:rFonts w:eastAsia="Arial"/>
          <w:i/>
          <w:iCs/>
          <w:color w:val="0070C0"/>
          <w:lang w:val="de-AT" w:bidi="en-US"/>
        </w:rPr>
        <w:t>ispita</w:t>
      </w:r>
    </w:p>
    <w:p w14:paraId="737216FC" w14:textId="77777777" w:rsidR="00196E64" w:rsidRPr="006D7207" w:rsidRDefault="00196E64" w:rsidP="00196E64">
      <w:pPr>
        <w:spacing w:after="0" w:line="240" w:lineRule="auto"/>
        <w:jc w:val="both"/>
        <w:rPr>
          <w:b/>
          <w:bCs/>
        </w:rPr>
      </w:pPr>
      <w:r w:rsidRPr="50F063BC">
        <w:rPr>
          <w:b/>
          <w:bCs/>
        </w:rPr>
        <w:t>Akteri SK</w:t>
      </w:r>
    </w:p>
    <w:p w14:paraId="7AE8C9D7" w14:textId="77777777" w:rsidR="00196E64" w:rsidRPr="00C03D2A" w:rsidRDefault="00196E64" w:rsidP="00196E64">
      <w:pPr>
        <w:spacing w:after="120" w:line="240" w:lineRule="auto"/>
        <w:jc w:val="both"/>
        <w:rPr>
          <w:i/>
          <w:iCs/>
          <w:lang w:val="en-US"/>
        </w:rPr>
      </w:pPr>
      <w:r w:rsidRPr="50F063BC">
        <w:rPr>
          <w:i/>
          <w:iCs/>
          <w:color w:val="FF0000"/>
        </w:rPr>
        <w:t>Student</w:t>
      </w:r>
    </w:p>
    <w:p w14:paraId="4F942687" w14:textId="77777777" w:rsidR="00196E64" w:rsidRPr="006D7207" w:rsidRDefault="00196E64" w:rsidP="00196E64">
      <w:pPr>
        <w:spacing w:after="120" w:line="240" w:lineRule="auto"/>
        <w:jc w:val="both"/>
        <w:rPr>
          <w:b/>
          <w:bCs/>
        </w:rPr>
      </w:pPr>
      <w:r w:rsidRPr="50F063BC">
        <w:rPr>
          <w:b/>
          <w:bCs/>
        </w:rPr>
        <w:t>Učesnici SK</w:t>
      </w:r>
      <w:r w:rsidRPr="50F063BC">
        <w:t xml:space="preserve">: </w:t>
      </w:r>
      <w:r w:rsidRPr="50F063BC">
        <w:rPr>
          <w:i/>
          <w:iCs/>
          <w:color w:val="FF0000"/>
        </w:rPr>
        <w:t>Student</w:t>
      </w:r>
      <w:r w:rsidRPr="50F063BC">
        <w:t xml:space="preserve"> i</w:t>
      </w:r>
      <w:r w:rsidRPr="50F063BC">
        <w:rPr>
          <w:b/>
          <w:bCs/>
        </w:rPr>
        <w:t xml:space="preserve"> </w:t>
      </w:r>
      <w:r w:rsidRPr="50F063BC">
        <w:rPr>
          <w:i/>
          <w:iCs/>
          <w:color w:val="538135" w:themeColor="accent6" w:themeShade="BF"/>
        </w:rPr>
        <w:t>sistem</w:t>
      </w:r>
      <w:r w:rsidRPr="50F063BC">
        <w:t xml:space="preserve"> (program)</w:t>
      </w:r>
    </w:p>
    <w:p w14:paraId="0196F8C4" w14:textId="77777777" w:rsidR="00196E64" w:rsidRPr="006D7207" w:rsidRDefault="00196E64" w:rsidP="00196E64">
      <w:pPr>
        <w:spacing w:before="213" w:after="120" w:line="240" w:lineRule="auto"/>
        <w:jc w:val="both"/>
        <w:rPr>
          <w:i/>
          <w:iCs/>
        </w:rPr>
      </w:pPr>
      <w:r w:rsidRPr="50F063BC">
        <w:rPr>
          <w:b/>
          <w:bCs/>
        </w:rPr>
        <w:t>Preduslovi:</w:t>
      </w:r>
      <w:r w:rsidRPr="50F063BC">
        <w:rPr>
          <w:b/>
          <w:bCs/>
          <w:spacing w:val="-30"/>
        </w:rPr>
        <w:t xml:space="preserve"> </w:t>
      </w:r>
      <w:r w:rsidRPr="50F063BC">
        <w:rPr>
          <w:i/>
          <w:iCs/>
          <w:color w:val="538135" w:themeColor="accent6" w:themeShade="BF"/>
        </w:rPr>
        <w:t>Sistem</w:t>
      </w:r>
      <w:r w:rsidRPr="50F063BC">
        <w:t xml:space="preserve"> je uključen i </w:t>
      </w:r>
      <w:r w:rsidRPr="50F063BC">
        <w:rPr>
          <w:i/>
          <w:iCs/>
          <w:color w:val="FF0000"/>
        </w:rPr>
        <w:t>student</w:t>
      </w:r>
      <w:r w:rsidRPr="50F063BC">
        <w:rPr>
          <w:i/>
          <w:iCs/>
        </w:rPr>
        <w:t xml:space="preserve"> </w:t>
      </w:r>
      <w:r w:rsidRPr="50F063BC">
        <w:t xml:space="preserve">je prijavljen pod svojom šifrom. </w:t>
      </w:r>
      <w:r w:rsidRPr="50F063BC">
        <w:rPr>
          <w:i/>
          <w:iCs/>
          <w:color w:val="538135" w:themeColor="accent6" w:themeShade="BF"/>
        </w:rPr>
        <w:t>Sistem</w:t>
      </w:r>
      <w:r w:rsidRPr="50F063BC">
        <w:t xml:space="preserve"> prikazuje formu za rad sa </w:t>
      </w:r>
      <w:r w:rsidRPr="50F063BC">
        <w:rPr>
          <w:rFonts w:eastAsia="Arial"/>
          <w:i/>
          <w:iCs/>
          <w:color w:val="0070C0"/>
          <w:lang w:bidi="en-US"/>
        </w:rPr>
        <w:t>prijavama</w:t>
      </w:r>
      <w:r w:rsidRPr="50F063BC">
        <w:t xml:space="preserve">. Učitana je lista </w:t>
      </w:r>
      <w:r w:rsidRPr="50F063BC">
        <w:rPr>
          <w:rFonts w:eastAsia="Arial"/>
          <w:i/>
          <w:iCs/>
          <w:color w:val="0070C0"/>
          <w:lang w:bidi="en-US"/>
        </w:rPr>
        <w:t>postojećih prijava</w:t>
      </w:r>
      <w:r w:rsidRPr="50F063BC">
        <w:t xml:space="preserve">, učitana je lista </w:t>
      </w:r>
      <w:r w:rsidRPr="50F063BC">
        <w:rPr>
          <w:rFonts w:eastAsia="Arial"/>
          <w:i/>
          <w:iCs/>
          <w:color w:val="0070C0"/>
          <w:lang w:bidi="en-US"/>
        </w:rPr>
        <w:t>neprijavljenih ispita</w:t>
      </w:r>
      <w:r w:rsidRPr="50F063BC">
        <w:rPr>
          <w:i/>
          <w:iCs/>
        </w:rPr>
        <w:t>.</w:t>
      </w:r>
    </w:p>
    <w:p w14:paraId="17D22403" w14:textId="77777777" w:rsidR="00196E64" w:rsidRDefault="00196E64" w:rsidP="00196E64">
      <w:pPr>
        <w:pStyle w:val="BodyText"/>
        <w:spacing w:after="60"/>
        <w:jc w:val="both"/>
        <w:rPr>
          <w:rFonts w:asciiTheme="minorHAnsi" w:hAnsiTheme="minorHAnsi" w:cstheme="minorBidi"/>
          <w:b/>
          <w:bCs/>
        </w:rPr>
      </w:pPr>
      <w:proofErr w:type="spellStart"/>
      <w:r w:rsidRPr="50F063BC">
        <w:rPr>
          <w:rFonts w:asciiTheme="minorHAnsi" w:hAnsiTheme="minorHAnsi" w:cstheme="minorBidi"/>
          <w:b/>
          <w:bCs/>
        </w:rPr>
        <w:t>Osnovni</w:t>
      </w:r>
      <w:proofErr w:type="spellEnd"/>
      <w:r w:rsidRPr="50F063BC">
        <w:rPr>
          <w:rFonts w:asciiTheme="minorHAnsi" w:hAnsiTheme="minorHAnsi" w:cstheme="minorBidi"/>
          <w:b/>
          <w:bCs/>
        </w:rPr>
        <w:t xml:space="preserve"> scenario SK:</w:t>
      </w:r>
    </w:p>
    <w:p w14:paraId="73BC5264" w14:textId="631CC8F4" w:rsidR="00196E64" w:rsidRPr="0094355F" w:rsidRDefault="00196E64" w:rsidP="00196E64">
      <w:pPr>
        <w:pStyle w:val="ListParagraph"/>
        <w:widowControl w:val="0"/>
        <w:numPr>
          <w:ilvl w:val="0"/>
          <w:numId w:val="15"/>
        </w:numPr>
        <w:tabs>
          <w:tab w:val="left" w:pos="1326"/>
        </w:tabs>
        <w:autoSpaceDE w:val="0"/>
        <w:autoSpaceDN w:val="0"/>
        <w:spacing w:before="35" w:after="0" w:line="240" w:lineRule="auto"/>
        <w:jc w:val="both"/>
      </w:pPr>
      <w:r w:rsidRPr="50F063BC">
        <w:rPr>
          <w:i/>
          <w:iCs/>
          <w:color w:val="FF0000"/>
        </w:rPr>
        <w:t>Student</w:t>
      </w:r>
      <w:r w:rsidRPr="50F063BC">
        <w:rPr>
          <w:spacing w:val="-30"/>
        </w:rPr>
        <w:t xml:space="preserve">  </w:t>
      </w:r>
      <w:r w:rsidRPr="50F063BC">
        <w:rPr>
          <w:b/>
          <w:bCs/>
        </w:rPr>
        <w:t>bira</w:t>
      </w:r>
      <w:r w:rsidRPr="50F063BC">
        <w:rPr>
          <w:b/>
          <w:bCs/>
          <w:spacing w:val="-26"/>
        </w:rPr>
        <w:t xml:space="preserve"> </w:t>
      </w:r>
      <w:r w:rsidRPr="50F063BC">
        <w:t xml:space="preserve">ispit koji bi želeo da odjavi iz liste </w:t>
      </w:r>
      <w:r w:rsidRPr="50F063BC">
        <w:rPr>
          <w:rFonts w:eastAsia="Arial"/>
          <w:i/>
          <w:iCs/>
          <w:color w:val="0070C0"/>
          <w:lang w:val="de-AT" w:bidi="en-US"/>
        </w:rPr>
        <w:t>postoje</w:t>
      </w:r>
      <w:r w:rsidRPr="50F063BC">
        <w:rPr>
          <w:rFonts w:eastAsia="Arial"/>
          <w:i/>
          <w:iCs/>
          <w:color w:val="0070C0"/>
          <w:lang w:bidi="en-US"/>
        </w:rPr>
        <w:t>ćih prijava</w:t>
      </w:r>
      <w:r w:rsidRPr="50F063BC">
        <w:rPr>
          <w:i/>
          <w:iCs/>
        </w:rPr>
        <w:t>.</w:t>
      </w:r>
      <w:r w:rsidRPr="50F063BC">
        <w:rPr>
          <w:i/>
          <w:iCs/>
          <w:spacing w:val="-31"/>
        </w:rPr>
        <w:t xml:space="preserve"> </w:t>
      </w:r>
      <w:r w:rsidRPr="50F063BC">
        <w:t>(ANSO)</w:t>
      </w:r>
    </w:p>
    <w:p w14:paraId="1AB1C0BA" w14:textId="533C36D5" w:rsidR="00196E64" w:rsidRPr="006D7207" w:rsidRDefault="00196E64" w:rsidP="00196E64">
      <w:pPr>
        <w:pStyle w:val="ListParagraph"/>
        <w:numPr>
          <w:ilvl w:val="0"/>
          <w:numId w:val="15"/>
        </w:numPr>
        <w:spacing w:after="200" w:line="240" w:lineRule="auto"/>
        <w:jc w:val="both"/>
      </w:pPr>
      <w:r w:rsidRPr="50F063BC">
        <w:rPr>
          <w:i/>
          <w:iCs/>
          <w:color w:val="FF0000"/>
        </w:rPr>
        <w:t>Student</w:t>
      </w:r>
      <w:r w:rsidRPr="50F063BC">
        <w:t xml:space="preserve"> </w:t>
      </w:r>
      <w:r w:rsidRPr="50F063BC">
        <w:rPr>
          <w:b/>
          <w:bCs/>
        </w:rPr>
        <w:t>poziva</w:t>
      </w:r>
      <w:r w:rsidRPr="50F063BC">
        <w:t xml:space="preserve"> </w:t>
      </w:r>
      <w:r w:rsidRPr="50F063BC">
        <w:rPr>
          <w:i/>
          <w:iCs/>
          <w:color w:val="538135" w:themeColor="accent6" w:themeShade="BF"/>
        </w:rPr>
        <w:t>sistem</w:t>
      </w:r>
      <w:r w:rsidRPr="50F063BC">
        <w:t xml:space="preserve"> da odjavi izabranu </w:t>
      </w:r>
      <w:r w:rsidRPr="50F063BC">
        <w:rPr>
          <w:rFonts w:eastAsia="Arial"/>
          <w:i/>
          <w:iCs/>
          <w:color w:val="0070C0"/>
          <w:lang w:val="de-AT" w:bidi="en-US"/>
        </w:rPr>
        <w:t>prijavu</w:t>
      </w:r>
      <w:r w:rsidRPr="50F063BC">
        <w:t xml:space="preserve"> </w:t>
      </w:r>
      <w:r w:rsidRPr="50F063BC">
        <w:rPr>
          <w:rFonts w:eastAsia="Arial"/>
          <w:i/>
          <w:iCs/>
          <w:color w:val="0070C0"/>
          <w:lang w:val="de-AT" w:bidi="en-US"/>
        </w:rPr>
        <w:t>ispita</w:t>
      </w:r>
      <w:r w:rsidRPr="50F063BC">
        <w:t>. (APSO)</w:t>
      </w:r>
    </w:p>
    <w:p w14:paraId="303B5B24" w14:textId="77777777" w:rsidR="00196E64" w:rsidRPr="006D7207" w:rsidRDefault="00196E64" w:rsidP="00196E64">
      <w:pPr>
        <w:pStyle w:val="ListParagraph"/>
        <w:numPr>
          <w:ilvl w:val="0"/>
          <w:numId w:val="15"/>
        </w:numPr>
        <w:spacing w:after="200" w:line="240" w:lineRule="auto"/>
        <w:jc w:val="both"/>
      </w:pPr>
      <w:r w:rsidRPr="50F063BC">
        <w:rPr>
          <w:i/>
          <w:iCs/>
          <w:color w:val="538135" w:themeColor="accent6" w:themeShade="BF"/>
        </w:rPr>
        <w:t>Sistem</w:t>
      </w:r>
      <w:r w:rsidRPr="50F063BC">
        <w:t xml:space="preserve"> </w:t>
      </w:r>
      <w:r w:rsidRPr="50F063BC">
        <w:rPr>
          <w:b/>
          <w:bCs/>
        </w:rPr>
        <w:t xml:space="preserve">briše </w:t>
      </w:r>
      <w:r w:rsidRPr="50F063BC">
        <w:t xml:space="preserve">podatke o </w:t>
      </w:r>
      <w:proofErr w:type="spellStart"/>
      <w:r w:rsidRPr="50F063BC">
        <w:rPr>
          <w:rFonts w:eastAsia="Arial"/>
          <w:i/>
          <w:iCs/>
          <w:color w:val="0070C0"/>
          <w:lang w:val="en-US" w:bidi="en-US"/>
        </w:rPr>
        <w:t>prijavi</w:t>
      </w:r>
      <w:proofErr w:type="spellEnd"/>
      <w:r w:rsidRPr="50F063BC">
        <w:t>. (SO)</w:t>
      </w:r>
    </w:p>
    <w:p w14:paraId="70243710" w14:textId="77777777" w:rsidR="00196E64" w:rsidRPr="00F959E6" w:rsidRDefault="00196E64" w:rsidP="00196E64">
      <w:pPr>
        <w:pStyle w:val="ListParagraph"/>
        <w:widowControl w:val="0"/>
        <w:numPr>
          <w:ilvl w:val="0"/>
          <w:numId w:val="15"/>
        </w:numPr>
        <w:tabs>
          <w:tab w:val="left" w:pos="1326"/>
        </w:tabs>
        <w:autoSpaceDE w:val="0"/>
        <w:autoSpaceDN w:val="0"/>
        <w:spacing w:before="35" w:after="0" w:line="240" w:lineRule="auto"/>
        <w:jc w:val="both"/>
      </w:pPr>
      <w:r w:rsidRPr="50F063BC">
        <w:rPr>
          <w:i/>
          <w:iCs/>
          <w:color w:val="538135" w:themeColor="accent6" w:themeShade="BF"/>
        </w:rPr>
        <w:t>Sistem</w:t>
      </w:r>
      <w:r w:rsidRPr="50F063BC">
        <w:rPr>
          <w:b/>
          <w:bCs/>
          <w:spacing w:val="-28"/>
        </w:rPr>
        <w:t xml:space="preserve">  </w:t>
      </w:r>
      <w:r w:rsidRPr="50F063BC">
        <w:rPr>
          <w:b/>
          <w:bCs/>
        </w:rPr>
        <w:t xml:space="preserve">prikazuje </w:t>
      </w:r>
      <w:r w:rsidRPr="50F063BC">
        <w:rPr>
          <w:i/>
          <w:iCs/>
          <w:color w:val="FF0000"/>
        </w:rPr>
        <w:t>studentu</w:t>
      </w:r>
      <w:r w:rsidRPr="50F063BC">
        <w:rPr>
          <w:i/>
          <w:iCs/>
          <w:color w:val="FF0000"/>
          <w:spacing w:val="-27"/>
        </w:rPr>
        <w:t xml:space="preserve"> </w:t>
      </w:r>
      <w:r w:rsidRPr="50F063BC">
        <w:t>poruku:</w:t>
      </w:r>
      <w:r w:rsidRPr="50F063BC">
        <w:rPr>
          <w:spacing w:val="-24"/>
        </w:rPr>
        <w:t xml:space="preserve"> </w:t>
      </w:r>
      <w:r w:rsidRPr="50F063BC">
        <w:t>“</w:t>
      </w:r>
      <w:r w:rsidRPr="50F063BC">
        <w:rPr>
          <w:rFonts w:eastAsia="Arial"/>
          <w:i/>
          <w:iCs/>
          <w:color w:val="0070C0"/>
          <w:lang w:val="de-AT" w:bidi="en-US"/>
        </w:rPr>
        <w:t>Prijava</w:t>
      </w:r>
      <w:r w:rsidRPr="50F063BC">
        <w:t xml:space="preserve"> je uspešno obrisana“.</w:t>
      </w:r>
      <w:r w:rsidRPr="50F063BC">
        <w:rPr>
          <w:spacing w:val="-23"/>
        </w:rPr>
        <w:t xml:space="preserve"> </w:t>
      </w:r>
      <w:r w:rsidRPr="50F063BC">
        <w:t>(IA)</w:t>
      </w:r>
    </w:p>
    <w:p w14:paraId="3861497D" w14:textId="77777777" w:rsidR="00196E64" w:rsidRPr="006D7207" w:rsidRDefault="00196E64" w:rsidP="00196E64">
      <w:pPr>
        <w:pStyle w:val="BodyText"/>
        <w:ind w:firstLine="720"/>
        <w:jc w:val="both"/>
        <w:rPr>
          <w:rFonts w:asciiTheme="minorHAnsi" w:hAnsiTheme="minorHAnsi" w:cstheme="minorBidi"/>
          <w:w w:val="95"/>
        </w:rPr>
      </w:pPr>
    </w:p>
    <w:p w14:paraId="074D10D0" w14:textId="77777777" w:rsidR="00196E64" w:rsidRPr="006D7207" w:rsidRDefault="00196E64" w:rsidP="00196E64">
      <w:pPr>
        <w:pStyle w:val="Normal1"/>
        <w:spacing w:after="60" w:line="240" w:lineRule="auto"/>
        <w:jc w:val="both"/>
        <w:rPr>
          <w:rFonts w:asciiTheme="minorHAnsi" w:hAnsiTheme="minorHAnsi" w:cstheme="minorBidi"/>
          <w:color w:val="auto"/>
          <w:lang w:val="sr-Latn-RS"/>
        </w:rPr>
      </w:pPr>
      <w:r w:rsidRPr="50F063BC">
        <w:rPr>
          <w:rFonts w:asciiTheme="minorHAnsi" w:hAnsiTheme="minorHAnsi" w:cstheme="minorBidi"/>
          <w:b/>
          <w:bCs/>
          <w:color w:val="auto"/>
          <w:lang w:val="sr-Latn-RS"/>
        </w:rPr>
        <w:t>Alternativni scenarii</w:t>
      </w:r>
      <w:r w:rsidRPr="50F063BC">
        <w:rPr>
          <w:rFonts w:asciiTheme="minorHAnsi" w:hAnsiTheme="minorHAnsi" w:cstheme="minorBidi"/>
          <w:color w:val="auto"/>
          <w:lang w:val="sr-Latn-RS"/>
        </w:rPr>
        <w:t>:</w:t>
      </w:r>
    </w:p>
    <w:p w14:paraId="328AAB38" w14:textId="77777777" w:rsidR="00196E64" w:rsidRPr="006D7207" w:rsidRDefault="00196E64" w:rsidP="00196E64">
      <w:pPr>
        <w:spacing w:after="60" w:line="240" w:lineRule="auto"/>
        <w:ind w:left="432"/>
        <w:jc w:val="both"/>
      </w:pPr>
    </w:p>
    <w:p w14:paraId="0CD74AE7" w14:textId="77777777" w:rsidR="00196E64" w:rsidRDefault="00196E64" w:rsidP="00196E64">
      <w:pPr>
        <w:spacing w:after="120" w:line="240" w:lineRule="auto"/>
        <w:ind w:left="432"/>
        <w:jc w:val="both"/>
      </w:pPr>
      <w:r w:rsidRPr="50F063BC">
        <w:t xml:space="preserve">4.1. Ukoliko </w:t>
      </w:r>
      <w:r w:rsidRPr="50F063BC">
        <w:rPr>
          <w:i/>
          <w:iCs/>
          <w:color w:val="538135" w:themeColor="accent6" w:themeShade="BF"/>
        </w:rPr>
        <w:t>sistem</w:t>
      </w:r>
      <w:r w:rsidRPr="50F063BC">
        <w:t xml:space="preserve"> nije mogao da obriše </w:t>
      </w:r>
      <w:r w:rsidRPr="50F063BC">
        <w:rPr>
          <w:rFonts w:eastAsia="Arial"/>
          <w:i/>
          <w:iCs/>
          <w:color w:val="0070C0"/>
          <w:lang w:bidi="en-US"/>
        </w:rPr>
        <w:t>prijavu</w:t>
      </w:r>
      <w:r w:rsidRPr="50F063BC">
        <w:t xml:space="preserve"> on prikazuje </w:t>
      </w:r>
      <w:r w:rsidRPr="50F063BC">
        <w:rPr>
          <w:color w:val="FF0000"/>
        </w:rPr>
        <w:t>studentu</w:t>
      </w:r>
      <w:r w:rsidRPr="50F063BC">
        <w:t xml:space="preserve"> poruku: “</w:t>
      </w:r>
      <w:r w:rsidRPr="50F063BC">
        <w:rPr>
          <w:i/>
          <w:iCs/>
          <w:color w:val="538135" w:themeColor="accent6" w:themeShade="BF"/>
        </w:rPr>
        <w:t>Sistem</w:t>
      </w:r>
      <w:r w:rsidRPr="50F063BC">
        <w:t xml:space="preserve"> nije mogao da obriše </w:t>
      </w:r>
      <w:r w:rsidRPr="50F063BC">
        <w:rPr>
          <w:rFonts w:eastAsia="Arial"/>
          <w:i/>
          <w:iCs/>
          <w:color w:val="0070C0"/>
          <w:lang w:bidi="en-US"/>
        </w:rPr>
        <w:t>prijavu</w:t>
      </w:r>
      <w:r w:rsidRPr="50F063BC">
        <w:t>”. (IA)</w:t>
      </w:r>
    </w:p>
    <w:p w14:paraId="2B3F594C" w14:textId="407BCBD4" w:rsidR="00196E64" w:rsidRDefault="00196E64" w:rsidP="00196E64">
      <w:pPr>
        <w:keepNext/>
        <w:spacing w:after="120" w:line="240" w:lineRule="auto"/>
        <w:ind w:left="432"/>
        <w:jc w:val="both"/>
      </w:pPr>
      <w:r>
        <w:rPr>
          <w:rFonts w:cstheme="minorHAnsi"/>
          <w:noProof/>
          <w:lang w:val="en-US"/>
        </w:rPr>
        <w:drawing>
          <wp:inline distT="0" distB="0" distL="0" distR="0" wp14:anchorId="3D352C84" wp14:editId="3BF99F11">
            <wp:extent cx="4823460" cy="4136846"/>
            <wp:effectExtent l="0" t="0" r="0" b="0"/>
            <wp:docPr id="1244214362"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14362" name="Picture 3" descr="A diagram of a diagram&#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4823460" cy="4136846"/>
                    </a:xfrm>
                    <a:prstGeom prst="rect">
                      <a:avLst/>
                    </a:prstGeom>
                  </pic:spPr>
                </pic:pic>
              </a:graphicData>
            </a:graphic>
          </wp:inline>
        </w:drawing>
      </w:r>
    </w:p>
    <w:p w14:paraId="485585FB" w14:textId="047E3059" w:rsidR="00196E64" w:rsidRDefault="00196E64" w:rsidP="00196E64">
      <w:pPr>
        <w:pStyle w:val="Caption"/>
        <w:jc w:val="center"/>
      </w:pPr>
      <w:bookmarkStart w:id="142" w:name="_Toc228782704"/>
      <w:r>
        <w:t xml:space="preserve">Slika </w:t>
      </w:r>
      <w:r>
        <w:fldChar w:fldCharType="begin"/>
      </w:r>
      <w:r>
        <w:instrText xml:space="preserve"> SEQ Slika \* ARABIC </w:instrText>
      </w:r>
      <w:r>
        <w:fldChar w:fldCharType="separate"/>
      </w:r>
      <w:r>
        <w:rPr>
          <w:noProof/>
        </w:rPr>
        <w:t>36</w:t>
      </w:r>
      <w:r>
        <w:fldChar w:fldCharType="end"/>
      </w:r>
      <w:r>
        <w:t xml:space="preserve">: </w:t>
      </w:r>
      <w:r w:rsidRPr="00082139">
        <w:t>Dijagram sekvenci SK</w:t>
      </w:r>
      <w:r>
        <w:t>6</w:t>
      </w:r>
      <w:r w:rsidRPr="00082139">
        <w:t>, osnovni scenario</w:t>
      </w:r>
      <w:bookmarkEnd w:id="142"/>
    </w:p>
    <w:p w14:paraId="342F540B" w14:textId="158FBC69" w:rsidR="00196E64" w:rsidRPr="00AE0458" w:rsidRDefault="00196E64" w:rsidP="00196E64">
      <w:pPr>
        <w:pStyle w:val="Heading4"/>
      </w:pPr>
      <w:bookmarkStart w:id="143" w:name="_Toc64183088"/>
      <w:bookmarkStart w:id="144" w:name="_Toc957764345"/>
      <w:bookmarkStart w:id="145" w:name="_Toc228782646"/>
      <w:r>
        <w:t xml:space="preserve">3.12.1.7 Slučaj korišćenja 7 – </w:t>
      </w:r>
      <w:bookmarkEnd w:id="143"/>
      <w:r>
        <w:t>Ocenjivanje prijave studenata</w:t>
      </w:r>
      <w:bookmarkEnd w:id="144"/>
      <w:bookmarkEnd w:id="145"/>
    </w:p>
    <w:p w14:paraId="16B80509" w14:textId="77777777" w:rsidR="00196E64" w:rsidRPr="0001744A" w:rsidRDefault="00196E64" w:rsidP="00196E64">
      <w:pPr>
        <w:pStyle w:val="Normal1"/>
        <w:spacing w:line="240" w:lineRule="auto"/>
        <w:jc w:val="both"/>
        <w:rPr>
          <w:rFonts w:asciiTheme="minorHAnsi" w:hAnsiTheme="minorHAnsi" w:cstheme="minorBidi"/>
          <w:color w:val="auto"/>
          <w:lang w:val="sr-Latn-RS"/>
        </w:rPr>
      </w:pPr>
      <w:r w:rsidRPr="50F063BC">
        <w:rPr>
          <w:rFonts w:asciiTheme="minorHAnsi" w:hAnsiTheme="minorHAnsi" w:cstheme="minorBidi"/>
          <w:b/>
          <w:bCs/>
          <w:color w:val="auto"/>
          <w:lang w:val="sr-Latn-RS"/>
        </w:rPr>
        <w:t>Naziv SK</w:t>
      </w:r>
    </w:p>
    <w:p w14:paraId="2CA5F859" w14:textId="77777777" w:rsidR="00196E64" w:rsidRPr="006D7207" w:rsidRDefault="00196E64" w:rsidP="00196E64">
      <w:pPr>
        <w:pStyle w:val="Normal1"/>
        <w:spacing w:after="120" w:line="240" w:lineRule="auto"/>
        <w:jc w:val="both"/>
        <w:rPr>
          <w:rFonts w:asciiTheme="minorHAnsi" w:hAnsiTheme="minorHAnsi" w:cstheme="minorBidi"/>
          <w:color w:val="auto"/>
          <w:lang w:val="sr-Latn-RS"/>
        </w:rPr>
      </w:pPr>
      <w:r w:rsidRPr="50F063BC">
        <w:rPr>
          <w:rFonts w:asciiTheme="minorHAnsi" w:hAnsiTheme="minorHAnsi" w:cstheme="minorBidi"/>
          <w:color w:val="auto"/>
          <w:lang w:val="sr-Latn-RS"/>
        </w:rPr>
        <w:t xml:space="preserve">Ocenjivanje </w:t>
      </w:r>
      <w:r w:rsidRPr="50F063BC">
        <w:rPr>
          <w:rFonts w:asciiTheme="minorHAnsi" w:hAnsiTheme="minorHAnsi" w:cstheme="minorBidi"/>
          <w:i/>
          <w:iCs/>
          <w:color w:val="0070C0"/>
          <w:lang w:val="sr-Latn-RS"/>
        </w:rPr>
        <w:t>prijave</w:t>
      </w:r>
      <w:r w:rsidRPr="50F063BC">
        <w:rPr>
          <w:rFonts w:asciiTheme="minorHAnsi" w:hAnsiTheme="minorHAnsi" w:cstheme="minorBidi"/>
          <w:color w:val="auto"/>
          <w:lang w:val="sr-Latn-RS"/>
        </w:rPr>
        <w:t xml:space="preserve"> </w:t>
      </w:r>
      <w:r w:rsidRPr="50F063BC">
        <w:rPr>
          <w:rFonts w:asciiTheme="minorHAnsi" w:hAnsiTheme="minorHAnsi" w:cstheme="minorBidi"/>
          <w:i/>
          <w:iCs/>
          <w:color w:val="0070C0"/>
          <w:lang w:val="sr-Latn-RS"/>
        </w:rPr>
        <w:t>studenta</w:t>
      </w:r>
    </w:p>
    <w:p w14:paraId="76352C25" w14:textId="77777777" w:rsidR="00196E64" w:rsidRPr="0001744A" w:rsidRDefault="00196E64" w:rsidP="00196E64">
      <w:pPr>
        <w:pStyle w:val="Normal1"/>
        <w:spacing w:line="240" w:lineRule="auto"/>
        <w:jc w:val="both"/>
        <w:rPr>
          <w:rFonts w:asciiTheme="minorHAnsi" w:hAnsiTheme="minorHAnsi" w:cstheme="minorBidi"/>
          <w:color w:val="auto"/>
          <w:lang w:val="sr-Latn-RS"/>
        </w:rPr>
      </w:pPr>
      <w:r w:rsidRPr="50F063BC">
        <w:rPr>
          <w:rFonts w:asciiTheme="minorHAnsi" w:hAnsiTheme="minorHAnsi" w:cstheme="minorBidi"/>
          <w:b/>
          <w:bCs/>
          <w:color w:val="auto"/>
          <w:lang w:val="sr-Latn-RS"/>
        </w:rPr>
        <w:t>Akteri SK</w:t>
      </w:r>
    </w:p>
    <w:p w14:paraId="70EB8205" w14:textId="77777777" w:rsidR="00196E64" w:rsidRPr="0001744A" w:rsidRDefault="00196E64" w:rsidP="00196E64">
      <w:pPr>
        <w:pStyle w:val="Normal1"/>
        <w:spacing w:after="120" w:line="240" w:lineRule="auto"/>
        <w:jc w:val="both"/>
        <w:rPr>
          <w:rFonts w:asciiTheme="minorHAnsi" w:hAnsiTheme="minorHAnsi" w:cstheme="minorBidi"/>
          <w:i/>
          <w:iCs/>
          <w:color w:val="auto"/>
          <w:lang w:val="sr-Latn-RS"/>
        </w:rPr>
      </w:pPr>
      <w:r w:rsidRPr="50F063BC">
        <w:rPr>
          <w:rFonts w:asciiTheme="minorHAnsi" w:hAnsiTheme="minorHAnsi" w:cstheme="minorBidi"/>
          <w:i/>
          <w:iCs/>
          <w:color w:val="FF0000"/>
          <w:lang w:val="sr-Latn-RS"/>
        </w:rPr>
        <w:t>Admin</w:t>
      </w:r>
    </w:p>
    <w:p w14:paraId="15E80051" w14:textId="77777777" w:rsidR="00196E64" w:rsidRPr="0001744A" w:rsidRDefault="00196E64" w:rsidP="00196E64">
      <w:pPr>
        <w:pStyle w:val="Normal1"/>
        <w:spacing w:after="120" w:line="240" w:lineRule="auto"/>
        <w:jc w:val="both"/>
        <w:rPr>
          <w:rFonts w:asciiTheme="minorHAnsi" w:hAnsiTheme="minorHAnsi" w:cstheme="minorBidi"/>
          <w:color w:val="auto"/>
          <w:lang w:val="sr-Latn-RS"/>
        </w:rPr>
      </w:pPr>
      <w:r w:rsidRPr="50F063BC">
        <w:rPr>
          <w:rFonts w:asciiTheme="minorHAnsi" w:hAnsiTheme="minorHAnsi" w:cstheme="minorBidi"/>
          <w:b/>
          <w:bCs/>
          <w:color w:val="auto"/>
          <w:lang w:val="sr-Latn-RS"/>
        </w:rPr>
        <w:t>Učesnici</w:t>
      </w:r>
      <w:r w:rsidRPr="50F063BC">
        <w:rPr>
          <w:rFonts w:asciiTheme="minorHAnsi" w:hAnsiTheme="minorHAnsi" w:cstheme="minorBidi"/>
          <w:color w:val="auto"/>
          <w:lang w:val="sr-Latn-RS"/>
        </w:rPr>
        <w:t xml:space="preserve"> </w:t>
      </w:r>
      <w:r w:rsidRPr="50F063BC">
        <w:rPr>
          <w:rFonts w:asciiTheme="minorHAnsi" w:hAnsiTheme="minorHAnsi" w:cstheme="minorBidi"/>
          <w:b/>
          <w:bCs/>
          <w:color w:val="auto"/>
          <w:lang w:val="sr-Latn-RS"/>
        </w:rPr>
        <w:t>SK</w:t>
      </w:r>
      <w:r w:rsidRPr="50F063BC">
        <w:rPr>
          <w:rFonts w:asciiTheme="minorHAnsi" w:hAnsiTheme="minorHAnsi" w:cstheme="minorBidi"/>
          <w:color w:val="auto"/>
          <w:lang w:val="sr-Latn-RS"/>
        </w:rPr>
        <w:t xml:space="preserve">: </w:t>
      </w:r>
      <w:r w:rsidRPr="50F063BC">
        <w:rPr>
          <w:rFonts w:asciiTheme="minorHAnsi" w:hAnsiTheme="minorHAnsi" w:cstheme="minorBidi"/>
          <w:i/>
          <w:iCs/>
          <w:color w:val="FF0000"/>
          <w:lang w:val="sr-Latn-RS"/>
        </w:rPr>
        <w:t>Admin</w:t>
      </w:r>
      <w:r w:rsidRPr="50F063BC">
        <w:rPr>
          <w:rFonts w:asciiTheme="minorHAnsi" w:hAnsiTheme="minorHAnsi" w:cstheme="minorBidi"/>
          <w:color w:val="auto"/>
          <w:lang w:val="sr-Latn-RS"/>
        </w:rPr>
        <w:t xml:space="preserve"> i </w:t>
      </w:r>
      <w:r w:rsidRPr="50F063BC">
        <w:rPr>
          <w:rFonts w:asciiTheme="minorHAnsi" w:eastAsiaTheme="minorEastAsia" w:hAnsiTheme="minorHAnsi" w:cstheme="minorBidi"/>
          <w:i/>
          <w:iCs/>
          <w:color w:val="538135" w:themeColor="accent6" w:themeShade="BF"/>
          <w:lang w:val="sr-Latn-RS" w:bidi="ar-SA"/>
        </w:rPr>
        <w:t>sistem</w:t>
      </w:r>
      <w:r w:rsidRPr="50F063BC">
        <w:rPr>
          <w:rFonts w:asciiTheme="minorHAnsi" w:hAnsiTheme="minorHAnsi" w:cstheme="minorBidi"/>
          <w:color w:val="auto"/>
          <w:lang w:val="sr-Latn-RS"/>
        </w:rPr>
        <w:t xml:space="preserve"> (program)</w:t>
      </w:r>
    </w:p>
    <w:p w14:paraId="0060D8B4" w14:textId="21FD8393" w:rsidR="00196E64" w:rsidRPr="006D7207" w:rsidRDefault="00196E64" w:rsidP="00196E64">
      <w:pPr>
        <w:spacing w:before="213" w:after="120" w:line="240" w:lineRule="auto"/>
        <w:jc w:val="both"/>
        <w:rPr>
          <w:i/>
          <w:iCs/>
        </w:rPr>
      </w:pPr>
      <w:r w:rsidRPr="50F063BC">
        <w:rPr>
          <w:b/>
          <w:bCs/>
        </w:rPr>
        <w:t>Preduslovi:</w:t>
      </w:r>
      <w:r w:rsidRPr="50F063BC">
        <w:rPr>
          <w:b/>
          <w:bCs/>
          <w:spacing w:val="-30"/>
        </w:rPr>
        <w:t xml:space="preserve"> </w:t>
      </w:r>
      <w:r w:rsidRPr="50F063BC">
        <w:rPr>
          <w:i/>
          <w:iCs/>
          <w:color w:val="538135" w:themeColor="accent6" w:themeShade="BF"/>
        </w:rPr>
        <w:t>Sistem</w:t>
      </w:r>
      <w:r w:rsidRPr="50F063BC">
        <w:t xml:space="preserve"> je uključen i </w:t>
      </w:r>
      <w:r w:rsidRPr="50F063BC">
        <w:rPr>
          <w:i/>
          <w:iCs/>
          <w:color w:val="FF0000"/>
        </w:rPr>
        <w:t>admin</w:t>
      </w:r>
      <w:r w:rsidRPr="50F063BC">
        <w:rPr>
          <w:i/>
          <w:iCs/>
        </w:rPr>
        <w:t xml:space="preserve"> </w:t>
      </w:r>
      <w:r w:rsidRPr="50F063BC">
        <w:t xml:space="preserve">je prijavljen pod svojom šifrom. </w:t>
      </w:r>
      <w:r w:rsidRPr="50F063BC">
        <w:rPr>
          <w:i/>
          <w:iCs/>
          <w:color w:val="538135" w:themeColor="accent6" w:themeShade="BF"/>
        </w:rPr>
        <w:t>Sistem</w:t>
      </w:r>
      <w:r w:rsidRPr="50F063BC">
        <w:t xml:space="preserve"> prikazuje formu za rad sa </w:t>
      </w:r>
      <w:r w:rsidRPr="50F063BC">
        <w:rPr>
          <w:rFonts w:eastAsia="Arial"/>
          <w:i/>
          <w:iCs/>
          <w:color w:val="0070C0"/>
          <w:lang w:bidi="en-US"/>
        </w:rPr>
        <w:t>prijavama</w:t>
      </w:r>
      <w:r w:rsidRPr="50F063BC">
        <w:t>. Učitana je lista svih</w:t>
      </w:r>
      <w:r>
        <w:t xml:space="preserve"> </w:t>
      </w:r>
      <w:proofErr w:type="spellStart"/>
      <w:r w:rsidRPr="50F063BC">
        <w:rPr>
          <w:rFonts w:eastAsia="Arial"/>
          <w:i/>
          <w:iCs/>
          <w:color w:val="0070C0"/>
          <w:lang w:val="en-US" w:bidi="en-US"/>
        </w:rPr>
        <w:t>postoje</w:t>
      </w:r>
      <w:proofErr w:type="spellEnd"/>
      <w:r w:rsidRPr="50F063BC">
        <w:rPr>
          <w:rFonts w:eastAsia="Arial"/>
          <w:i/>
          <w:iCs/>
          <w:color w:val="0070C0"/>
          <w:lang w:bidi="en-US"/>
        </w:rPr>
        <w:t xml:space="preserve">ćih </w:t>
      </w:r>
      <w:r>
        <w:rPr>
          <w:rFonts w:eastAsia="Arial"/>
          <w:i/>
          <w:iCs/>
          <w:color w:val="0070C0"/>
          <w:lang w:bidi="en-US"/>
        </w:rPr>
        <w:t xml:space="preserve">ispitnih rokova sa ispitima i </w:t>
      </w:r>
      <w:proofErr w:type="spellStart"/>
      <w:r w:rsidRPr="50F063BC">
        <w:rPr>
          <w:rFonts w:eastAsia="Arial"/>
          <w:i/>
          <w:iCs/>
          <w:color w:val="0070C0"/>
          <w:lang w:val="en-US" w:bidi="en-US"/>
        </w:rPr>
        <w:t>postoje</w:t>
      </w:r>
      <w:proofErr w:type="spellEnd"/>
      <w:r w:rsidRPr="50F063BC">
        <w:rPr>
          <w:rFonts w:eastAsia="Arial"/>
          <w:i/>
          <w:iCs/>
          <w:color w:val="0070C0"/>
          <w:lang w:bidi="en-US"/>
        </w:rPr>
        <w:t>ćih prijava</w:t>
      </w:r>
      <w:r w:rsidRPr="50F063BC">
        <w:t xml:space="preserve"> za tog </w:t>
      </w:r>
      <w:r w:rsidRPr="50F063BC">
        <w:rPr>
          <w:i/>
          <w:iCs/>
          <w:color w:val="FF0000"/>
        </w:rPr>
        <w:t>admina</w:t>
      </w:r>
      <w:r w:rsidRPr="50F063BC">
        <w:t>.</w:t>
      </w:r>
    </w:p>
    <w:p w14:paraId="1E662A7D" w14:textId="77777777" w:rsidR="00196E64" w:rsidRDefault="00196E64" w:rsidP="00196E64">
      <w:pPr>
        <w:pStyle w:val="BodyText"/>
        <w:spacing w:after="60"/>
        <w:jc w:val="both"/>
        <w:rPr>
          <w:rFonts w:asciiTheme="minorHAnsi" w:hAnsiTheme="minorHAnsi" w:cstheme="minorBidi"/>
          <w:b/>
          <w:bCs/>
        </w:rPr>
      </w:pPr>
      <w:proofErr w:type="spellStart"/>
      <w:r w:rsidRPr="50F063BC">
        <w:rPr>
          <w:rFonts w:asciiTheme="minorHAnsi" w:hAnsiTheme="minorHAnsi" w:cstheme="minorBidi"/>
          <w:b/>
          <w:bCs/>
        </w:rPr>
        <w:t>Osnovni</w:t>
      </w:r>
      <w:proofErr w:type="spellEnd"/>
      <w:r w:rsidRPr="50F063BC">
        <w:rPr>
          <w:rFonts w:asciiTheme="minorHAnsi" w:hAnsiTheme="minorHAnsi" w:cstheme="minorBidi"/>
          <w:b/>
          <w:bCs/>
        </w:rPr>
        <w:t xml:space="preserve"> scenario SK:</w:t>
      </w:r>
    </w:p>
    <w:p w14:paraId="5078C09F" w14:textId="77777777" w:rsidR="00196E64" w:rsidRDefault="00196E64" w:rsidP="00196E64">
      <w:pPr>
        <w:pStyle w:val="ListParagraph"/>
        <w:widowControl w:val="0"/>
        <w:numPr>
          <w:ilvl w:val="0"/>
          <w:numId w:val="16"/>
        </w:numPr>
        <w:tabs>
          <w:tab w:val="left" w:pos="1326"/>
        </w:tabs>
        <w:autoSpaceDE w:val="0"/>
        <w:autoSpaceDN w:val="0"/>
        <w:spacing w:before="35" w:after="0" w:line="240" w:lineRule="auto"/>
        <w:jc w:val="both"/>
      </w:pPr>
      <w:r w:rsidRPr="50F063BC">
        <w:rPr>
          <w:rFonts w:eastAsia="Arial"/>
          <w:i/>
          <w:iCs/>
          <w:color w:val="FF0000"/>
          <w:lang w:val="de-AT" w:bidi="en-US"/>
        </w:rPr>
        <w:t>Admin</w:t>
      </w:r>
      <w:r w:rsidRPr="50F063BC">
        <w:rPr>
          <w:spacing w:val="-30"/>
        </w:rPr>
        <w:t xml:space="preserve">  </w:t>
      </w:r>
      <w:r w:rsidRPr="50F063BC">
        <w:rPr>
          <w:b/>
          <w:bCs/>
        </w:rPr>
        <w:t>bira</w:t>
      </w:r>
      <w:r w:rsidRPr="50F063BC">
        <w:rPr>
          <w:b/>
          <w:bCs/>
          <w:spacing w:val="-26"/>
        </w:rPr>
        <w:t xml:space="preserve"> </w:t>
      </w:r>
      <w:r w:rsidRPr="50F063BC">
        <w:rPr>
          <w:rFonts w:eastAsia="Arial"/>
          <w:i/>
          <w:iCs/>
          <w:color w:val="0070C0"/>
          <w:lang w:bidi="en-US"/>
        </w:rPr>
        <w:t>prijavu</w:t>
      </w:r>
      <w:r w:rsidRPr="50F063BC">
        <w:t xml:space="preserve"> za koju želi da unese ocenu, komentar ili druge</w:t>
      </w:r>
      <w:r w:rsidRPr="50F063BC">
        <w:rPr>
          <w:i/>
          <w:iCs/>
        </w:rPr>
        <w:t>.</w:t>
      </w:r>
      <w:r w:rsidRPr="50F063BC">
        <w:rPr>
          <w:i/>
          <w:iCs/>
          <w:spacing w:val="-31"/>
        </w:rPr>
        <w:t xml:space="preserve"> </w:t>
      </w:r>
      <w:r w:rsidRPr="50F063BC">
        <w:t>(ANSO)</w:t>
      </w:r>
    </w:p>
    <w:p w14:paraId="4382795D" w14:textId="77777777" w:rsidR="00196E64" w:rsidRPr="00EB6AD4" w:rsidRDefault="00196E64" w:rsidP="00196E64">
      <w:pPr>
        <w:pStyle w:val="ListParagraph"/>
        <w:numPr>
          <w:ilvl w:val="0"/>
          <w:numId w:val="16"/>
        </w:numPr>
        <w:spacing w:after="200" w:line="240" w:lineRule="auto"/>
        <w:jc w:val="both"/>
      </w:pPr>
      <w:r w:rsidRPr="50F063BC">
        <w:rPr>
          <w:rFonts w:eastAsia="Arial"/>
          <w:i/>
          <w:iCs/>
          <w:color w:val="FF0000"/>
          <w:lang w:bidi="en-US"/>
        </w:rPr>
        <w:t>Admin</w:t>
      </w:r>
      <w:r w:rsidRPr="50F063BC">
        <w:rPr>
          <w:spacing w:val="-30"/>
        </w:rPr>
        <w:t xml:space="preserve">  </w:t>
      </w:r>
      <w:r w:rsidRPr="50F063BC">
        <w:rPr>
          <w:b/>
          <w:bCs/>
        </w:rPr>
        <w:t>unosi</w:t>
      </w:r>
      <w:r w:rsidRPr="50F063BC">
        <w:t xml:space="preserve"> podatke za </w:t>
      </w:r>
      <w:r w:rsidRPr="50F063BC">
        <w:rPr>
          <w:rFonts w:eastAsia="Arial"/>
          <w:i/>
          <w:iCs/>
          <w:color w:val="0070C0"/>
          <w:lang w:bidi="en-US"/>
        </w:rPr>
        <w:t>prijavu</w:t>
      </w:r>
      <w:r w:rsidRPr="50F063BC">
        <w:t>. (APUSO)</w:t>
      </w:r>
    </w:p>
    <w:p w14:paraId="7F76CA4F" w14:textId="77777777" w:rsidR="00196E64" w:rsidRPr="006D7207" w:rsidRDefault="00196E64" w:rsidP="00196E64">
      <w:pPr>
        <w:pStyle w:val="ListParagraph"/>
        <w:numPr>
          <w:ilvl w:val="0"/>
          <w:numId w:val="16"/>
        </w:numPr>
        <w:spacing w:after="200" w:line="240" w:lineRule="auto"/>
        <w:jc w:val="both"/>
      </w:pPr>
      <w:r w:rsidRPr="50F063BC">
        <w:rPr>
          <w:i/>
          <w:iCs/>
          <w:color w:val="FF0000"/>
        </w:rPr>
        <w:t>Admin</w:t>
      </w:r>
      <w:r w:rsidRPr="50F063BC">
        <w:t xml:space="preserve"> </w:t>
      </w:r>
      <w:r w:rsidRPr="50F063BC">
        <w:rPr>
          <w:b/>
          <w:bCs/>
        </w:rPr>
        <w:t>poziva</w:t>
      </w:r>
      <w:r w:rsidRPr="50F063BC">
        <w:t xml:space="preserve"> </w:t>
      </w:r>
      <w:r w:rsidRPr="50F063BC">
        <w:rPr>
          <w:i/>
          <w:iCs/>
          <w:color w:val="538135" w:themeColor="accent6" w:themeShade="BF"/>
        </w:rPr>
        <w:t>sistem</w:t>
      </w:r>
      <w:r w:rsidRPr="50F063BC">
        <w:t xml:space="preserve"> da zapamti izmenjenu </w:t>
      </w:r>
      <w:r w:rsidRPr="50F063BC">
        <w:rPr>
          <w:rFonts w:eastAsia="Arial"/>
          <w:i/>
          <w:iCs/>
          <w:color w:val="0070C0"/>
          <w:lang w:val="de-AT" w:bidi="en-US"/>
        </w:rPr>
        <w:t>prijavu</w:t>
      </w:r>
      <w:r w:rsidRPr="50F063BC">
        <w:t>. (APSO)</w:t>
      </w:r>
    </w:p>
    <w:p w14:paraId="0B3C3DA0" w14:textId="77777777" w:rsidR="00196E64" w:rsidRPr="006D7207" w:rsidRDefault="00196E64" w:rsidP="00196E64">
      <w:pPr>
        <w:pStyle w:val="ListParagraph"/>
        <w:numPr>
          <w:ilvl w:val="0"/>
          <w:numId w:val="16"/>
        </w:numPr>
        <w:spacing w:after="200" w:line="240" w:lineRule="auto"/>
        <w:jc w:val="both"/>
      </w:pPr>
      <w:r w:rsidRPr="50F063BC">
        <w:rPr>
          <w:i/>
          <w:iCs/>
          <w:color w:val="538135" w:themeColor="accent6" w:themeShade="BF"/>
        </w:rPr>
        <w:t>Sistem</w:t>
      </w:r>
      <w:r w:rsidRPr="50F063BC">
        <w:t xml:space="preserve"> </w:t>
      </w:r>
      <w:r w:rsidRPr="50F063BC">
        <w:rPr>
          <w:b/>
          <w:bCs/>
        </w:rPr>
        <w:t xml:space="preserve">pamti </w:t>
      </w:r>
      <w:r w:rsidRPr="50F063BC">
        <w:t xml:space="preserve">podatke o </w:t>
      </w:r>
      <w:proofErr w:type="spellStart"/>
      <w:r w:rsidRPr="50F063BC">
        <w:rPr>
          <w:rFonts w:eastAsia="Arial"/>
          <w:i/>
          <w:iCs/>
          <w:color w:val="0070C0"/>
          <w:lang w:val="en-US" w:bidi="en-US"/>
        </w:rPr>
        <w:t>prijavi</w:t>
      </w:r>
      <w:proofErr w:type="spellEnd"/>
      <w:r w:rsidRPr="50F063BC">
        <w:t>. (SO)</w:t>
      </w:r>
    </w:p>
    <w:p w14:paraId="2114DF98" w14:textId="77777777" w:rsidR="00196E64" w:rsidRPr="00F959E6" w:rsidRDefault="00196E64" w:rsidP="00196E64">
      <w:pPr>
        <w:pStyle w:val="ListParagraph"/>
        <w:widowControl w:val="0"/>
        <w:numPr>
          <w:ilvl w:val="0"/>
          <w:numId w:val="16"/>
        </w:numPr>
        <w:tabs>
          <w:tab w:val="left" w:pos="1326"/>
        </w:tabs>
        <w:autoSpaceDE w:val="0"/>
        <w:autoSpaceDN w:val="0"/>
        <w:spacing w:before="35" w:after="0" w:line="240" w:lineRule="auto"/>
        <w:jc w:val="both"/>
      </w:pPr>
      <w:r w:rsidRPr="50F063BC">
        <w:rPr>
          <w:i/>
          <w:iCs/>
          <w:color w:val="538135" w:themeColor="accent6" w:themeShade="BF"/>
        </w:rPr>
        <w:t>Sistem</w:t>
      </w:r>
      <w:r w:rsidRPr="50F063BC">
        <w:rPr>
          <w:b/>
          <w:bCs/>
          <w:spacing w:val="-28"/>
        </w:rPr>
        <w:t xml:space="preserve">  </w:t>
      </w:r>
      <w:r w:rsidRPr="50F063BC">
        <w:rPr>
          <w:b/>
          <w:bCs/>
        </w:rPr>
        <w:t xml:space="preserve">prikazuje </w:t>
      </w:r>
      <w:r w:rsidRPr="50F063BC">
        <w:rPr>
          <w:i/>
          <w:iCs/>
          <w:color w:val="FF0000"/>
        </w:rPr>
        <w:t>studentu</w:t>
      </w:r>
      <w:r w:rsidRPr="50F063BC">
        <w:rPr>
          <w:i/>
          <w:iCs/>
          <w:color w:val="FF0000"/>
          <w:spacing w:val="-27"/>
        </w:rPr>
        <w:t xml:space="preserve"> </w:t>
      </w:r>
      <w:r w:rsidRPr="50F063BC">
        <w:t>poruku:</w:t>
      </w:r>
      <w:r w:rsidRPr="50F063BC">
        <w:rPr>
          <w:spacing w:val="-24"/>
        </w:rPr>
        <w:t xml:space="preserve"> </w:t>
      </w:r>
      <w:r w:rsidRPr="50F063BC">
        <w:t>“</w:t>
      </w:r>
      <w:r w:rsidRPr="50F063BC">
        <w:rPr>
          <w:rFonts w:eastAsia="Arial"/>
          <w:i/>
          <w:iCs/>
          <w:color w:val="0070C0"/>
          <w:lang w:val="de-AT" w:bidi="en-US"/>
        </w:rPr>
        <w:t>Prijava</w:t>
      </w:r>
      <w:r w:rsidRPr="50F063BC">
        <w:t xml:space="preserve"> je uspešno izmenjena“.</w:t>
      </w:r>
      <w:r w:rsidRPr="50F063BC">
        <w:rPr>
          <w:spacing w:val="-23"/>
        </w:rPr>
        <w:t xml:space="preserve"> </w:t>
      </w:r>
      <w:r w:rsidRPr="50F063BC">
        <w:t>(IA)</w:t>
      </w:r>
    </w:p>
    <w:p w14:paraId="38D29419" w14:textId="77777777" w:rsidR="00196E64" w:rsidRPr="006D7207" w:rsidRDefault="00196E64" w:rsidP="00196E64">
      <w:pPr>
        <w:pStyle w:val="BodyText"/>
        <w:ind w:firstLine="720"/>
        <w:jc w:val="both"/>
        <w:rPr>
          <w:rFonts w:asciiTheme="minorHAnsi" w:hAnsiTheme="minorHAnsi" w:cstheme="minorBidi"/>
          <w:w w:val="95"/>
        </w:rPr>
      </w:pPr>
    </w:p>
    <w:p w14:paraId="018860AC" w14:textId="77777777" w:rsidR="00196E64" w:rsidRPr="006D7207" w:rsidRDefault="00196E64" w:rsidP="00196E64">
      <w:pPr>
        <w:pStyle w:val="Normal1"/>
        <w:spacing w:after="60" w:line="240" w:lineRule="auto"/>
        <w:jc w:val="both"/>
        <w:rPr>
          <w:rFonts w:asciiTheme="minorHAnsi" w:hAnsiTheme="minorHAnsi" w:cstheme="minorBidi"/>
          <w:color w:val="auto"/>
          <w:lang w:val="sr-Latn-RS"/>
        </w:rPr>
      </w:pPr>
      <w:r w:rsidRPr="50F063BC">
        <w:rPr>
          <w:rFonts w:asciiTheme="minorHAnsi" w:hAnsiTheme="minorHAnsi" w:cstheme="minorBidi"/>
          <w:b/>
          <w:bCs/>
          <w:color w:val="auto"/>
          <w:lang w:val="sr-Latn-RS"/>
        </w:rPr>
        <w:t>Alternativni scenarii</w:t>
      </w:r>
      <w:r w:rsidRPr="50F063BC">
        <w:rPr>
          <w:rFonts w:asciiTheme="minorHAnsi" w:hAnsiTheme="minorHAnsi" w:cstheme="minorBidi"/>
          <w:color w:val="auto"/>
          <w:lang w:val="sr-Latn-RS"/>
        </w:rPr>
        <w:t>:</w:t>
      </w:r>
    </w:p>
    <w:p w14:paraId="510619C2" w14:textId="77777777" w:rsidR="00196E64" w:rsidRDefault="00196E64" w:rsidP="00196E64">
      <w:pPr>
        <w:spacing w:after="120" w:line="240" w:lineRule="auto"/>
        <w:jc w:val="both"/>
      </w:pPr>
      <w:r w:rsidRPr="50F063BC">
        <w:t xml:space="preserve">4.1. Ukoliko </w:t>
      </w:r>
      <w:r w:rsidRPr="50F063BC">
        <w:rPr>
          <w:i/>
          <w:iCs/>
          <w:color w:val="538135" w:themeColor="accent6" w:themeShade="BF"/>
        </w:rPr>
        <w:t>sistem</w:t>
      </w:r>
      <w:r w:rsidRPr="50F063BC">
        <w:t xml:space="preserve"> nije mogao da zapamti izmene za </w:t>
      </w:r>
      <w:r w:rsidRPr="50F063BC">
        <w:rPr>
          <w:rFonts w:eastAsia="Arial"/>
          <w:i/>
          <w:iCs/>
          <w:color w:val="0070C0"/>
          <w:lang w:bidi="en-US"/>
        </w:rPr>
        <w:t>prijavu</w:t>
      </w:r>
      <w:r w:rsidRPr="50F063BC">
        <w:t xml:space="preserve"> on prikazuje </w:t>
      </w:r>
      <w:r w:rsidRPr="50F063BC">
        <w:rPr>
          <w:color w:val="FF0000"/>
        </w:rPr>
        <w:t>studentu</w:t>
      </w:r>
      <w:r w:rsidRPr="50F063BC">
        <w:t xml:space="preserve"> poruku: “</w:t>
      </w:r>
      <w:r w:rsidRPr="50F063BC">
        <w:rPr>
          <w:i/>
          <w:iCs/>
          <w:color w:val="538135" w:themeColor="accent6" w:themeShade="BF"/>
        </w:rPr>
        <w:t>Sistem</w:t>
      </w:r>
      <w:r w:rsidRPr="50F063BC">
        <w:t xml:space="preserve"> nije mogao da zapamti </w:t>
      </w:r>
      <w:r w:rsidRPr="50F063BC">
        <w:rPr>
          <w:rFonts w:eastAsia="Arial"/>
          <w:i/>
          <w:iCs/>
          <w:color w:val="0070C0"/>
          <w:lang w:bidi="en-US"/>
        </w:rPr>
        <w:t>prijavu</w:t>
      </w:r>
      <w:r w:rsidRPr="50F063BC">
        <w:t>”. (IA)</w:t>
      </w:r>
    </w:p>
    <w:p w14:paraId="14095DE7" w14:textId="77777777" w:rsidR="00196E64" w:rsidRDefault="00196E64" w:rsidP="00196E64">
      <w:pPr>
        <w:spacing w:after="60" w:line="240" w:lineRule="auto"/>
        <w:jc w:val="both"/>
        <w:sectPr w:rsidR="00196E64" w:rsidSect="00196E64">
          <w:pgSz w:w="12240" w:h="15840"/>
          <w:pgMar w:top="1440" w:right="1440" w:bottom="1440" w:left="1440" w:header="720" w:footer="720" w:gutter="0"/>
          <w:cols w:space="720"/>
          <w:docGrid w:linePitch="360"/>
        </w:sectPr>
      </w:pPr>
    </w:p>
    <w:p w14:paraId="3B8C2136" w14:textId="68475E61" w:rsidR="00196E64" w:rsidRDefault="33AB813D" w:rsidP="1B35880D">
      <w:pPr>
        <w:keepNext/>
        <w:spacing w:after="120" w:line="240" w:lineRule="auto"/>
        <w:ind w:left="432"/>
      </w:pPr>
      <w:r>
        <w:rPr>
          <w:noProof/>
        </w:rPr>
        <w:drawing>
          <wp:inline distT="0" distB="0" distL="0" distR="0" wp14:anchorId="72582437" wp14:editId="13C190A5">
            <wp:extent cx="7653180" cy="4435481"/>
            <wp:effectExtent l="0" t="0" r="0" b="0"/>
            <wp:docPr id="5445285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28569" name="Picture 4"/>
                    <pic:cNvPicPr/>
                  </pic:nvPicPr>
                  <pic:blipFill>
                    <a:blip r:embed="rId49"/>
                    <a:stretch>
                      <a:fillRect/>
                    </a:stretch>
                  </pic:blipFill>
                  <pic:spPr>
                    <a:xfrm>
                      <a:off x="0" y="0"/>
                      <a:ext cx="7653180" cy="4435481"/>
                    </a:xfrm>
                    <a:prstGeom prst="rect">
                      <a:avLst/>
                    </a:prstGeom>
                  </pic:spPr>
                </pic:pic>
              </a:graphicData>
            </a:graphic>
          </wp:inline>
        </w:drawing>
      </w:r>
    </w:p>
    <w:p w14:paraId="31DB21D0" w14:textId="0F7DE5F9" w:rsidR="00196E64" w:rsidRDefault="00196E64" w:rsidP="00196E64">
      <w:pPr>
        <w:pStyle w:val="Caption"/>
        <w:jc w:val="center"/>
      </w:pPr>
      <w:bookmarkStart w:id="146" w:name="_Toc228782705"/>
      <w:r>
        <w:t xml:space="preserve">Slika </w:t>
      </w:r>
      <w:r>
        <w:fldChar w:fldCharType="begin"/>
      </w:r>
      <w:r>
        <w:instrText xml:space="preserve"> SEQ Slika \* ARABIC </w:instrText>
      </w:r>
      <w:r>
        <w:fldChar w:fldCharType="separate"/>
      </w:r>
      <w:r>
        <w:rPr>
          <w:noProof/>
        </w:rPr>
        <w:t>37</w:t>
      </w:r>
      <w:r>
        <w:fldChar w:fldCharType="end"/>
      </w:r>
      <w:r>
        <w:t xml:space="preserve">: </w:t>
      </w:r>
      <w:r w:rsidRPr="00B97F9A">
        <w:t>Dijagram sekvenci SK</w:t>
      </w:r>
      <w:r>
        <w:t>7</w:t>
      </w:r>
      <w:r w:rsidRPr="00B97F9A">
        <w:t>, osnovni scenario</w:t>
      </w:r>
      <w:bookmarkEnd w:id="146"/>
    </w:p>
    <w:p w14:paraId="466425AE" w14:textId="737C653B" w:rsidR="00196E64" w:rsidRDefault="00196E64" w:rsidP="1B35880D">
      <w:pPr>
        <w:spacing w:after="120" w:line="240" w:lineRule="auto"/>
        <w:sectPr w:rsidR="00196E64" w:rsidSect="00196E64">
          <w:pgSz w:w="15840" w:h="12240" w:orient="landscape"/>
          <w:pgMar w:top="1440" w:right="1440" w:bottom="1440" w:left="1440" w:header="720" w:footer="720" w:gutter="0"/>
          <w:cols w:space="720"/>
          <w:docGrid w:linePitch="360"/>
        </w:sectPr>
      </w:pPr>
    </w:p>
    <w:p w14:paraId="01143F55" w14:textId="77777777" w:rsidR="00196E64" w:rsidRDefault="00196E64" w:rsidP="00196E64">
      <w:pPr>
        <w:spacing w:after="120" w:line="240" w:lineRule="auto"/>
        <w:ind w:left="432"/>
        <w:jc w:val="both"/>
        <w:rPr>
          <w:rFonts w:cstheme="minorHAnsi"/>
        </w:rPr>
      </w:pPr>
    </w:p>
    <w:p w14:paraId="76E95209" w14:textId="2BF95E8D" w:rsidR="00196E64" w:rsidRPr="00AE0458" w:rsidRDefault="00196E64" w:rsidP="00196E64">
      <w:pPr>
        <w:pStyle w:val="Heading4"/>
      </w:pPr>
      <w:bookmarkStart w:id="147" w:name="_Toc64183089"/>
      <w:bookmarkStart w:id="148" w:name="_Toc459726706"/>
      <w:bookmarkStart w:id="149" w:name="_Toc228782647"/>
      <w:r>
        <w:t xml:space="preserve">3.12.1.8. Slučaj korišćenja 8 – </w:t>
      </w:r>
      <w:bookmarkEnd w:id="147"/>
      <w:r>
        <w:t>Odjavljivanje korisnika</w:t>
      </w:r>
      <w:bookmarkEnd w:id="148"/>
      <w:bookmarkEnd w:id="149"/>
    </w:p>
    <w:p w14:paraId="6FFD1E60" w14:textId="77777777" w:rsidR="00196E64" w:rsidRPr="0001744A" w:rsidRDefault="00196E64" w:rsidP="00196E64">
      <w:pPr>
        <w:pStyle w:val="Normal1"/>
        <w:spacing w:line="240" w:lineRule="auto"/>
        <w:jc w:val="both"/>
        <w:rPr>
          <w:rFonts w:asciiTheme="minorHAnsi" w:hAnsiTheme="minorHAnsi" w:cstheme="minorBidi"/>
          <w:b/>
          <w:bCs/>
          <w:color w:val="auto"/>
          <w:lang w:val="sr-Latn-RS"/>
        </w:rPr>
      </w:pPr>
      <w:r w:rsidRPr="50F063BC">
        <w:rPr>
          <w:rFonts w:asciiTheme="minorHAnsi" w:hAnsiTheme="minorHAnsi" w:cstheme="minorBidi"/>
          <w:b/>
          <w:bCs/>
          <w:color w:val="auto"/>
          <w:lang w:val="sr-Latn-RS"/>
        </w:rPr>
        <w:t>Naziv SK</w:t>
      </w:r>
    </w:p>
    <w:p w14:paraId="5C83337F" w14:textId="7D7FD8AA" w:rsidR="00196E64" w:rsidRPr="0001744A" w:rsidRDefault="00196E64" w:rsidP="00196E64">
      <w:pPr>
        <w:pStyle w:val="Normal1"/>
        <w:spacing w:after="120" w:line="240" w:lineRule="auto"/>
        <w:jc w:val="both"/>
        <w:rPr>
          <w:rFonts w:asciiTheme="minorHAnsi" w:hAnsiTheme="minorHAnsi" w:cstheme="minorBidi"/>
          <w:color w:val="auto"/>
          <w:lang w:val="sr-Latn-RS"/>
        </w:rPr>
      </w:pPr>
      <w:r w:rsidRPr="50F063BC">
        <w:rPr>
          <w:rFonts w:asciiTheme="minorHAnsi" w:hAnsiTheme="minorHAnsi" w:cstheme="minorBidi"/>
          <w:color w:val="auto"/>
          <w:lang w:val="sr-Latn-RS"/>
        </w:rPr>
        <w:t xml:space="preserve">Odjavljivanje </w:t>
      </w:r>
      <w:r w:rsidRPr="50F063BC">
        <w:rPr>
          <w:rFonts w:asciiTheme="minorHAnsi" w:hAnsiTheme="minorHAnsi" w:cstheme="minorBidi"/>
          <w:i/>
          <w:iCs/>
          <w:color w:val="0070C0"/>
          <w:lang w:val="sr-Latn-RS"/>
        </w:rPr>
        <w:t>korisnika</w:t>
      </w:r>
    </w:p>
    <w:p w14:paraId="305B7B42" w14:textId="77777777" w:rsidR="00196E64" w:rsidRPr="0001744A" w:rsidRDefault="00196E64" w:rsidP="00196E64">
      <w:pPr>
        <w:pStyle w:val="Normal1"/>
        <w:spacing w:line="240" w:lineRule="auto"/>
        <w:jc w:val="both"/>
        <w:rPr>
          <w:rFonts w:asciiTheme="minorHAnsi" w:hAnsiTheme="minorHAnsi" w:cstheme="minorBidi"/>
          <w:color w:val="auto"/>
          <w:lang w:val="sr-Latn-RS"/>
        </w:rPr>
      </w:pPr>
      <w:r w:rsidRPr="50F063BC">
        <w:rPr>
          <w:rFonts w:asciiTheme="minorHAnsi" w:hAnsiTheme="minorHAnsi" w:cstheme="minorBidi"/>
          <w:b/>
          <w:bCs/>
          <w:color w:val="auto"/>
          <w:lang w:val="sr-Latn-RS"/>
        </w:rPr>
        <w:t>Akteri SK</w:t>
      </w:r>
    </w:p>
    <w:p w14:paraId="409470F0" w14:textId="77777777" w:rsidR="00196E64" w:rsidRPr="0001744A" w:rsidRDefault="00196E64" w:rsidP="00196E64">
      <w:pPr>
        <w:pStyle w:val="Normal1"/>
        <w:spacing w:after="120" w:line="240" w:lineRule="auto"/>
        <w:jc w:val="both"/>
        <w:rPr>
          <w:rFonts w:asciiTheme="minorHAnsi" w:hAnsiTheme="minorHAnsi" w:cstheme="minorBidi"/>
          <w:i/>
          <w:iCs/>
          <w:color w:val="auto"/>
          <w:lang w:val="sr-Latn-RS"/>
        </w:rPr>
      </w:pPr>
      <w:r w:rsidRPr="50F063BC">
        <w:rPr>
          <w:rFonts w:asciiTheme="minorHAnsi" w:hAnsiTheme="minorHAnsi" w:cstheme="minorBidi"/>
          <w:i/>
          <w:iCs/>
          <w:color w:val="FF0000"/>
          <w:lang w:val="sr-Latn-RS"/>
        </w:rPr>
        <w:t>Korisnik</w:t>
      </w:r>
    </w:p>
    <w:p w14:paraId="19BD787D" w14:textId="77777777" w:rsidR="00196E64" w:rsidRPr="0001744A" w:rsidRDefault="00196E64" w:rsidP="00196E64">
      <w:pPr>
        <w:pStyle w:val="Normal1"/>
        <w:spacing w:after="120" w:line="240" w:lineRule="auto"/>
        <w:jc w:val="both"/>
        <w:rPr>
          <w:rFonts w:asciiTheme="minorHAnsi" w:hAnsiTheme="minorHAnsi" w:cstheme="minorBidi"/>
          <w:color w:val="auto"/>
          <w:lang w:val="sr-Latn-RS"/>
        </w:rPr>
      </w:pPr>
      <w:r w:rsidRPr="50F063BC">
        <w:rPr>
          <w:rFonts w:asciiTheme="minorHAnsi" w:hAnsiTheme="minorHAnsi" w:cstheme="minorBidi"/>
          <w:b/>
          <w:bCs/>
          <w:color w:val="auto"/>
          <w:lang w:val="sr-Latn-RS"/>
        </w:rPr>
        <w:t>Učesnici SK</w:t>
      </w:r>
      <w:r w:rsidRPr="50F063BC">
        <w:rPr>
          <w:rFonts w:asciiTheme="minorHAnsi" w:hAnsiTheme="minorHAnsi" w:cstheme="minorBidi"/>
          <w:color w:val="auto"/>
          <w:lang w:val="sr-Latn-RS"/>
        </w:rPr>
        <w:t xml:space="preserve">: </w:t>
      </w:r>
      <w:r w:rsidRPr="50F063BC">
        <w:rPr>
          <w:rFonts w:asciiTheme="minorHAnsi" w:hAnsiTheme="minorHAnsi" w:cstheme="minorBidi"/>
          <w:i/>
          <w:iCs/>
          <w:color w:val="FF0000"/>
          <w:lang w:val="sr-Latn-RS"/>
        </w:rPr>
        <w:t>Korisnik</w:t>
      </w:r>
      <w:r w:rsidRPr="50F063BC">
        <w:rPr>
          <w:rFonts w:asciiTheme="minorHAnsi" w:hAnsiTheme="minorHAnsi" w:cstheme="minorBidi"/>
          <w:color w:val="auto"/>
          <w:lang w:val="sr-Latn-RS"/>
        </w:rPr>
        <w:t xml:space="preserve"> i </w:t>
      </w:r>
      <w:r w:rsidRPr="50F063BC">
        <w:rPr>
          <w:rFonts w:asciiTheme="minorHAnsi" w:hAnsiTheme="minorHAnsi" w:cstheme="minorBidi"/>
          <w:i/>
          <w:iCs/>
          <w:color w:val="538135" w:themeColor="accent6" w:themeShade="BF"/>
          <w:lang w:val="sr-Latn-RS"/>
        </w:rPr>
        <w:t>sistem</w:t>
      </w:r>
      <w:r w:rsidRPr="50F063BC">
        <w:rPr>
          <w:rFonts w:asciiTheme="minorHAnsi" w:hAnsiTheme="minorHAnsi" w:cstheme="minorBidi"/>
          <w:color w:val="auto"/>
          <w:lang w:val="sr-Latn-RS"/>
        </w:rPr>
        <w:t xml:space="preserve"> (program)</w:t>
      </w:r>
    </w:p>
    <w:p w14:paraId="14C409F6" w14:textId="77777777" w:rsidR="00196E64" w:rsidRPr="009F7637" w:rsidRDefault="00196E64" w:rsidP="00196E64">
      <w:pPr>
        <w:pStyle w:val="Normal1"/>
        <w:spacing w:after="120" w:line="240" w:lineRule="auto"/>
        <w:jc w:val="both"/>
        <w:rPr>
          <w:rFonts w:asciiTheme="minorHAnsi" w:hAnsiTheme="minorHAnsi" w:cstheme="minorBidi"/>
          <w:color w:val="auto"/>
          <w:lang w:val="sr-Latn-RS"/>
        </w:rPr>
      </w:pPr>
      <w:r w:rsidRPr="50F063BC">
        <w:rPr>
          <w:rFonts w:asciiTheme="minorHAnsi" w:hAnsiTheme="minorHAnsi" w:cstheme="minorBidi"/>
          <w:b/>
          <w:bCs/>
          <w:color w:val="auto"/>
          <w:lang w:val="sr-Latn-RS"/>
        </w:rPr>
        <w:t>Preduslovi</w:t>
      </w:r>
      <w:r w:rsidRPr="50F063BC">
        <w:rPr>
          <w:rFonts w:asciiTheme="minorHAnsi" w:hAnsiTheme="minorHAnsi" w:cstheme="minorBidi"/>
          <w:color w:val="auto"/>
          <w:lang w:val="sr-Latn-RS"/>
        </w:rPr>
        <w:t xml:space="preserve">: </w:t>
      </w:r>
      <w:r w:rsidRPr="50F063BC">
        <w:rPr>
          <w:rFonts w:asciiTheme="minorHAnsi" w:hAnsiTheme="minorHAnsi" w:cstheme="minorBidi"/>
          <w:i/>
          <w:iCs/>
          <w:color w:val="538135" w:themeColor="accent6" w:themeShade="BF"/>
          <w:lang w:val="sr-Latn-RS"/>
        </w:rPr>
        <w:t>Sistem</w:t>
      </w:r>
      <w:r w:rsidRPr="50F063BC">
        <w:rPr>
          <w:rFonts w:asciiTheme="minorHAnsi" w:hAnsiTheme="minorHAnsi" w:cstheme="minorBidi"/>
          <w:color w:val="auto"/>
          <w:lang w:val="sr-Latn-RS"/>
        </w:rPr>
        <w:t xml:space="preserve"> je pokrenut i </w:t>
      </w:r>
      <w:r w:rsidRPr="50F063BC">
        <w:rPr>
          <w:rFonts w:asciiTheme="minorHAnsi" w:hAnsiTheme="minorHAnsi" w:cstheme="minorBidi"/>
          <w:i/>
          <w:iCs/>
          <w:color w:val="FF0000"/>
          <w:lang w:val="sr-Latn-RS"/>
        </w:rPr>
        <w:t>korisnik</w:t>
      </w:r>
      <w:r w:rsidRPr="50F063BC">
        <w:rPr>
          <w:rFonts w:asciiTheme="minorHAnsi" w:hAnsiTheme="minorHAnsi" w:cstheme="minorBidi"/>
          <w:color w:val="auto"/>
          <w:lang w:val="sr-Latn-RS"/>
        </w:rPr>
        <w:t xml:space="preserve"> je prijavljen sa svojom šifrom.</w:t>
      </w:r>
    </w:p>
    <w:p w14:paraId="3FBEDED6" w14:textId="77777777" w:rsidR="00196E64" w:rsidRPr="006D7207" w:rsidRDefault="00196E64" w:rsidP="00196E64">
      <w:pPr>
        <w:pStyle w:val="Normal1"/>
        <w:spacing w:after="40" w:line="240" w:lineRule="auto"/>
        <w:jc w:val="both"/>
        <w:rPr>
          <w:rFonts w:asciiTheme="minorHAnsi" w:hAnsiTheme="minorHAnsi" w:cstheme="minorBidi"/>
          <w:color w:val="auto"/>
        </w:rPr>
      </w:pPr>
      <w:proofErr w:type="spellStart"/>
      <w:r w:rsidRPr="50F063BC">
        <w:rPr>
          <w:rFonts w:asciiTheme="minorHAnsi" w:hAnsiTheme="minorHAnsi" w:cstheme="minorBidi"/>
          <w:b/>
          <w:bCs/>
          <w:color w:val="auto"/>
        </w:rPr>
        <w:t>Osnovni</w:t>
      </w:r>
      <w:proofErr w:type="spellEnd"/>
      <w:r w:rsidRPr="50F063BC">
        <w:rPr>
          <w:rFonts w:asciiTheme="minorHAnsi" w:hAnsiTheme="minorHAnsi" w:cstheme="minorBidi"/>
          <w:b/>
          <w:bCs/>
          <w:color w:val="auto"/>
        </w:rPr>
        <w:t xml:space="preserve"> scenario SK</w:t>
      </w:r>
      <w:r w:rsidRPr="50F063BC">
        <w:rPr>
          <w:rFonts w:asciiTheme="minorHAnsi" w:hAnsiTheme="minorHAnsi" w:cstheme="minorBidi"/>
          <w:color w:val="auto"/>
        </w:rPr>
        <w:t>:</w:t>
      </w:r>
    </w:p>
    <w:p w14:paraId="187781A0" w14:textId="77777777" w:rsidR="00196E64" w:rsidRDefault="00196E64" w:rsidP="00196E64">
      <w:pPr>
        <w:pStyle w:val="ListParagraph"/>
        <w:numPr>
          <w:ilvl w:val="0"/>
          <w:numId w:val="17"/>
        </w:numPr>
        <w:spacing w:after="200" w:line="240" w:lineRule="auto"/>
        <w:jc w:val="both"/>
      </w:pPr>
      <w:r w:rsidRPr="50F063BC">
        <w:rPr>
          <w:i/>
          <w:iCs/>
          <w:color w:val="FF0000"/>
        </w:rPr>
        <w:t>Korisnik</w:t>
      </w:r>
      <w:r w:rsidRPr="50F063BC">
        <w:t xml:space="preserve"> </w:t>
      </w:r>
      <w:r w:rsidRPr="50F063BC">
        <w:rPr>
          <w:b/>
          <w:bCs/>
        </w:rPr>
        <w:t>poziva</w:t>
      </w:r>
      <w:r w:rsidRPr="50F063BC">
        <w:t xml:space="preserve"> </w:t>
      </w:r>
      <w:r w:rsidRPr="50F063BC">
        <w:rPr>
          <w:i/>
          <w:iCs/>
          <w:color w:val="538135" w:themeColor="accent6" w:themeShade="BF"/>
        </w:rPr>
        <w:t>sistem</w:t>
      </w:r>
      <w:r w:rsidRPr="50F063BC">
        <w:t xml:space="preserve"> da vrati izloguje </w:t>
      </w:r>
      <w:r w:rsidRPr="50F063BC">
        <w:rPr>
          <w:rFonts w:eastAsia="Arial"/>
          <w:i/>
          <w:iCs/>
          <w:color w:val="0070C0"/>
          <w:lang w:val="de-AT" w:bidi="en-US"/>
        </w:rPr>
        <w:t>korisnika</w:t>
      </w:r>
      <w:r w:rsidRPr="50F063BC">
        <w:t>. (APSO)</w:t>
      </w:r>
    </w:p>
    <w:p w14:paraId="3BB48E59" w14:textId="45EBEFFB" w:rsidR="00196E64" w:rsidRPr="006D7207" w:rsidRDefault="00196E64" w:rsidP="00196E64">
      <w:pPr>
        <w:pStyle w:val="ListParagraph"/>
        <w:numPr>
          <w:ilvl w:val="0"/>
          <w:numId w:val="17"/>
        </w:numPr>
        <w:spacing w:after="200" w:line="240" w:lineRule="auto"/>
        <w:jc w:val="both"/>
      </w:pPr>
      <w:r w:rsidRPr="50F063BC">
        <w:rPr>
          <w:i/>
          <w:iCs/>
          <w:color w:val="538135" w:themeColor="accent6" w:themeShade="BF"/>
        </w:rPr>
        <w:t>Sistem</w:t>
      </w:r>
      <w:r w:rsidRPr="50F063BC">
        <w:t xml:space="preserve"> </w:t>
      </w:r>
      <w:r w:rsidRPr="50F063BC">
        <w:rPr>
          <w:b/>
          <w:bCs/>
        </w:rPr>
        <w:t>pronalazi</w:t>
      </w:r>
      <w:r w:rsidRPr="50F063BC">
        <w:t xml:space="preserve"> i</w:t>
      </w:r>
      <w:r w:rsidRPr="50F063BC">
        <w:rPr>
          <w:b/>
          <w:bCs/>
        </w:rPr>
        <w:t xml:space="preserve"> odjajavljuje</w:t>
      </w:r>
      <w:r w:rsidRPr="50F063BC">
        <w:t xml:space="preserve"> prijavljenog </w:t>
      </w:r>
      <w:r w:rsidRPr="50F063BC">
        <w:rPr>
          <w:rFonts w:eastAsia="Arial"/>
          <w:i/>
          <w:iCs/>
          <w:color w:val="0070C0"/>
          <w:lang w:val="de-AT" w:bidi="en-US"/>
        </w:rPr>
        <w:t>korisnika.</w:t>
      </w:r>
      <w:r w:rsidRPr="50F063BC">
        <w:t xml:space="preserve"> (SO)</w:t>
      </w:r>
    </w:p>
    <w:p w14:paraId="18C5C127" w14:textId="753C6406" w:rsidR="00196E64" w:rsidRPr="006D7207" w:rsidRDefault="00196E64" w:rsidP="00196E64">
      <w:pPr>
        <w:pStyle w:val="ListParagraph"/>
        <w:numPr>
          <w:ilvl w:val="0"/>
          <w:numId w:val="17"/>
        </w:numPr>
        <w:spacing w:after="120" w:line="240" w:lineRule="auto"/>
        <w:jc w:val="both"/>
      </w:pPr>
      <w:r w:rsidRPr="50F063BC">
        <w:rPr>
          <w:i/>
          <w:iCs/>
          <w:color w:val="538135" w:themeColor="accent6" w:themeShade="BF"/>
        </w:rPr>
        <w:t>Sistem</w:t>
      </w:r>
      <w:r w:rsidRPr="50F063BC">
        <w:t xml:space="preserve"> </w:t>
      </w:r>
      <w:r w:rsidRPr="50F063BC">
        <w:rPr>
          <w:b/>
          <w:bCs/>
        </w:rPr>
        <w:t>prikazuje</w:t>
      </w:r>
      <w:r w:rsidRPr="50F063BC">
        <w:t xml:space="preserve"> </w:t>
      </w:r>
      <w:r w:rsidRPr="50F063BC">
        <w:rPr>
          <w:rFonts w:eastAsia="Arial"/>
          <w:i/>
          <w:iCs/>
          <w:color w:val="FF0000"/>
          <w:lang w:bidi="en-US"/>
        </w:rPr>
        <w:t>korisniku</w:t>
      </w:r>
      <w:r w:rsidRPr="50F063BC">
        <w:rPr>
          <w:color w:val="FF0000"/>
        </w:rPr>
        <w:t xml:space="preserve"> </w:t>
      </w:r>
      <w:r w:rsidRPr="50F063BC">
        <w:t xml:space="preserve">poruku </w:t>
      </w:r>
      <w:r w:rsidRPr="50F063BC">
        <w:rPr>
          <w:lang w:val="ru-RU"/>
        </w:rPr>
        <w:t>“</w:t>
      </w:r>
      <w:r w:rsidRPr="50F063BC">
        <w:t>Uspešno ste odjavljeni</w:t>
      </w:r>
      <w:r w:rsidRPr="50F063BC">
        <w:rPr>
          <w:lang w:val="ru-RU"/>
        </w:rPr>
        <w:t>“</w:t>
      </w:r>
      <w:r w:rsidRPr="50F063BC">
        <w:t>.(IA)</w:t>
      </w:r>
    </w:p>
    <w:p w14:paraId="758FC051" w14:textId="77777777" w:rsidR="00196E64" w:rsidRPr="00AE0458" w:rsidRDefault="00196E64" w:rsidP="00196E64">
      <w:pPr>
        <w:pStyle w:val="Normal1"/>
        <w:spacing w:before="120" w:after="40" w:line="240" w:lineRule="auto"/>
        <w:jc w:val="both"/>
        <w:rPr>
          <w:rFonts w:asciiTheme="minorHAnsi" w:hAnsiTheme="minorHAnsi" w:cstheme="minorBidi"/>
          <w:color w:val="auto"/>
          <w:lang w:val="sr-Latn-RS"/>
        </w:rPr>
      </w:pPr>
      <w:r w:rsidRPr="50F063BC">
        <w:rPr>
          <w:rFonts w:asciiTheme="minorHAnsi" w:hAnsiTheme="minorHAnsi" w:cstheme="minorBidi"/>
          <w:b/>
          <w:bCs/>
          <w:color w:val="auto"/>
          <w:lang w:val="sr-Latn-RS"/>
        </w:rPr>
        <w:t>Alternativni scenarii</w:t>
      </w:r>
      <w:r w:rsidRPr="50F063BC">
        <w:rPr>
          <w:rFonts w:asciiTheme="minorHAnsi" w:hAnsiTheme="minorHAnsi" w:cstheme="minorBidi"/>
          <w:color w:val="auto"/>
          <w:lang w:val="sr-Latn-RS"/>
        </w:rPr>
        <w:t>:</w:t>
      </w:r>
    </w:p>
    <w:p w14:paraId="26D1EAC0" w14:textId="49534CF5" w:rsidR="00196E64" w:rsidRDefault="00196E64" w:rsidP="00196E64">
      <w:pPr>
        <w:pStyle w:val="ListParagraph"/>
        <w:spacing w:after="240" w:line="240" w:lineRule="auto"/>
        <w:ind w:left="360"/>
        <w:jc w:val="both"/>
      </w:pPr>
      <w:r w:rsidRPr="50F063BC">
        <w:t>3.1. Ukoliko</w:t>
      </w:r>
      <w:r w:rsidRPr="50F063BC">
        <w:rPr>
          <w:lang w:val="ru-RU"/>
        </w:rPr>
        <w:t xml:space="preserve"> </w:t>
      </w:r>
      <w:r w:rsidRPr="50F063BC">
        <w:rPr>
          <w:i/>
          <w:iCs/>
          <w:color w:val="538135" w:themeColor="accent6" w:themeShade="BF"/>
        </w:rPr>
        <w:t>sistem</w:t>
      </w:r>
      <w:r w:rsidRPr="50F063BC">
        <w:rPr>
          <w:lang w:val="ru-RU"/>
        </w:rPr>
        <w:t xml:space="preserve"> </w:t>
      </w:r>
      <w:r w:rsidRPr="50F063BC">
        <w:t>nije mogao</w:t>
      </w:r>
      <w:r w:rsidRPr="50F063BC">
        <w:rPr>
          <w:lang w:val="ru-RU"/>
        </w:rPr>
        <w:t xml:space="preserve"> </w:t>
      </w:r>
      <w:r w:rsidRPr="50F063BC">
        <w:t>da</w:t>
      </w:r>
      <w:r w:rsidRPr="50F063BC">
        <w:rPr>
          <w:lang w:val="ru-RU"/>
        </w:rPr>
        <w:t xml:space="preserve"> </w:t>
      </w:r>
      <w:r w:rsidRPr="50F063BC">
        <w:t xml:space="preserve">pronađe </w:t>
      </w:r>
      <w:r w:rsidRPr="50F063BC">
        <w:rPr>
          <w:rFonts w:eastAsia="Arial"/>
          <w:i/>
          <w:iCs/>
          <w:color w:val="0070C0"/>
          <w:lang w:bidi="en-US"/>
        </w:rPr>
        <w:t>korisnika</w:t>
      </w:r>
      <w:r w:rsidRPr="50F063BC">
        <w:rPr>
          <w:i/>
          <w:iCs/>
        </w:rPr>
        <w:t xml:space="preserve">, </w:t>
      </w:r>
      <w:r w:rsidRPr="50F063BC">
        <w:t xml:space="preserve">on prikazuje </w:t>
      </w:r>
      <w:r w:rsidRPr="50F063BC">
        <w:rPr>
          <w:color w:val="FF0000"/>
        </w:rPr>
        <w:t>korisniku</w:t>
      </w:r>
      <w:r w:rsidRPr="50F063BC">
        <w:t xml:space="preserve"> poruku</w:t>
      </w:r>
      <w:r w:rsidRPr="50F063BC">
        <w:rPr>
          <w:lang w:val="sr-Cyrl-CS"/>
        </w:rPr>
        <w:t xml:space="preserve">: </w:t>
      </w:r>
      <w:r w:rsidRPr="50F063BC">
        <w:rPr>
          <w:lang w:val="ru-RU"/>
        </w:rPr>
        <w:t>“</w:t>
      </w:r>
      <w:r w:rsidRPr="50F063BC">
        <w:t>Neuspešno odjavljivanje</w:t>
      </w:r>
      <w:r w:rsidRPr="50F063BC">
        <w:rPr>
          <w:lang w:val="ru-RU"/>
        </w:rPr>
        <w:t>”</w:t>
      </w:r>
      <w:r w:rsidRPr="50F063BC">
        <w:rPr>
          <w:lang w:val="sr-Cyrl-CS"/>
        </w:rPr>
        <w:t xml:space="preserve">. </w:t>
      </w:r>
      <w:r w:rsidRPr="50F063BC">
        <w:t xml:space="preserve">(IA) </w:t>
      </w:r>
    </w:p>
    <w:p w14:paraId="5E277D06" w14:textId="77777777" w:rsidR="00196E64" w:rsidRDefault="00196E64" w:rsidP="00196E64">
      <w:pPr>
        <w:pStyle w:val="ListParagraph"/>
        <w:spacing w:after="240" w:line="240" w:lineRule="auto"/>
        <w:ind w:left="360"/>
        <w:jc w:val="both"/>
      </w:pPr>
    </w:p>
    <w:p w14:paraId="577815B7" w14:textId="14FC8B54" w:rsidR="00196E64" w:rsidRDefault="00196E64" w:rsidP="00196E64">
      <w:pPr>
        <w:pStyle w:val="ListParagraph"/>
        <w:keepNext/>
        <w:spacing w:after="240" w:line="240" w:lineRule="auto"/>
        <w:ind w:left="360"/>
        <w:jc w:val="center"/>
      </w:pPr>
      <w:r>
        <w:rPr>
          <w:rFonts w:cstheme="minorHAnsi"/>
          <w:noProof/>
          <w:lang w:val="en-US"/>
        </w:rPr>
        <w:drawing>
          <wp:inline distT="0" distB="0" distL="0" distR="0" wp14:anchorId="4FB63C29" wp14:editId="1D2EDB72">
            <wp:extent cx="3248025" cy="3067050"/>
            <wp:effectExtent l="0" t="0" r="9525" b="0"/>
            <wp:docPr id="513731033"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31033" name="Picture 5" descr="A diagram of a diagram&#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3248025" cy="3067050"/>
                    </a:xfrm>
                    <a:prstGeom prst="rect">
                      <a:avLst/>
                    </a:prstGeom>
                  </pic:spPr>
                </pic:pic>
              </a:graphicData>
            </a:graphic>
          </wp:inline>
        </w:drawing>
      </w:r>
    </w:p>
    <w:p w14:paraId="2BF42EA4" w14:textId="0E6A9FEA" w:rsidR="00196E64" w:rsidRDefault="00196E64" w:rsidP="00196E64">
      <w:pPr>
        <w:pStyle w:val="Caption"/>
        <w:jc w:val="center"/>
      </w:pPr>
      <w:bookmarkStart w:id="150" w:name="_Toc228782706"/>
      <w:r>
        <w:t xml:space="preserve">Slika </w:t>
      </w:r>
      <w:r>
        <w:fldChar w:fldCharType="begin"/>
      </w:r>
      <w:r>
        <w:instrText xml:space="preserve"> SEQ Slika \* ARABIC </w:instrText>
      </w:r>
      <w:r>
        <w:fldChar w:fldCharType="separate"/>
      </w:r>
      <w:r>
        <w:rPr>
          <w:noProof/>
        </w:rPr>
        <w:t>38</w:t>
      </w:r>
      <w:r>
        <w:fldChar w:fldCharType="end"/>
      </w:r>
      <w:r>
        <w:t xml:space="preserve">: </w:t>
      </w:r>
      <w:r w:rsidRPr="00BB7066">
        <w:t>Dijagram sekvenci SK</w:t>
      </w:r>
      <w:r>
        <w:t>8</w:t>
      </w:r>
      <w:r w:rsidRPr="00BB7066">
        <w:t>, osnovni scenario</w:t>
      </w:r>
      <w:bookmarkEnd w:id="150"/>
    </w:p>
    <w:p w14:paraId="5DA66BE9" w14:textId="0AEEF5B8" w:rsidR="00196E64" w:rsidRPr="00AE0458" w:rsidRDefault="00196E64" w:rsidP="00196E64">
      <w:pPr>
        <w:pStyle w:val="Heading4"/>
      </w:pPr>
      <w:bookmarkStart w:id="151" w:name="_Toc800338689"/>
      <w:bookmarkStart w:id="152" w:name="_Toc228782648"/>
      <w:r>
        <w:t>3.12.1.9. Slučaj korišćenja 9 – Pregled izveštaja ispita</w:t>
      </w:r>
      <w:bookmarkEnd w:id="151"/>
      <w:bookmarkEnd w:id="152"/>
    </w:p>
    <w:p w14:paraId="5486A50E" w14:textId="77777777" w:rsidR="00196E64" w:rsidRPr="0001744A" w:rsidRDefault="00196E64" w:rsidP="00196E64">
      <w:pPr>
        <w:pStyle w:val="Normal1"/>
        <w:spacing w:line="240" w:lineRule="auto"/>
        <w:jc w:val="both"/>
        <w:rPr>
          <w:rFonts w:asciiTheme="minorHAnsi" w:hAnsiTheme="minorHAnsi" w:cstheme="minorBidi"/>
          <w:b/>
          <w:bCs/>
          <w:color w:val="auto"/>
          <w:lang w:val="sr-Latn-RS"/>
        </w:rPr>
      </w:pPr>
      <w:r w:rsidRPr="50F063BC">
        <w:rPr>
          <w:rFonts w:asciiTheme="minorHAnsi" w:hAnsiTheme="minorHAnsi" w:cstheme="minorBidi"/>
          <w:b/>
          <w:bCs/>
          <w:color w:val="auto"/>
          <w:lang w:val="sr-Latn-RS"/>
        </w:rPr>
        <w:t>Naziv SK</w:t>
      </w:r>
    </w:p>
    <w:p w14:paraId="4C76FB01" w14:textId="337ECFB5" w:rsidR="00196E64" w:rsidRPr="0001744A" w:rsidRDefault="00196E64" w:rsidP="00196E64">
      <w:pPr>
        <w:pStyle w:val="Normal1"/>
        <w:spacing w:after="120" w:line="240" w:lineRule="auto"/>
        <w:jc w:val="both"/>
        <w:rPr>
          <w:rFonts w:asciiTheme="minorHAnsi" w:hAnsiTheme="minorHAnsi" w:cstheme="minorBidi"/>
          <w:color w:val="auto"/>
          <w:lang w:val="sr-Latn-RS"/>
        </w:rPr>
      </w:pPr>
      <w:r w:rsidRPr="50F063BC">
        <w:rPr>
          <w:rFonts w:asciiTheme="minorHAnsi" w:hAnsiTheme="minorHAnsi" w:cstheme="minorBidi"/>
          <w:color w:val="auto"/>
          <w:lang w:val="sr-Latn-RS"/>
        </w:rPr>
        <w:t>Pregled izve</w:t>
      </w:r>
      <w:proofErr w:type="spellStart"/>
      <w:r w:rsidRPr="50F063BC">
        <w:rPr>
          <w:rFonts w:asciiTheme="minorHAnsi" w:hAnsiTheme="minorHAnsi" w:cstheme="minorBidi"/>
          <w:color w:val="auto"/>
        </w:rPr>
        <w:t>štaja</w:t>
      </w:r>
      <w:proofErr w:type="spellEnd"/>
      <w:r w:rsidRPr="50F063BC">
        <w:rPr>
          <w:rFonts w:asciiTheme="minorHAnsi" w:hAnsiTheme="minorHAnsi" w:cstheme="minorBidi"/>
          <w:color w:val="auto"/>
          <w:lang w:val="sr-Latn-RS"/>
        </w:rPr>
        <w:t xml:space="preserve"> </w:t>
      </w:r>
      <w:r w:rsidRPr="50F063BC">
        <w:rPr>
          <w:rFonts w:asciiTheme="minorHAnsi" w:hAnsiTheme="minorHAnsi" w:cstheme="minorBidi"/>
          <w:i/>
          <w:iCs/>
          <w:color w:val="0070C0"/>
          <w:lang w:val="sr-Latn-RS"/>
        </w:rPr>
        <w:t>ispita</w:t>
      </w:r>
    </w:p>
    <w:p w14:paraId="0B8824F1" w14:textId="77777777" w:rsidR="00196E64" w:rsidRPr="0001744A" w:rsidRDefault="00196E64" w:rsidP="00196E64">
      <w:pPr>
        <w:pStyle w:val="Normal1"/>
        <w:spacing w:line="240" w:lineRule="auto"/>
        <w:jc w:val="both"/>
        <w:rPr>
          <w:rFonts w:asciiTheme="minorHAnsi" w:hAnsiTheme="minorHAnsi" w:cstheme="minorBidi"/>
          <w:color w:val="auto"/>
          <w:lang w:val="sr-Latn-RS"/>
        </w:rPr>
      </w:pPr>
      <w:r w:rsidRPr="50F063BC">
        <w:rPr>
          <w:rFonts w:asciiTheme="minorHAnsi" w:hAnsiTheme="minorHAnsi" w:cstheme="minorBidi"/>
          <w:b/>
          <w:bCs/>
          <w:color w:val="auto"/>
          <w:lang w:val="sr-Latn-RS"/>
        </w:rPr>
        <w:t>Akteri SK</w:t>
      </w:r>
    </w:p>
    <w:p w14:paraId="00FDE149" w14:textId="77777777" w:rsidR="00196E64" w:rsidRPr="0001744A" w:rsidRDefault="00196E64" w:rsidP="00196E64">
      <w:pPr>
        <w:pStyle w:val="Normal1"/>
        <w:spacing w:after="120" w:line="240" w:lineRule="auto"/>
        <w:jc w:val="both"/>
        <w:rPr>
          <w:rFonts w:asciiTheme="minorHAnsi" w:hAnsiTheme="minorHAnsi" w:cstheme="minorBidi"/>
          <w:i/>
          <w:iCs/>
          <w:color w:val="auto"/>
          <w:lang w:val="sr-Latn-RS"/>
        </w:rPr>
      </w:pPr>
      <w:r w:rsidRPr="50F063BC">
        <w:rPr>
          <w:rFonts w:asciiTheme="minorHAnsi" w:hAnsiTheme="minorHAnsi" w:cstheme="minorBidi"/>
          <w:i/>
          <w:iCs/>
          <w:color w:val="FF0000"/>
          <w:lang w:val="sr-Latn-RS"/>
        </w:rPr>
        <w:t>Korisnik</w:t>
      </w:r>
    </w:p>
    <w:p w14:paraId="3792DE21" w14:textId="174C024C" w:rsidR="00196E64" w:rsidRPr="00AE0458" w:rsidRDefault="00196E64" w:rsidP="00196E64">
      <w:pPr>
        <w:pStyle w:val="Normal1"/>
        <w:spacing w:after="120" w:line="240" w:lineRule="auto"/>
        <w:jc w:val="both"/>
        <w:rPr>
          <w:rFonts w:asciiTheme="minorHAnsi" w:hAnsiTheme="minorHAnsi" w:cstheme="minorBidi"/>
          <w:color w:val="auto"/>
          <w:lang w:val="de-AT"/>
        </w:rPr>
      </w:pPr>
      <w:r w:rsidRPr="50F063BC">
        <w:rPr>
          <w:rFonts w:asciiTheme="minorHAnsi" w:hAnsiTheme="minorHAnsi" w:cstheme="minorBidi"/>
          <w:b/>
          <w:bCs/>
          <w:color w:val="auto"/>
          <w:lang w:val="de-AT"/>
        </w:rPr>
        <w:t>Učesnici SK</w:t>
      </w:r>
      <w:r w:rsidRPr="50F063BC">
        <w:rPr>
          <w:rFonts w:asciiTheme="minorHAnsi" w:hAnsiTheme="minorHAnsi" w:cstheme="minorBidi"/>
          <w:color w:val="auto"/>
          <w:lang w:val="de-AT"/>
        </w:rPr>
        <w:t xml:space="preserve">: </w:t>
      </w:r>
      <w:r w:rsidRPr="50F063BC">
        <w:rPr>
          <w:rFonts w:asciiTheme="minorHAnsi" w:hAnsiTheme="minorHAnsi" w:cstheme="minorBidi"/>
          <w:i/>
          <w:iCs/>
          <w:color w:val="FF0000"/>
          <w:lang w:val="de-AT"/>
        </w:rPr>
        <w:t>Profesor</w:t>
      </w:r>
      <w:r w:rsidRPr="50F063BC">
        <w:rPr>
          <w:rFonts w:asciiTheme="minorHAnsi" w:hAnsiTheme="minorHAnsi" w:cstheme="minorBidi"/>
          <w:color w:val="auto"/>
          <w:lang w:val="de-AT"/>
        </w:rPr>
        <w:t xml:space="preserve"> i </w:t>
      </w:r>
      <w:r w:rsidRPr="50F063BC">
        <w:rPr>
          <w:rFonts w:asciiTheme="minorHAnsi" w:hAnsiTheme="minorHAnsi" w:cstheme="minorBidi"/>
          <w:i/>
          <w:iCs/>
          <w:color w:val="538135" w:themeColor="accent6" w:themeShade="BF"/>
          <w:lang w:val="de-AT"/>
        </w:rPr>
        <w:t>sistem</w:t>
      </w:r>
      <w:r w:rsidRPr="50F063BC">
        <w:rPr>
          <w:rFonts w:asciiTheme="minorHAnsi" w:hAnsiTheme="minorHAnsi" w:cstheme="minorBidi"/>
          <w:color w:val="auto"/>
          <w:lang w:val="de-AT"/>
        </w:rPr>
        <w:t xml:space="preserve"> (program)</w:t>
      </w:r>
    </w:p>
    <w:p w14:paraId="18605DAD" w14:textId="2DFE2D08" w:rsidR="00196E64" w:rsidRPr="00AE0458" w:rsidRDefault="00196E64" w:rsidP="00196E64">
      <w:pPr>
        <w:pStyle w:val="Normal1"/>
        <w:spacing w:after="120" w:line="240" w:lineRule="auto"/>
        <w:jc w:val="both"/>
        <w:rPr>
          <w:rFonts w:asciiTheme="minorHAnsi" w:hAnsiTheme="minorHAnsi" w:cstheme="minorBidi"/>
          <w:color w:val="auto"/>
          <w:lang w:val="de-AT"/>
        </w:rPr>
      </w:pPr>
      <w:r w:rsidRPr="50F063BC">
        <w:rPr>
          <w:rFonts w:asciiTheme="minorHAnsi" w:hAnsiTheme="minorHAnsi" w:cstheme="minorBidi"/>
          <w:b/>
          <w:bCs/>
          <w:color w:val="auto"/>
          <w:lang w:val="de-AT"/>
        </w:rPr>
        <w:t>Preduslovi</w:t>
      </w:r>
      <w:r w:rsidRPr="50F063BC">
        <w:rPr>
          <w:rFonts w:asciiTheme="minorHAnsi" w:hAnsiTheme="minorHAnsi" w:cstheme="minorBidi"/>
          <w:color w:val="auto"/>
          <w:lang w:val="de-AT"/>
        </w:rPr>
        <w:t xml:space="preserve">: </w:t>
      </w:r>
      <w:r w:rsidRPr="50F063BC">
        <w:rPr>
          <w:rFonts w:asciiTheme="minorHAnsi" w:hAnsiTheme="minorHAnsi" w:cstheme="minorBidi"/>
          <w:i/>
          <w:iCs/>
          <w:color w:val="538135" w:themeColor="accent6" w:themeShade="BF"/>
          <w:lang w:val="de-AT"/>
        </w:rPr>
        <w:t>Sistem</w:t>
      </w:r>
      <w:r w:rsidRPr="50F063BC">
        <w:rPr>
          <w:rFonts w:asciiTheme="minorHAnsi" w:hAnsiTheme="minorHAnsi" w:cstheme="minorBidi"/>
          <w:color w:val="auto"/>
          <w:lang w:val="de-AT"/>
        </w:rPr>
        <w:t xml:space="preserve"> je pokrenut i </w:t>
      </w:r>
      <w:r w:rsidRPr="50F063BC">
        <w:rPr>
          <w:rFonts w:asciiTheme="minorHAnsi" w:hAnsiTheme="minorHAnsi" w:cstheme="minorBidi"/>
          <w:i/>
          <w:iCs/>
          <w:color w:val="FF0000"/>
          <w:lang w:val="de-AT"/>
        </w:rPr>
        <w:t>profesor</w:t>
      </w:r>
      <w:r w:rsidRPr="50F063BC">
        <w:rPr>
          <w:rFonts w:asciiTheme="minorHAnsi" w:hAnsiTheme="minorHAnsi" w:cstheme="minorBidi"/>
          <w:color w:val="auto"/>
          <w:lang w:val="de-AT"/>
        </w:rPr>
        <w:t xml:space="preserve"> je prijavljen sa svojom šifrom. </w:t>
      </w:r>
      <w:r w:rsidRPr="50F063BC">
        <w:rPr>
          <w:rFonts w:asciiTheme="minorHAnsi" w:hAnsiTheme="minorHAnsi" w:cstheme="minorBidi"/>
          <w:i/>
          <w:iCs/>
          <w:color w:val="538135" w:themeColor="accent6" w:themeShade="BF"/>
          <w:lang w:val="de-AT"/>
        </w:rPr>
        <w:t>Sistem</w:t>
      </w:r>
      <w:r w:rsidRPr="50F063BC">
        <w:rPr>
          <w:rFonts w:asciiTheme="minorHAnsi" w:hAnsiTheme="minorHAnsi" w:cstheme="minorBidi"/>
          <w:color w:val="auto"/>
          <w:lang w:val="de-AT"/>
        </w:rPr>
        <w:t xml:space="preserve"> prikazuje formu za rad sa </w:t>
      </w:r>
      <w:r w:rsidRPr="50F063BC">
        <w:rPr>
          <w:rFonts w:asciiTheme="minorHAnsi" w:hAnsiTheme="minorHAnsi" w:cstheme="minorBidi"/>
          <w:i/>
          <w:iCs/>
          <w:color w:val="0070C0"/>
          <w:lang w:val="de-AT"/>
        </w:rPr>
        <w:t>ispita</w:t>
      </w:r>
      <w:r w:rsidRPr="50F063BC">
        <w:rPr>
          <w:rFonts w:asciiTheme="minorHAnsi" w:hAnsiTheme="minorHAnsi" w:cstheme="minorBidi"/>
          <w:color w:val="auto"/>
          <w:lang w:val="de-AT"/>
        </w:rPr>
        <w:t xml:space="preserve">. Učitana je lista </w:t>
      </w:r>
      <w:r w:rsidRPr="50F063BC">
        <w:rPr>
          <w:rFonts w:asciiTheme="minorHAnsi" w:hAnsiTheme="minorHAnsi" w:cstheme="minorBidi"/>
          <w:i/>
          <w:iCs/>
          <w:color w:val="0070C0"/>
          <w:lang w:val="de-AT"/>
        </w:rPr>
        <w:t>ispita.</w:t>
      </w:r>
    </w:p>
    <w:p w14:paraId="43F6667A" w14:textId="77777777" w:rsidR="00196E64" w:rsidRPr="006D7207" w:rsidRDefault="00196E64" w:rsidP="00196E64">
      <w:pPr>
        <w:pStyle w:val="Normal1"/>
        <w:spacing w:after="40" w:line="240" w:lineRule="auto"/>
        <w:jc w:val="both"/>
        <w:rPr>
          <w:rFonts w:asciiTheme="minorHAnsi" w:hAnsiTheme="minorHAnsi" w:cstheme="minorBidi"/>
          <w:color w:val="auto"/>
        </w:rPr>
      </w:pPr>
      <w:proofErr w:type="spellStart"/>
      <w:r w:rsidRPr="50F063BC">
        <w:rPr>
          <w:rFonts w:asciiTheme="minorHAnsi" w:hAnsiTheme="minorHAnsi" w:cstheme="minorBidi"/>
          <w:b/>
          <w:bCs/>
          <w:color w:val="auto"/>
        </w:rPr>
        <w:t>Osnovni</w:t>
      </w:r>
      <w:proofErr w:type="spellEnd"/>
      <w:r w:rsidRPr="50F063BC">
        <w:rPr>
          <w:rFonts w:asciiTheme="minorHAnsi" w:hAnsiTheme="minorHAnsi" w:cstheme="minorBidi"/>
          <w:b/>
          <w:bCs/>
          <w:color w:val="auto"/>
        </w:rPr>
        <w:t xml:space="preserve"> scenario SK</w:t>
      </w:r>
      <w:r w:rsidRPr="50F063BC">
        <w:rPr>
          <w:rFonts w:asciiTheme="minorHAnsi" w:hAnsiTheme="minorHAnsi" w:cstheme="minorBidi"/>
          <w:color w:val="auto"/>
        </w:rPr>
        <w:t>:</w:t>
      </w:r>
    </w:p>
    <w:p w14:paraId="5EC62BBD" w14:textId="4B7F6CDD" w:rsidR="00196E64" w:rsidRDefault="00196E64" w:rsidP="00196E64">
      <w:pPr>
        <w:pStyle w:val="ListParagraph"/>
        <w:numPr>
          <w:ilvl w:val="0"/>
          <w:numId w:val="29"/>
        </w:numPr>
        <w:spacing w:after="200" w:line="240" w:lineRule="auto"/>
        <w:jc w:val="both"/>
      </w:pPr>
      <w:r w:rsidRPr="50F063BC">
        <w:rPr>
          <w:i/>
          <w:iCs/>
          <w:color w:val="FF0000"/>
        </w:rPr>
        <w:t>Profesor</w:t>
      </w:r>
      <w:r w:rsidRPr="50F063BC">
        <w:t xml:space="preserve"> </w:t>
      </w:r>
      <w:r w:rsidRPr="50F063BC">
        <w:rPr>
          <w:b/>
          <w:bCs/>
        </w:rPr>
        <w:t>poziva</w:t>
      </w:r>
      <w:r w:rsidRPr="50F063BC">
        <w:t xml:space="preserve"> </w:t>
      </w:r>
      <w:r w:rsidRPr="50F063BC">
        <w:rPr>
          <w:i/>
          <w:iCs/>
          <w:color w:val="538135" w:themeColor="accent6" w:themeShade="BF"/>
        </w:rPr>
        <w:t>sistem</w:t>
      </w:r>
      <w:r w:rsidRPr="50F063BC">
        <w:t xml:space="preserve"> da prika</w:t>
      </w:r>
      <w:proofErr w:type="spellStart"/>
      <w:r w:rsidRPr="50F063BC">
        <w:rPr>
          <w:lang w:val="en-US"/>
        </w:rPr>
        <w:t>že</w:t>
      </w:r>
      <w:proofErr w:type="spellEnd"/>
      <w:r w:rsidRPr="50F063BC">
        <w:t xml:space="preserve"> </w:t>
      </w:r>
      <w:r w:rsidRPr="50F063BC">
        <w:rPr>
          <w:rFonts w:eastAsia="Arial"/>
          <w:i/>
          <w:iCs/>
          <w:color w:val="0070C0"/>
          <w:lang w:val="de-AT" w:bidi="en-US"/>
        </w:rPr>
        <w:t>izveštaj ispita</w:t>
      </w:r>
      <w:r w:rsidRPr="50F063BC">
        <w:t xml:space="preserve"> sa zadatim vrednostima. (APSO)</w:t>
      </w:r>
    </w:p>
    <w:p w14:paraId="7388CE32" w14:textId="7D8437D1" w:rsidR="00196E64" w:rsidRPr="006D7207" w:rsidRDefault="00196E64" w:rsidP="00196E64">
      <w:pPr>
        <w:pStyle w:val="ListParagraph"/>
        <w:numPr>
          <w:ilvl w:val="0"/>
          <w:numId w:val="29"/>
        </w:numPr>
        <w:spacing w:after="200" w:line="240" w:lineRule="auto"/>
        <w:jc w:val="both"/>
      </w:pPr>
      <w:r w:rsidRPr="50F063BC">
        <w:rPr>
          <w:i/>
          <w:iCs/>
          <w:color w:val="538135" w:themeColor="accent6" w:themeShade="BF"/>
        </w:rPr>
        <w:t>Sistem</w:t>
      </w:r>
      <w:r w:rsidRPr="50F063BC">
        <w:t xml:space="preserve"> </w:t>
      </w:r>
      <w:r w:rsidRPr="50F063BC">
        <w:rPr>
          <w:b/>
          <w:bCs/>
        </w:rPr>
        <w:t>generiše</w:t>
      </w:r>
      <w:r w:rsidRPr="50F063BC">
        <w:t xml:space="preserve"> </w:t>
      </w:r>
      <w:r w:rsidRPr="50F063BC">
        <w:rPr>
          <w:rFonts w:eastAsia="Arial"/>
          <w:i/>
          <w:iCs/>
          <w:color w:val="0070C0"/>
          <w:lang w:val="de-AT" w:bidi="en-US"/>
        </w:rPr>
        <w:t>izveštaj ispita</w:t>
      </w:r>
      <w:r w:rsidRPr="50F063BC">
        <w:t xml:space="preserve"> po zadatim vrednostima. (SO)</w:t>
      </w:r>
    </w:p>
    <w:p w14:paraId="625B3A84" w14:textId="1F414EEF" w:rsidR="00196E64" w:rsidRPr="006D7207" w:rsidRDefault="00196E64" w:rsidP="00196E64">
      <w:pPr>
        <w:pStyle w:val="ListParagraph"/>
        <w:numPr>
          <w:ilvl w:val="0"/>
          <w:numId w:val="29"/>
        </w:numPr>
        <w:spacing w:after="200" w:line="240" w:lineRule="auto"/>
        <w:jc w:val="both"/>
      </w:pPr>
      <w:r w:rsidRPr="50F063BC">
        <w:rPr>
          <w:i/>
          <w:iCs/>
          <w:color w:val="538135" w:themeColor="accent6" w:themeShade="BF"/>
        </w:rPr>
        <w:t>Sistem</w:t>
      </w:r>
      <w:r w:rsidRPr="50F063BC">
        <w:t xml:space="preserve"> </w:t>
      </w:r>
      <w:r w:rsidRPr="50F063BC">
        <w:rPr>
          <w:b/>
          <w:bCs/>
        </w:rPr>
        <w:t>prikazuje</w:t>
      </w:r>
      <w:r w:rsidRPr="50F063BC">
        <w:t xml:space="preserve"> </w:t>
      </w:r>
      <w:r w:rsidRPr="50F063BC">
        <w:rPr>
          <w:i/>
          <w:iCs/>
          <w:color w:val="FF0000"/>
        </w:rPr>
        <w:t>profesoru</w:t>
      </w:r>
      <w:r w:rsidRPr="50F063BC">
        <w:t xml:space="preserve"> </w:t>
      </w:r>
      <w:r w:rsidRPr="50F063BC">
        <w:rPr>
          <w:rFonts w:eastAsia="Arial"/>
          <w:i/>
          <w:iCs/>
          <w:color w:val="0070C0"/>
          <w:lang w:val="de-AT" w:bidi="en-US"/>
        </w:rPr>
        <w:t>izveštaj polaganja</w:t>
      </w:r>
      <w:r w:rsidRPr="50F063BC">
        <w:t xml:space="preserve"> uz poruku “</w:t>
      </w:r>
      <w:r w:rsidRPr="50F063BC">
        <w:rPr>
          <w:i/>
          <w:iCs/>
          <w:color w:val="538135" w:themeColor="accent6" w:themeShade="BF"/>
        </w:rPr>
        <w:t>Sistem</w:t>
      </w:r>
      <w:r w:rsidRPr="50F063BC">
        <w:t xml:space="preserve"> je generisao </w:t>
      </w:r>
      <w:r w:rsidRPr="50F063BC">
        <w:rPr>
          <w:rFonts w:eastAsia="Arial"/>
          <w:i/>
          <w:iCs/>
          <w:color w:val="0070C0"/>
          <w:lang w:val="de-AT" w:bidi="en-US"/>
        </w:rPr>
        <w:t>izveštaj ispita</w:t>
      </w:r>
      <w:r w:rsidRPr="50F063BC">
        <w:t xml:space="preserve"> po zadatim vrednostima“. (IA)</w:t>
      </w:r>
    </w:p>
    <w:p w14:paraId="60E0B896" w14:textId="77777777" w:rsidR="00196E64" w:rsidRPr="006D7207" w:rsidRDefault="00196E64" w:rsidP="00196E64">
      <w:pPr>
        <w:pStyle w:val="Normal1"/>
        <w:spacing w:before="120" w:after="40" w:line="240" w:lineRule="auto"/>
        <w:jc w:val="both"/>
        <w:rPr>
          <w:rFonts w:asciiTheme="minorHAnsi" w:hAnsiTheme="minorHAnsi" w:cstheme="minorBidi"/>
          <w:color w:val="auto"/>
          <w:lang w:val="sr-Latn-RS"/>
        </w:rPr>
      </w:pPr>
      <w:r w:rsidRPr="7FBE7F9C">
        <w:rPr>
          <w:rFonts w:asciiTheme="minorHAnsi" w:hAnsiTheme="minorHAnsi" w:cstheme="minorBidi"/>
          <w:b/>
          <w:bCs/>
          <w:color w:val="auto"/>
          <w:lang w:val="sr-Latn-RS"/>
        </w:rPr>
        <w:t>Alternativni scenarii</w:t>
      </w:r>
      <w:r w:rsidRPr="7FBE7F9C">
        <w:rPr>
          <w:rFonts w:asciiTheme="minorHAnsi" w:hAnsiTheme="minorHAnsi" w:cstheme="minorBidi"/>
          <w:color w:val="auto"/>
          <w:lang w:val="sr-Latn-RS"/>
        </w:rPr>
        <w:t>:</w:t>
      </w:r>
    </w:p>
    <w:p w14:paraId="2A5E1441" w14:textId="3B95C53F" w:rsidR="00196E64" w:rsidRDefault="00196E64" w:rsidP="00196E64">
      <w:pPr>
        <w:spacing w:after="200" w:line="240" w:lineRule="auto"/>
        <w:jc w:val="both"/>
        <w:rPr>
          <w:rFonts w:cstheme="minorHAnsi"/>
        </w:rPr>
      </w:pPr>
      <w:r w:rsidRPr="00F246B1">
        <w:rPr>
          <w:rFonts w:cstheme="minorHAnsi"/>
        </w:rPr>
        <w:t xml:space="preserve">3.1. Ukoliko </w:t>
      </w:r>
      <w:r w:rsidRPr="00F246B1">
        <w:rPr>
          <w:rFonts w:cstheme="minorHAnsi"/>
          <w:i/>
          <w:iCs/>
          <w:color w:val="538135" w:themeColor="accent6" w:themeShade="BF"/>
        </w:rPr>
        <w:t>sistem</w:t>
      </w:r>
      <w:r w:rsidRPr="00F246B1">
        <w:rPr>
          <w:rFonts w:cstheme="minorHAnsi"/>
        </w:rPr>
        <w:t xml:space="preserve"> nije mogao da nađe </w:t>
      </w:r>
      <w:r>
        <w:rPr>
          <w:rFonts w:eastAsia="Arial" w:cstheme="minorHAnsi"/>
          <w:i/>
          <w:iCs/>
          <w:color w:val="0070C0"/>
          <w:lang w:val="de-AT" w:bidi="en-US"/>
        </w:rPr>
        <w:t>ispit</w:t>
      </w:r>
      <w:r w:rsidRPr="00F246B1">
        <w:rPr>
          <w:rFonts w:cstheme="minorHAnsi"/>
          <w:i/>
          <w:iCs/>
        </w:rPr>
        <w:t xml:space="preserve"> ,</w:t>
      </w:r>
      <w:r w:rsidRPr="00F246B1">
        <w:rPr>
          <w:rFonts w:cstheme="minorHAnsi"/>
        </w:rPr>
        <w:t xml:space="preserve"> on prikazuje </w:t>
      </w:r>
      <w:r w:rsidRPr="00F246B1">
        <w:rPr>
          <w:rFonts w:cstheme="minorHAnsi"/>
          <w:color w:val="FF0000"/>
        </w:rPr>
        <w:t>profesoru</w:t>
      </w:r>
      <w:r w:rsidRPr="00F246B1">
        <w:rPr>
          <w:rFonts w:cstheme="minorHAnsi"/>
        </w:rPr>
        <w:t xml:space="preserve"> poruku: “</w:t>
      </w:r>
      <w:r w:rsidRPr="00F246B1">
        <w:rPr>
          <w:rFonts w:cstheme="minorHAnsi"/>
          <w:i/>
          <w:iCs/>
          <w:color w:val="538135" w:themeColor="accent6" w:themeShade="BF"/>
        </w:rPr>
        <w:t>Sistem</w:t>
      </w:r>
      <w:r w:rsidRPr="00F246B1">
        <w:rPr>
          <w:rFonts w:cstheme="minorHAnsi"/>
        </w:rPr>
        <w:t xml:space="preserve"> </w:t>
      </w:r>
      <w:r>
        <w:rPr>
          <w:rFonts w:cstheme="minorHAnsi"/>
        </w:rPr>
        <w:t>nije uspeo da</w:t>
      </w:r>
      <w:r w:rsidRPr="00F246B1">
        <w:rPr>
          <w:rFonts w:cstheme="minorHAnsi"/>
        </w:rPr>
        <w:t xml:space="preserve"> generi</w:t>
      </w:r>
      <w:proofErr w:type="spellStart"/>
      <w:r>
        <w:rPr>
          <w:rFonts w:cstheme="minorHAnsi"/>
          <w:lang w:val="en-US"/>
        </w:rPr>
        <w:t>še</w:t>
      </w:r>
      <w:proofErr w:type="spellEnd"/>
      <w:r w:rsidRPr="00F246B1">
        <w:rPr>
          <w:rFonts w:cstheme="minorHAnsi"/>
        </w:rPr>
        <w:t xml:space="preserve"> </w:t>
      </w:r>
      <w:r w:rsidRPr="00F246B1">
        <w:rPr>
          <w:rFonts w:eastAsia="Arial" w:cstheme="minorHAnsi"/>
          <w:i/>
          <w:iCs/>
          <w:color w:val="0070C0"/>
          <w:lang w:val="de-AT" w:bidi="en-US"/>
        </w:rPr>
        <w:t xml:space="preserve">izveštaj </w:t>
      </w:r>
      <w:r>
        <w:rPr>
          <w:rFonts w:eastAsia="Arial" w:cstheme="minorHAnsi"/>
          <w:i/>
          <w:iCs/>
          <w:color w:val="0070C0"/>
          <w:lang w:val="de-AT" w:bidi="en-US"/>
        </w:rPr>
        <w:t>ispita</w:t>
      </w:r>
      <w:r w:rsidRPr="00F246B1">
        <w:rPr>
          <w:rFonts w:cstheme="minorHAnsi"/>
        </w:rPr>
        <w:t xml:space="preserve"> po zadatim vrednostima“. (IA)</w:t>
      </w:r>
    </w:p>
    <w:p w14:paraId="14556BCF" w14:textId="29DEE104" w:rsidR="00196E64" w:rsidRDefault="00196E64" w:rsidP="1B35880D">
      <w:pPr>
        <w:spacing w:after="200" w:line="240" w:lineRule="auto"/>
        <w:jc w:val="both"/>
        <w:sectPr w:rsidR="00196E64" w:rsidSect="00196E64">
          <w:pgSz w:w="12240" w:h="15840"/>
          <w:pgMar w:top="1440" w:right="1440" w:bottom="1440" w:left="1440" w:header="720" w:footer="720" w:gutter="0"/>
          <w:cols w:space="720"/>
          <w:docGrid w:linePitch="360"/>
        </w:sectPr>
      </w:pPr>
    </w:p>
    <w:p w14:paraId="499390BD" w14:textId="77777777" w:rsidR="00196E64" w:rsidRDefault="00196E64" w:rsidP="00196E64">
      <w:pPr>
        <w:spacing w:after="200" w:line="240" w:lineRule="auto"/>
        <w:jc w:val="both"/>
        <w:rPr>
          <w:rFonts w:cstheme="minorHAnsi"/>
        </w:rPr>
      </w:pPr>
    </w:p>
    <w:p w14:paraId="13D03BD9" w14:textId="3779D20F" w:rsidR="00196E64" w:rsidRDefault="33AB813D" w:rsidP="00196E64">
      <w:pPr>
        <w:keepNext/>
        <w:spacing w:after="200" w:line="240" w:lineRule="auto"/>
        <w:jc w:val="center"/>
      </w:pPr>
      <w:r>
        <w:rPr>
          <w:noProof/>
        </w:rPr>
        <w:drawing>
          <wp:inline distT="0" distB="0" distL="0" distR="0" wp14:anchorId="29A56321" wp14:editId="5EC79828">
            <wp:extent cx="7977463" cy="4167918"/>
            <wp:effectExtent l="0" t="0" r="0" b="0"/>
            <wp:docPr id="915253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53853" name="Picture 2"/>
                    <pic:cNvPicPr/>
                  </pic:nvPicPr>
                  <pic:blipFill>
                    <a:blip r:embed="rId51"/>
                    <a:stretch>
                      <a:fillRect/>
                    </a:stretch>
                  </pic:blipFill>
                  <pic:spPr>
                    <a:xfrm>
                      <a:off x="0" y="0"/>
                      <a:ext cx="7977463" cy="4167918"/>
                    </a:xfrm>
                    <a:prstGeom prst="rect">
                      <a:avLst/>
                    </a:prstGeom>
                  </pic:spPr>
                </pic:pic>
              </a:graphicData>
            </a:graphic>
          </wp:inline>
        </w:drawing>
      </w:r>
    </w:p>
    <w:p w14:paraId="3694BCF7" w14:textId="1B50036C" w:rsidR="00196E64" w:rsidRPr="00116802" w:rsidRDefault="00196E64" w:rsidP="00196E64">
      <w:pPr>
        <w:pStyle w:val="Caption"/>
        <w:jc w:val="center"/>
        <w:rPr>
          <w:rFonts w:cstheme="minorHAnsi"/>
          <w:lang w:val="en-US"/>
        </w:rPr>
      </w:pPr>
      <w:bookmarkStart w:id="153" w:name="_Toc228782707"/>
      <w:r>
        <w:t xml:space="preserve">Slika </w:t>
      </w:r>
      <w:r>
        <w:fldChar w:fldCharType="begin"/>
      </w:r>
      <w:r>
        <w:instrText xml:space="preserve"> SEQ Slika \* ARABIC </w:instrText>
      </w:r>
      <w:r>
        <w:fldChar w:fldCharType="separate"/>
      </w:r>
      <w:r>
        <w:rPr>
          <w:noProof/>
        </w:rPr>
        <w:t>39</w:t>
      </w:r>
      <w:r>
        <w:fldChar w:fldCharType="end"/>
      </w:r>
      <w:r>
        <w:t>:</w:t>
      </w:r>
      <w:r w:rsidRPr="00E24D7C">
        <w:t xml:space="preserve"> Dijagram sekvenci SK</w:t>
      </w:r>
      <w:r>
        <w:t>9</w:t>
      </w:r>
      <w:r w:rsidRPr="00E24D7C">
        <w:t>, osnovni scenario</w:t>
      </w:r>
      <w:bookmarkEnd w:id="153"/>
    </w:p>
    <w:p w14:paraId="2C15A6BD" w14:textId="3708357A" w:rsidR="00196E64" w:rsidRDefault="00196E64" w:rsidP="1B35880D">
      <w:pPr>
        <w:spacing w:after="200" w:line="240" w:lineRule="auto"/>
        <w:jc w:val="both"/>
        <w:sectPr w:rsidR="00196E64" w:rsidSect="00196E64">
          <w:pgSz w:w="15840" w:h="12240" w:orient="landscape"/>
          <w:pgMar w:top="1440" w:right="1440" w:bottom="1440" w:left="1440" w:header="720" w:footer="720" w:gutter="0"/>
          <w:cols w:space="720"/>
          <w:docGrid w:linePitch="360"/>
        </w:sectPr>
      </w:pPr>
    </w:p>
    <w:p w14:paraId="59F6069A" w14:textId="77777777" w:rsidR="00196E64" w:rsidRDefault="00196E64" w:rsidP="00196E64">
      <w:pPr>
        <w:spacing w:after="200" w:line="240" w:lineRule="auto"/>
        <w:jc w:val="both"/>
        <w:rPr>
          <w:rFonts w:cstheme="minorHAnsi"/>
        </w:rPr>
      </w:pPr>
    </w:p>
    <w:p w14:paraId="416B6DD3" w14:textId="3F6EE488" w:rsidR="00196E64" w:rsidRPr="003C7A85" w:rsidRDefault="00196E64" w:rsidP="00196E64">
      <w:pPr>
        <w:pStyle w:val="Heading4"/>
        <w:rPr>
          <w:lang w:val="en-US"/>
        </w:rPr>
      </w:pPr>
      <w:bookmarkStart w:id="154" w:name="_Toc507609877"/>
      <w:bookmarkStart w:id="155" w:name="_Toc228782649"/>
      <w:r>
        <w:t xml:space="preserve">3.12.1.10. Slučaj korišćenja 10 – Pregled izveštaja predmeta u </w:t>
      </w:r>
      <w:proofErr w:type="spellStart"/>
      <w:r w:rsidRPr="50F063BC">
        <w:rPr>
          <w:lang w:val="en-US"/>
        </w:rPr>
        <w:t>školskoj</w:t>
      </w:r>
      <w:proofErr w:type="spellEnd"/>
      <w:r w:rsidRPr="50F063BC">
        <w:rPr>
          <w:lang w:val="en-US"/>
        </w:rPr>
        <w:t xml:space="preserve"> </w:t>
      </w:r>
      <w:proofErr w:type="spellStart"/>
      <w:r w:rsidRPr="50F063BC">
        <w:rPr>
          <w:lang w:val="en-US"/>
        </w:rPr>
        <w:t>godini</w:t>
      </w:r>
      <w:bookmarkEnd w:id="154"/>
      <w:bookmarkEnd w:id="155"/>
      <w:proofErr w:type="spellEnd"/>
    </w:p>
    <w:p w14:paraId="51611C35" w14:textId="77777777" w:rsidR="00196E64" w:rsidRPr="0001744A" w:rsidRDefault="00196E64" w:rsidP="00196E64">
      <w:pPr>
        <w:pStyle w:val="Normal1"/>
        <w:spacing w:line="240" w:lineRule="auto"/>
        <w:jc w:val="both"/>
        <w:rPr>
          <w:rFonts w:asciiTheme="minorHAnsi" w:hAnsiTheme="minorHAnsi" w:cstheme="minorBidi"/>
          <w:b/>
          <w:bCs/>
          <w:color w:val="auto"/>
          <w:lang w:val="sr-Latn-RS"/>
        </w:rPr>
      </w:pPr>
      <w:r w:rsidRPr="50F063BC">
        <w:rPr>
          <w:rFonts w:asciiTheme="minorHAnsi" w:hAnsiTheme="minorHAnsi" w:cstheme="minorBidi"/>
          <w:b/>
          <w:bCs/>
          <w:color w:val="auto"/>
          <w:lang w:val="sr-Latn-RS"/>
        </w:rPr>
        <w:t>Naziv SK</w:t>
      </w:r>
    </w:p>
    <w:p w14:paraId="1583EDF4" w14:textId="7E649A3E" w:rsidR="00196E64" w:rsidRPr="00DE1B9C" w:rsidRDefault="00196E64" w:rsidP="00196E64">
      <w:pPr>
        <w:pStyle w:val="Normal1"/>
        <w:spacing w:after="120" w:line="240" w:lineRule="auto"/>
        <w:jc w:val="both"/>
        <w:rPr>
          <w:rFonts w:asciiTheme="minorHAnsi" w:hAnsiTheme="minorHAnsi" w:cstheme="minorBidi"/>
          <w:color w:val="auto"/>
        </w:rPr>
      </w:pPr>
      <w:r w:rsidRPr="50F063BC">
        <w:rPr>
          <w:rFonts w:asciiTheme="minorHAnsi" w:hAnsiTheme="minorHAnsi" w:cstheme="minorBidi"/>
          <w:color w:val="auto"/>
          <w:lang w:val="sr-Latn-RS"/>
        </w:rPr>
        <w:t>Pregled izve</w:t>
      </w:r>
      <w:proofErr w:type="spellStart"/>
      <w:r w:rsidRPr="50F063BC">
        <w:rPr>
          <w:rFonts w:asciiTheme="minorHAnsi" w:hAnsiTheme="minorHAnsi" w:cstheme="minorBidi"/>
          <w:color w:val="auto"/>
        </w:rPr>
        <w:t>štaja</w:t>
      </w:r>
      <w:proofErr w:type="spellEnd"/>
      <w:r w:rsidRPr="50F063BC">
        <w:rPr>
          <w:rFonts w:asciiTheme="minorHAnsi" w:hAnsiTheme="minorHAnsi" w:cstheme="minorBidi"/>
          <w:color w:val="auto"/>
          <w:lang w:val="sr-Latn-RS"/>
        </w:rPr>
        <w:t xml:space="preserve"> </w:t>
      </w:r>
      <w:r w:rsidRPr="50F063BC">
        <w:rPr>
          <w:rFonts w:asciiTheme="minorHAnsi" w:hAnsiTheme="minorHAnsi" w:cstheme="minorBidi"/>
          <w:i/>
          <w:iCs/>
          <w:color w:val="0070C0"/>
          <w:lang w:val="sr-Latn-RS"/>
        </w:rPr>
        <w:t xml:space="preserve">predmeta u </w:t>
      </w:r>
      <w:proofErr w:type="spellStart"/>
      <w:r w:rsidRPr="50F063BC">
        <w:rPr>
          <w:rFonts w:asciiTheme="minorHAnsi" w:hAnsiTheme="minorHAnsi" w:cstheme="minorBidi"/>
          <w:i/>
          <w:iCs/>
          <w:color w:val="0070C0"/>
        </w:rPr>
        <w:t>školskoj</w:t>
      </w:r>
      <w:proofErr w:type="spellEnd"/>
      <w:r w:rsidRPr="50F063BC">
        <w:rPr>
          <w:rFonts w:asciiTheme="minorHAnsi" w:hAnsiTheme="minorHAnsi" w:cstheme="minorBidi"/>
          <w:i/>
          <w:iCs/>
          <w:color w:val="0070C0"/>
        </w:rPr>
        <w:t xml:space="preserve"> </w:t>
      </w:r>
      <w:proofErr w:type="spellStart"/>
      <w:r w:rsidRPr="50F063BC">
        <w:rPr>
          <w:rFonts w:asciiTheme="minorHAnsi" w:hAnsiTheme="minorHAnsi" w:cstheme="minorBidi"/>
          <w:i/>
          <w:iCs/>
          <w:color w:val="0070C0"/>
        </w:rPr>
        <w:t>godini</w:t>
      </w:r>
      <w:proofErr w:type="spellEnd"/>
    </w:p>
    <w:p w14:paraId="014C752C" w14:textId="77777777" w:rsidR="00196E64" w:rsidRPr="0001744A" w:rsidRDefault="00196E64" w:rsidP="00196E64">
      <w:pPr>
        <w:pStyle w:val="Normal1"/>
        <w:spacing w:line="240" w:lineRule="auto"/>
        <w:jc w:val="both"/>
        <w:rPr>
          <w:rFonts w:asciiTheme="minorHAnsi" w:hAnsiTheme="minorHAnsi" w:cstheme="minorBidi"/>
          <w:color w:val="auto"/>
          <w:lang w:val="sr-Latn-RS"/>
        </w:rPr>
      </w:pPr>
      <w:r w:rsidRPr="50F063BC">
        <w:rPr>
          <w:rFonts w:asciiTheme="minorHAnsi" w:hAnsiTheme="minorHAnsi" w:cstheme="minorBidi"/>
          <w:b/>
          <w:bCs/>
          <w:color w:val="auto"/>
          <w:lang w:val="sr-Latn-RS"/>
        </w:rPr>
        <w:t>Akteri SK</w:t>
      </w:r>
    </w:p>
    <w:p w14:paraId="6D37D00E" w14:textId="77777777" w:rsidR="00196E64" w:rsidRPr="0001744A" w:rsidRDefault="00196E64" w:rsidP="00196E64">
      <w:pPr>
        <w:pStyle w:val="Normal1"/>
        <w:spacing w:after="120" w:line="240" w:lineRule="auto"/>
        <w:jc w:val="both"/>
        <w:rPr>
          <w:rFonts w:asciiTheme="minorHAnsi" w:hAnsiTheme="minorHAnsi" w:cstheme="minorBidi"/>
          <w:i/>
          <w:iCs/>
          <w:color w:val="auto"/>
          <w:lang w:val="sr-Latn-RS"/>
        </w:rPr>
      </w:pPr>
      <w:r w:rsidRPr="50F063BC">
        <w:rPr>
          <w:rFonts w:asciiTheme="minorHAnsi" w:hAnsiTheme="minorHAnsi" w:cstheme="minorBidi"/>
          <w:i/>
          <w:iCs/>
          <w:color w:val="FF0000"/>
          <w:lang w:val="sr-Latn-RS"/>
        </w:rPr>
        <w:t>Korisnik</w:t>
      </w:r>
    </w:p>
    <w:p w14:paraId="11359656" w14:textId="77777777" w:rsidR="00196E64" w:rsidRPr="00AE0458" w:rsidRDefault="00196E64" w:rsidP="00196E64">
      <w:pPr>
        <w:pStyle w:val="Normal1"/>
        <w:spacing w:after="120" w:line="240" w:lineRule="auto"/>
        <w:jc w:val="both"/>
        <w:rPr>
          <w:rFonts w:asciiTheme="minorHAnsi" w:hAnsiTheme="minorHAnsi" w:cstheme="minorBidi"/>
          <w:color w:val="auto"/>
          <w:lang w:val="de-AT"/>
        </w:rPr>
      </w:pPr>
      <w:r w:rsidRPr="50F063BC">
        <w:rPr>
          <w:rFonts w:asciiTheme="minorHAnsi" w:hAnsiTheme="minorHAnsi" w:cstheme="minorBidi"/>
          <w:b/>
          <w:bCs/>
          <w:color w:val="auto"/>
          <w:lang w:val="de-AT"/>
        </w:rPr>
        <w:t>Učesnici SK</w:t>
      </w:r>
      <w:r w:rsidRPr="50F063BC">
        <w:rPr>
          <w:rFonts w:asciiTheme="minorHAnsi" w:hAnsiTheme="minorHAnsi" w:cstheme="minorBidi"/>
          <w:color w:val="auto"/>
          <w:lang w:val="de-AT"/>
        </w:rPr>
        <w:t xml:space="preserve">: </w:t>
      </w:r>
      <w:r w:rsidRPr="50F063BC">
        <w:rPr>
          <w:rFonts w:asciiTheme="minorHAnsi" w:hAnsiTheme="minorHAnsi" w:cstheme="minorBidi"/>
          <w:i/>
          <w:iCs/>
          <w:color w:val="FF0000"/>
          <w:lang w:val="de-AT"/>
        </w:rPr>
        <w:t>Profesor</w:t>
      </w:r>
      <w:r w:rsidRPr="50F063BC">
        <w:rPr>
          <w:rFonts w:asciiTheme="minorHAnsi" w:hAnsiTheme="minorHAnsi" w:cstheme="minorBidi"/>
          <w:color w:val="auto"/>
          <w:lang w:val="de-AT"/>
        </w:rPr>
        <w:t xml:space="preserve"> i </w:t>
      </w:r>
      <w:r w:rsidRPr="50F063BC">
        <w:rPr>
          <w:rFonts w:asciiTheme="minorHAnsi" w:hAnsiTheme="minorHAnsi" w:cstheme="minorBidi"/>
          <w:i/>
          <w:iCs/>
          <w:color w:val="538135" w:themeColor="accent6" w:themeShade="BF"/>
          <w:lang w:val="de-AT"/>
        </w:rPr>
        <w:t>sistem</w:t>
      </w:r>
      <w:r w:rsidRPr="50F063BC">
        <w:rPr>
          <w:rFonts w:asciiTheme="minorHAnsi" w:hAnsiTheme="minorHAnsi" w:cstheme="minorBidi"/>
          <w:color w:val="auto"/>
          <w:lang w:val="de-AT"/>
        </w:rPr>
        <w:t xml:space="preserve"> (program)</w:t>
      </w:r>
    </w:p>
    <w:p w14:paraId="4FD519D0" w14:textId="2041EA5D" w:rsidR="00196E64" w:rsidRPr="00AE0458" w:rsidRDefault="00196E64" w:rsidP="00196E64">
      <w:pPr>
        <w:pStyle w:val="Normal1"/>
        <w:spacing w:after="120" w:line="240" w:lineRule="auto"/>
        <w:jc w:val="both"/>
        <w:rPr>
          <w:rFonts w:asciiTheme="minorHAnsi" w:hAnsiTheme="minorHAnsi" w:cstheme="minorBidi"/>
          <w:color w:val="auto"/>
          <w:lang w:val="de-AT"/>
        </w:rPr>
      </w:pPr>
      <w:r w:rsidRPr="50F063BC">
        <w:rPr>
          <w:rFonts w:asciiTheme="minorHAnsi" w:hAnsiTheme="minorHAnsi" w:cstheme="minorBidi"/>
          <w:b/>
          <w:bCs/>
          <w:color w:val="auto"/>
          <w:lang w:val="de-AT"/>
        </w:rPr>
        <w:t>Preduslovi</w:t>
      </w:r>
      <w:r w:rsidRPr="50F063BC">
        <w:rPr>
          <w:rFonts w:asciiTheme="minorHAnsi" w:hAnsiTheme="minorHAnsi" w:cstheme="minorBidi"/>
          <w:color w:val="auto"/>
          <w:lang w:val="de-AT"/>
        </w:rPr>
        <w:t xml:space="preserve">: </w:t>
      </w:r>
      <w:r w:rsidRPr="50F063BC">
        <w:rPr>
          <w:rFonts w:asciiTheme="minorHAnsi" w:hAnsiTheme="minorHAnsi" w:cstheme="minorBidi"/>
          <w:i/>
          <w:iCs/>
          <w:color w:val="538135" w:themeColor="accent6" w:themeShade="BF"/>
          <w:lang w:val="de-AT"/>
        </w:rPr>
        <w:t>Sistem</w:t>
      </w:r>
      <w:r w:rsidRPr="50F063BC">
        <w:rPr>
          <w:rFonts w:asciiTheme="minorHAnsi" w:hAnsiTheme="minorHAnsi" w:cstheme="minorBidi"/>
          <w:color w:val="auto"/>
          <w:lang w:val="de-AT"/>
        </w:rPr>
        <w:t xml:space="preserve"> je pokrenut i </w:t>
      </w:r>
      <w:r w:rsidRPr="50F063BC">
        <w:rPr>
          <w:rFonts w:asciiTheme="minorHAnsi" w:hAnsiTheme="minorHAnsi" w:cstheme="minorBidi"/>
          <w:i/>
          <w:iCs/>
          <w:color w:val="FF0000"/>
          <w:lang w:val="de-AT"/>
        </w:rPr>
        <w:t>profesor</w:t>
      </w:r>
      <w:r w:rsidRPr="50F063BC">
        <w:rPr>
          <w:rFonts w:asciiTheme="minorHAnsi" w:hAnsiTheme="minorHAnsi" w:cstheme="minorBidi"/>
          <w:color w:val="auto"/>
          <w:lang w:val="de-AT"/>
        </w:rPr>
        <w:t xml:space="preserve"> je prijavljen sa svojom šifrom. </w:t>
      </w:r>
      <w:r w:rsidRPr="50F063BC">
        <w:rPr>
          <w:rFonts w:asciiTheme="minorHAnsi" w:hAnsiTheme="minorHAnsi" w:cstheme="minorBidi"/>
          <w:i/>
          <w:iCs/>
          <w:color w:val="538135" w:themeColor="accent6" w:themeShade="BF"/>
          <w:lang w:val="de-AT"/>
        </w:rPr>
        <w:t>Sistem</w:t>
      </w:r>
      <w:r w:rsidRPr="50F063BC">
        <w:rPr>
          <w:rFonts w:asciiTheme="minorHAnsi" w:hAnsiTheme="minorHAnsi" w:cstheme="minorBidi"/>
          <w:color w:val="auto"/>
          <w:lang w:val="de-AT"/>
        </w:rPr>
        <w:t xml:space="preserve"> prikazuje formu za rad sa </w:t>
      </w:r>
      <w:r w:rsidRPr="50F063BC">
        <w:rPr>
          <w:rFonts w:asciiTheme="minorHAnsi" w:hAnsiTheme="minorHAnsi" w:cstheme="minorBidi"/>
          <w:i/>
          <w:iCs/>
          <w:color w:val="0070C0"/>
          <w:lang w:val="de-AT"/>
        </w:rPr>
        <w:t>realizovanim predmetima</w:t>
      </w:r>
      <w:r w:rsidRPr="50F063BC">
        <w:rPr>
          <w:rFonts w:asciiTheme="minorHAnsi" w:hAnsiTheme="minorHAnsi" w:cstheme="minorBidi"/>
          <w:color w:val="auto"/>
          <w:lang w:val="de-AT"/>
        </w:rPr>
        <w:t xml:space="preserve">. Učitana je lista </w:t>
      </w:r>
      <w:r w:rsidRPr="50F063BC">
        <w:rPr>
          <w:rFonts w:asciiTheme="minorHAnsi" w:hAnsiTheme="minorHAnsi" w:cstheme="minorBidi"/>
          <w:i/>
          <w:iCs/>
          <w:color w:val="0070C0"/>
          <w:lang w:val="de-AT"/>
        </w:rPr>
        <w:t>realizovanih predmeta.</w:t>
      </w:r>
    </w:p>
    <w:p w14:paraId="3D4C1FB9" w14:textId="77777777" w:rsidR="00196E64" w:rsidRPr="006D7207" w:rsidRDefault="00196E64" w:rsidP="00196E64">
      <w:pPr>
        <w:pStyle w:val="Normal1"/>
        <w:spacing w:after="40" w:line="240" w:lineRule="auto"/>
        <w:jc w:val="both"/>
        <w:rPr>
          <w:rFonts w:asciiTheme="minorHAnsi" w:hAnsiTheme="minorHAnsi" w:cstheme="minorBidi"/>
          <w:color w:val="auto"/>
        </w:rPr>
      </w:pPr>
      <w:proofErr w:type="spellStart"/>
      <w:r w:rsidRPr="50F063BC">
        <w:rPr>
          <w:rFonts w:asciiTheme="minorHAnsi" w:hAnsiTheme="minorHAnsi" w:cstheme="minorBidi"/>
          <w:b/>
          <w:bCs/>
          <w:color w:val="auto"/>
        </w:rPr>
        <w:t>Osnovni</w:t>
      </w:r>
      <w:proofErr w:type="spellEnd"/>
      <w:r w:rsidRPr="50F063BC">
        <w:rPr>
          <w:rFonts w:asciiTheme="minorHAnsi" w:hAnsiTheme="minorHAnsi" w:cstheme="minorBidi"/>
          <w:b/>
          <w:bCs/>
          <w:color w:val="auto"/>
        </w:rPr>
        <w:t xml:space="preserve"> scenario SK</w:t>
      </w:r>
      <w:r w:rsidRPr="50F063BC">
        <w:rPr>
          <w:rFonts w:asciiTheme="minorHAnsi" w:hAnsiTheme="minorHAnsi" w:cstheme="minorBidi"/>
          <w:color w:val="auto"/>
        </w:rPr>
        <w:t>:</w:t>
      </w:r>
    </w:p>
    <w:p w14:paraId="2C69C9E9" w14:textId="224F7FF7" w:rsidR="00196E64" w:rsidRDefault="00196E64" w:rsidP="00196E64">
      <w:pPr>
        <w:pStyle w:val="ListParagraph"/>
        <w:numPr>
          <w:ilvl w:val="0"/>
          <w:numId w:val="30"/>
        </w:numPr>
        <w:spacing w:after="200" w:line="240" w:lineRule="auto"/>
        <w:jc w:val="both"/>
      </w:pPr>
      <w:r w:rsidRPr="50F063BC">
        <w:rPr>
          <w:i/>
          <w:iCs/>
          <w:color w:val="FF0000"/>
        </w:rPr>
        <w:t>Profesor</w:t>
      </w:r>
      <w:r w:rsidRPr="50F063BC">
        <w:t xml:space="preserve"> </w:t>
      </w:r>
      <w:r w:rsidRPr="50F063BC">
        <w:rPr>
          <w:b/>
          <w:bCs/>
        </w:rPr>
        <w:t>poziva</w:t>
      </w:r>
      <w:r w:rsidRPr="50F063BC">
        <w:t xml:space="preserve"> </w:t>
      </w:r>
      <w:r w:rsidRPr="50F063BC">
        <w:rPr>
          <w:i/>
          <w:iCs/>
          <w:color w:val="538135" w:themeColor="accent6" w:themeShade="BF"/>
        </w:rPr>
        <w:t>sistem</w:t>
      </w:r>
      <w:r w:rsidRPr="50F063BC">
        <w:t xml:space="preserve"> da prika</w:t>
      </w:r>
      <w:proofErr w:type="spellStart"/>
      <w:r w:rsidRPr="50F063BC">
        <w:rPr>
          <w:lang w:val="en-US"/>
        </w:rPr>
        <w:t>že</w:t>
      </w:r>
      <w:proofErr w:type="spellEnd"/>
      <w:r w:rsidRPr="50F063BC">
        <w:t xml:space="preserve"> </w:t>
      </w:r>
      <w:r w:rsidRPr="50F063BC">
        <w:rPr>
          <w:rFonts w:eastAsia="Arial"/>
          <w:i/>
          <w:iCs/>
          <w:color w:val="0070C0"/>
          <w:lang w:val="de-AT" w:bidi="en-US"/>
        </w:rPr>
        <w:t>izveštaj realizovanog predmeta</w:t>
      </w:r>
      <w:r w:rsidRPr="50F063BC">
        <w:t xml:space="preserve"> sa zadatim vrednostima. (APSO)</w:t>
      </w:r>
    </w:p>
    <w:p w14:paraId="7173B0FB" w14:textId="6115E5BE" w:rsidR="00196E64" w:rsidRPr="006D7207" w:rsidRDefault="00196E64" w:rsidP="00196E64">
      <w:pPr>
        <w:pStyle w:val="ListParagraph"/>
        <w:numPr>
          <w:ilvl w:val="0"/>
          <w:numId w:val="30"/>
        </w:numPr>
        <w:spacing w:after="200" w:line="240" w:lineRule="auto"/>
        <w:jc w:val="both"/>
      </w:pPr>
      <w:r w:rsidRPr="50F063BC">
        <w:rPr>
          <w:i/>
          <w:iCs/>
          <w:color w:val="538135" w:themeColor="accent6" w:themeShade="BF"/>
        </w:rPr>
        <w:t>Sistem</w:t>
      </w:r>
      <w:r w:rsidRPr="50F063BC">
        <w:t xml:space="preserve"> </w:t>
      </w:r>
      <w:r w:rsidRPr="50F063BC">
        <w:rPr>
          <w:b/>
          <w:bCs/>
        </w:rPr>
        <w:t>generiše</w:t>
      </w:r>
      <w:r w:rsidRPr="50F063BC">
        <w:t xml:space="preserve"> </w:t>
      </w:r>
      <w:r w:rsidRPr="50F063BC">
        <w:rPr>
          <w:rFonts w:eastAsia="Arial"/>
          <w:i/>
          <w:iCs/>
          <w:color w:val="0070C0"/>
          <w:lang w:val="de-AT" w:bidi="en-US"/>
        </w:rPr>
        <w:t>izveštaj realizovanog predmeta</w:t>
      </w:r>
      <w:r w:rsidRPr="50F063BC">
        <w:t xml:space="preserve"> po zadatim vrednostima. (SO)</w:t>
      </w:r>
    </w:p>
    <w:p w14:paraId="7E597601" w14:textId="4D3A4FBC" w:rsidR="00196E64" w:rsidRPr="006D7207" w:rsidRDefault="00196E64" w:rsidP="00196E64">
      <w:pPr>
        <w:pStyle w:val="ListParagraph"/>
        <w:numPr>
          <w:ilvl w:val="0"/>
          <w:numId w:val="30"/>
        </w:numPr>
        <w:spacing w:after="200" w:line="240" w:lineRule="auto"/>
        <w:jc w:val="both"/>
      </w:pPr>
      <w:r w:rsidRPr="50F063BC">
        <w:rPr>
          <w:i/>
          <w:iCs/>
          <w:color w:val="538135" w:themeColor="accent6" w:themeShade="BF"/>
        </w:rPr>
        <w:t>Sistem</w:t>
      </w:r>
      <w:r w:rsidRPr="50F063BC">
        <w:t xml:space="preserve"> </w:t>
      </w:r>
      <w:r w:rsidRPr="50F063BC">
        <w:rPr>
          <w:b/>
          <w:bCs/>
        </w:rPr>
        <w:t>prikazuje</w:t>
      </w:r>
      <w:r w:rsidRPr="50F063BC">
        <w:t xml:space="preserve"> </w:t>
      </w:r>
      <w:r w:rsidRPr="50F063BC">
        <w:rPr>
          <w:i/>
          <w:iCs/>
          <w:color w:val="FF0000"/>
        </w:rPr>
        <w:t>profesoru</w:t>
      </w:r>
      <w:r w:rsidRPr="50F063BC">
        <w:t xml:space="preserve"> </w:t>
      </w:r>
      <w:r w:rsidRPr="50F063BC">
        <w:rPr>
          <w:rFonts w:eastAsia="Arial"/>
          <w:i/>
          <w:iCs/>
          <w:color w:val="0070C0"/>
          <w:lang w:val="de-AT" w:bidi="en-US"/>
        </w:rPr>
        <w:t>izveštaj realizovanog predmeta</w:t>
      </w:r>
      <w:r w:rsidRPr="50F063BC">
        <w:t xml:space="preserve"> uz poruku “</w:t>
      </w:r>
      <w:r w:rsidRPr="50F063BC">
        <w:rPr>
          <w:i/>
          <w:iCs/>
          <w:color w:val="538135" w:themeColor="accent6" w:themeShade="BF"/>
        </w:rPr>
        <w:t>Sistem</w:t>
      </w:r>
      <w:r w:rsidRPr="50F063BC">
        <w:t xml:space="preserve"> je generisao </w:t>
      </w:r>
      <w:r w:rsidRPr="50F063BC">
        <w:rPr>
          <w:rFonts w:eastAsia="Arial"/>
          <w:i/>
          <w:iCs/>
          <w:color w:val="0070C0"/>
          <w:lang w:val="de-AT" w:bidi="en-US"/>
        </w:rPr>
        <w:t>izveštaj realizovanog predmeta</w:t>
      </w:r>
      <w:r w:rsidRPr="50F063BC">
        <w:t xml:space="preserve"> po zadatim vrednostima“. (IA)</w:t>
      </w:r>
    </w:p>
    <w:p w14:paraId="49110910" w14:textId="77777777" w:rsidR="00196E64" w:rsidRPr="006D7207" w:rsidRDefault="00196E64" w:rsidP="00196E64">
      <w:pPr>
        <w:pStyle w:val="Normal1"/>
        <w:spacing w:before="120" w:after="40" w:line="240" w:lineRule="auto"/>
        <w:jc w:val="both"/>
        <w:rPr>
          <w:rFonts w:asciiTheme="minorHAnsi" w:hAnsiTheme="minorHAnsi" w:cstheme="minorBidi"/>
          <w:color w:val="auto"/>
          <w:lang w:val="sr-Latn-RS"/>
        </w:rPr>
      </w:pPr>
      <w:r w:rsidRPr="50F063BC">
        <w:rPr>
          <w:rFonts w:asciiTheme="minorHAnsi" w:hAnsiTheme="minorHAnsi" w:cstheme="minorBidi"/>
          <w:b/>
          <w:bCs/>
          <w:color w:val="auto"/>
          <w:lang w:val="sr-Latn-RS"/>
        </w:rPr>
        <w:t>Alternativni scenarii</w:t>
      </w:r>
      <w:r w:rsidRPr="50F063BC">
        <w:rPr>
          <w:rFonts w:asciiTheme="minorHAnsi" w:hAnsiTheme="minorHAnsi" w:cstheme="minorBidi"/>
          <w:color w:val="auto"/>
          <w:lang w:val="sr-Latn-RS"/>
        </w:rPr>
        <w:t>:</w:t>
      </w:r>
    </w:p>
    <w:p w14:paraId="2D9578AA" w14:textId="479BA20E" w:rsidR="00196E64" w:rsidRDefault="00196E64" w:rsidP="00196E64">
      <w:pPr>
        <w:spacing w:after="200" w:line="240" w:lineRule="auto"/>
        <w:jc w:val="both"/>
      </w:pPr>
      <w:r w:rsidRPr="50F063BC">
        <w:t xml:space="preserve">3.1. Ukoliko </w:t>
      </w:r>
      <w:r w:rsidRPr="50F063BC">
        <w:rPr>
          <w:i/>
          <w:iCs/>
          <w:color w:val="538135" w:themeColor="accent6" w:themeShade="BF"/>
        </w:rPr>
        <w:t>sistem</w:t>
      </w:r>
      <w:r w:rsidRPr="50F063BC">
        <w:t xml:space="preserve"> nije mogao da nađe </w:t>
      </w:r>
      <w:r w:rsidRPr="50F063BC">
        <w:rPr>
          <w:rFonts w:eastAsia="Arial"/>
          <w:i/>
          <w:iCs/>
          <w:color w:val="0070C0"/>
          <w:lang w:val="de-AT" w:bidi="en-US"/>
        </w:rPr>
        <w:t>realizovan predmet</w:t>
      </w:r>
      <w:r w:rsidRPr="50F063BC">
        <w:rPr>
          <w:i/>
          <w:iCs/>
        </w:rPr>
        <w:t xml:space="preserve"> ,</w:t>
      </w:r>
      <w:r w:rsidRPr="50F063BC">
        <w:t xml:space="preserve"> on prikazuje </w:t>
      </w:r>
      <w:r w:rsidRPr="50F063BC">
        <w:rPr>
          <w:color w:val="FF0000"/>
        </w:rPr>
        <w:t>profesoru</w:t>
      </w:r>
      <w:r w:rsidRPr="50F063BC">
        <w:t xml:space="preserve"> poruku: “</w:t>
      </w:r>
      <w:r w:rsidRPr="50F063BC">
        <w:rPr>
          <w:i/>
          <w:iCs/>
          <w:color w:val="538135" w:themeColor="accent6" w:themeShade="BF"/>
        </w:rPr>
        <w:t>Sistem</w:t>
      </w:r>
      <w:r w:rsidRPr="50F063BC">
        <w:t xml:space="preserve"> nije uspeo da generi</w:t>
      </w:r>
      <w:proofErr w:type="spellStart"/>
      <w:r w:rsidRPr="50F063BC">
        <w:rPr>
          <w:lang w:val="en-US"/>
        </w:rPr>
        <w:t>še</w:t>
      </w:r>
      <w:proofErr w:type="spellEnd"/>
      <w:r w:rsidRPr="50F063BC">
        <w:t xml:space="preserve"> </w:t>
      </w:r>
      <w:r w:rsidRPr="50F063BC">
        <w:rPr>
          <w:rFonts w:eastAsia="Arial"/>
          <w:i/>
          <w:iCs/>
          <w:color w:val="0070C0"/>
          <w:lang w:val="de-AT" w:bidi="en-US"/>
        </w:rPr>
        <w:t>izveštaj realizovanog predmeta</w:t>
      </w:r>
      <w:r w:rsidRPr="50F063BC">
        <w:t xml:space="preserve"> po zadatim vrednostima“. (IA)</w:t>
      </w:r>
    </w:p>
    <w:p w14:paraId="0A99BE94" w14:textId="577C5A4C" w:rsidR="00196E64" w:rsidRDefault="00196E64" w:rsidP="00196E64">
      <w:pPr>
        <w:keepNext/>
        <w:spacing w:after="200" w:line="240" w:lineRule="auto"/>
        <w:jc w:val="center"/>
      </w:pPr>
      <w:r>
        <w:rPr>
          <w:rFonts w:cstheme="minorHAnsi"/>
          <w:noProof/>
        </w:rPr>
        <w:drawing>
          <wp:inline distT="0" distB="0" distL="0" distR="0" wp14:anchorId="3EE7EE7D" wp14:editId="62B51177">
            <wp:extent cx="4874224" cy="3438144"/>
            <wp:effectExtent l="0" t="0" r="3175" b="0"/>
            <wp:docPr id="1016678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78499" name="Picture 1016678499"/>
                    <pic:cNvPicPr/>
                  </pic:nvPicPr>
                  <pic:blipFill>
                    <a:blip r:embed="rId52"/>
                    <a:stretch>
                      <a:fillRect/>
                    </a:stretch>
                  </pic:blipFill>
                  <pic:spPr>
                    <a:xfrm>
                      <a:off x="0" y="0"/>
                      <a:ext cx="4878188" cy="3440940"/>
                    </a:xfrm>
                    <a:prstGeom prst="rect">
                      <a:avLst/>
                    </a:prstGeom>
                  </pic:spPr>
                </pic:pic>
              </a:graphicData>
            </a:graphic>
          </wp:inline>
        </w:drawing>
      </w:r>
    </w:p>
    <w:p w14:paraId="129FFCA9" w14:textId="6BC2EFE1" w:rsidR="00196E64" w:rsidRPr="00DB0249" w:rsidRDefault="00196E64" w:rsidP="00196E64">
      <w:pPr>
        <w:pStyle w:val="Caption"/>
        <w:jc w:val="center"/>
        <w:rPr>
          <w:rFonts w:cstheme="minorHAnsi"/>
          <w:lang w:val="en-US"/>
        </w:rPr>
      </w:pPr>
      <w:bookmarkStart w:id="156" w:name="_Toc228782708"/>
      <w:r>
        <w:t xml:space="preserve">Slika </w:t>
      </w:r>
      <w:r>
        <w:fldChar w:fldCharType="begin"/>
      </w:r>
      <w:r>
        <w:instrText xml:space="preserve"> SEQ Slika \* ARABIC </w:instrText>
      </w:r>
      <w:r>
        <w:fldChar w:fldCharType="separate"/>
      </w:r>
      <w:r>
        <w:rPr>
          <w:noProof/>
        </w:rPr>
        <w:t>40</w:t>
      </w:r>
      <w:r>
        <w:fldChar w:fldCharType="end"/>
      </w:r>
      <w:r>
        <w:t xml:space="preserve">: </w:t>
      </w:r>
      <w:r w:rsidRPr="00E24D7C">
        <w:t>Dijagram sekvenci SK</w:t>
      </w:r>
      <w:r>
        <w:t>10</w:t>
      </w:r>
      <w:r w:rsidRPr="00E24D7C">
        <w:t>, osnovni scenario</w:t>
      </w:r>
      <w:bookmarkEnd w:id="156"/>
    </w:p>
    <w:p w14:paraId="1D2D789A" w14:textId="6E7471DA" w:rsidR="00196E64" w:rsidRDefault="00196E64" w:rsidP="00196E64">
      <w:r w:rsidRPr="50F063BC">
        <w:t>Sa navedenih sekvencnih dijagrama uočavaju se 15 sistemskih operacija koje treba projektovati:</w:t>
      </w:r>
    </w:p>
    <w:p w14:paraId="74786FE7" w14:textId="77777777" w:rsidR="00196E64" w:rsidRDefault="00196E64" w:rsidP="00196E64">
      <w:pPr>
        <w:numPr>
          <w:ilvl w:val="0"/>
          <w:numId w:val="13"/>
        </w:numPr>
        <w:spacing w:after="0" w:line="240" w:lineRule="auto"/>
        <w:jc w:val="both"/>
        <w:rPr>
          <w:lang w:val="en-US"/>
        </w:rPr>
      </w:pPr>
      <w:r w:rsidRPr="50F063BC">
        <w:rPr>
          <w:lang w:val="en-US"/>
        </w:rPr>
        <w:t xml:space="preserve">signal </w:t>
      </w:r>
      <w:proofErr w:type="spellStart"/>
      <w:r w:rsidRPr="50F063BC">
        <w:rPr>
          <w:b/>
          <w:bCs/>
          <w:lang w:val="en-US"/>
        </w:rPr>
        <w:t>PrijaviKorisnika</w:t>
      </w:r>
      <w:proofErr w:type="spellEnd"/>
      <w:r w:rsidRPr="50F063BC">
        <w:rPr>
          <w:b/>
          <w:bCs/>
          <w:lang w:val="en-US"/>
        </w:rPr>
        <w:t>(</w:t>
      </w:r>
      <w:proofErr w:type="spellStart"/>
      <w:r w:rsidRPr="50F063BC">
        <w:rPr>
          <w:b/>
          <w:bCs/>
          <w:lang w:val="en-US"/>
        </w:rPr>
        <w:t>Korisnik</w:t>
      </w:r>
      <w:proofErr w:type="spellEnd"/>
      <w:r w:rsidRPr="50F063BC">
        <w:rPr>
          <w:b/>
          <w:bCs/>
          <w:lang w:val="en-US"/>
        </w:rPr>
        <w:t>)</w:t>
      </w:r>
    </w:p>
    <w:p w14:paraId="32B22510" w14:textId="77777777" w:rsidR="00196E64" w:rsidRPr="008919FB" w:rsidRDefault="00196E64" w:rsidP="00196E64">
      <w:pPr>
        <w:numPr>
          <w:ilvl w:val="0"/>
          <w:numId w:val="13"/>
        </w:numPr>
        <w:spacing w:after="0" w:line="240" w:lineRule="auto"/>
        <w:jc w:val="both"/>
        <w:rPr>
          <w:lang w:val="en-US"/>
        </w:rPr>
      </w:pPr>
      <w:r w:rsidRPr="50F063BC">
        <w:rPr>
          <w:lang w:val="en-US"/>
        </w:rPr>
        <w:t xml:space="preserve">signal </w:t>
      </w:r>
      <w:proofErr w:type="spellStart"/>
      <w:r w:rsidRPr="50F063BC">
        <w:rPr>
          <w:b/>
          <w:bCs/>
          <w:lang w:val="en-US"/>
        </w:rPr>
        <w:t>VratiSveAktuelneRokove</w:t>
      </w:r>
      <w:proofErr w:type="spellEnd"/>
      <w:r w:rsidRPr="50F063BC">
        <w:rPr>
          <w:b/>
          <w:bCs/>
          <w:lang w:val="en-US"/>
        </w:rPr>
        <w:t>(List&lt;Rok&gt;)</w:t>
      </w:r>
    </w:p>
    <w:p w14:paraId="774492D4" w14:textId="77777777" w:rsidR="00196E64" w:rsidRPr="009E08BE" w:rsidRDefault="00196E64" w:rsidP="00196E64">
      <w:pPr>
        <w:numPr>
          <w:ilvl w:val="0"/>
          <w:numId w:val="13"/>
        </w:numPr>
        <w:spacing w:after="0" w:line="240" w:lineRule="auto"/>
        <w:jc w:val="both"/>
        <w:rPr>
          <w:lang w:val="en-US"/>
        </w:rPr>
      </w:pPr>
      <w:r w:rsidRPr="50F063BC">
        <w:rPr>
          <w:lang w:val="en-US"/>
        </w:rPr>
        <w:t xml:space="preserve">signal </w:t>
      </w:r>
      <w:r w:rsidRPr="50F063BC">
        <w:rPr>
          <w:b/>
          <w:bCs/>
          <w:lang w:val="en-US"/>
        </w:rPr>
        <w:t>U</w:t>
      </w:r>
      <w:r w:rsidRPr="50F063BC">
        <w:rPr>
          <w:b/>
          <w:bCs/>
        </w:rPr>
        <w:t>čitajIspiteURoku</w:t>
      </w:r>
      <w:r w:rsidRPr="50F063BC">
        <w:rPr>
          <w:b/>
          <w:bCs/>
          <w:lang w:val="en-US"/>
        </w:rPr>
        <w:t>(Rok)</w:t>
      </w:r>
    </w:p>
    <w:p w14:paraId="1CC1BBD0" w14:textId="77777777" w:rsidR="00196E64" w:rsidRPr="009E08BE" w:rsidRDefault="00196E64" w:rsidP="00196E64">
      <w:pPr>
        <w:numPr>
          <w:ilvl w:val="0"/>
          <w:numId w:val="13"/>
        </w:numPr>
        <w:spacing w:after="0" w:line="240" w:lineRule="auto"/>
        <w:jc w:val="both"/>
        <w:rPr>
          <w:lang w:val="en-US"/>
        </w:rPr>
      </w:pPr>
      <w:r w:rsidRPr="50F063BC">
        <w:rPr>
          <w:lang w:val="en-US"/>
        </w:rPr>
        <w:t xml:space="preserve">signal </w:t>
      </w:r>
      <w:proofErr w:type="spellStart"/>
      <w:r w:rsidRPr="50F063BC">
        <w:rPr>
          <w:b/>
          <w:bCs/>
          <w:lang w:val="en-US"/>
        </w:rPr>
        <w:t>VratiPreostaleIspiteZaStudenta</w:t>
      </w:r>
      <w:proofErr w:type="spellEnd"/>
      <w:r w:rsidRPr="50F063BC">
        <w:rPr>
          <w:b/>
          <w:bCs/>
          <w:lang w:val="en-US"/>
        </w:rPr>
        <w:t>(Rok, List&lt;</w:t>
      </w:r>
      <w:proofErr w:type="spellStart"/>
      <w:r w:rsidRPr="50F063BC">
        <w:rPr>
          <w:b/>
          <w:bCs/>
          <w:lang w:val="en-US"/>
        </w:rPr>
        <w:t>Ispit</w:t>
      </w:r>
      <w:proofErr w:type="spellEnd"/>
      <w:r w:rsidRPr="50F063BC">
        <w:rPr>
          <w:b/>
          <w:bCs/>
          <w:lang w:val="en-US"/>
        </w:rPr>
        <w:t>&gt;,Student)</w:t>
      </w:r>
    </w:p>
    <w:p w14:paraId="4F4EEA83" w14:textId="77777777" w:rsidR="00196E64" w:rsidRPr="008919FB" w:rsidRDefault="00196E64" w:rsidP="00196E64">
      <w:pPr>
        <w:numPr>
          <w:ilvl w:val="0"/>
          <w:numId w:val="13"/>
        </w:numPr>
        <w:spacing w:after="0" w:line="240" w:lineRule="auto"/>
        <w:jc w:val="both"/>
        <w:rPr>
          <w:lang w:val="en-US"/>
        </w:rPr>
      </w:pPr>
      <w:r w:rsidRPr="50F063BC">
        <w:rPr>
          <w:lang w:val="en-US"/>
        </w:rPr>
        <w:t xml:space="preserve">signal </w:t>
      </w:r>
      <w:proofErr w:type="spellStart"/>
      <w:r w:rsidRPr="50F063BC">
        <w:rPr>
          <w:b/>
          <w:bCs/>
          <w:lang w:val="en-US"/>
        </w:rPr>
        <w:t>VratiUspe</w:t>
      </w:r>
      <w:proofErr w:type="spellEnd"/>
      <w:r w:rsidRPr="50F063BC">
        <w:rPr>
          <w:b/>
          <w:bCs/>
        </w:rPr>
        <w:t>šnaPolaganjaStudenta</w:t>
      </w:r>
      <w:r w:rsidRPr="50F063BC">
        <w:rPr>
          <w:b/>
          <w:bCs/>
          <w:lang w:val="en-US"/>
        </w:rPr>
        <w:t>(List&lt;</w:t>
      </w:r>
      <w:proofErr w:type="spellStart"/>
      <w:r w:rsidRPr="50F063BC">
        <w:rPr>
          <w:b/>
          <w:bCs/>
          <w:lang w:val="en-US"/>
        </w:rPr>
        <w:t>Polaganje</w:t>
      </w:r>
      <w:proofErr w:type="spellEnd"/>
      <w:r w:rsidRPr="50F063BC">
        <w:rPr>
          <w:b/>
          <w:bCs/>
          <w:lang w:val="en-US"/>
        </w:rPr>
        <w:t>&gt;,Student)</w:t>
      </w:r>
    </w:p>
    <w:p w14:paraId="2187762A" w14:textId="77777777" w:rsidR="00196E64" w:rsidRPr="008919FB" w:rsidRDefault="00196E64" w:rsidP="00196E64">
      <w:pPr>
        <w:numPr>
          <w:ilvl w:val="0"/>
          <w:numId w:val="13"/>
        </w:numPr>
        <w:spacing w:after="0" w:line="240" w:lineRule="auto"/>
        <w:jc w:val="both"/>
        <w:rPr>
          <w:lang w:val="en-US"/>
        </w:rPr>
      </w:pPr>
      <w:r w:rsidRPr="50F063BC">
        <w:rPr>
          <w:lang w:val="en-US"/>
        </w:rPr>
        <w:t xml:space="preserve">signal </w:t>
      </w:r>
      <w:bookmarkStart w:id="157" w:name="VratiNeprijavljeneIspite"/>
      <w:proofErr w:type="spellStart"/>
      <w:r w:rsidRPr="50F063BC">
        <w:rPr>
          <w:b/>
          <w:bCs/>
          <w:lang w:val="en-US"/>
        </w:rPr>
        <w:t>VratiNeprijavljeneIspite</w:t>
      </w:r>
      <w:bookmarkEnd w:id="157"/>
      <w:proofErr w:type="spellEnd"/>
      <w:r w:rsidRPr="50F063BC">
        <w:rPr>
          <w:b/>
          <w:bCs/>
          <w:lang w:val="en-US"/>
        </w:rPr>
        <w:t>(List&lt;</w:t>
      </w:r>
      <w:proofErr w:type="spellStart"/>
      <w:r w:rsidRPr="50F063BC">
        <w:rPr>
          <w:b/>
          <w:bCs/>
          <w:lang w:val="en-US"/>
        </w:rPr>
        <w:t>Ispit</w:t>
      </w:r>
      <w:proofErr w:type="spellEnd"/>
      <w:r w:rsidRPr="50F063BC">
        <w:rPr>
          <w:b/>
          <w:bCs/>
          <w:lang w:val="en-US"/>
        </w:rPr>
        <w:t>&gt;)</w:t>
      </w:r>
    </w:p>
    <w:p w14:paraId="64CCE32D" w14:textId="77777777" w:rsidR="00196E64" w:rsidRPr="009E08BE" w:rsidRDefault="00196E64" w:rsidP="00196E64">
      <w:pPr>
        <w:numPr>
          <w:ilvl w:val="0"/>
          <w:numId w:val="13"/>
        </w:numPr>
        <w:spacing w:after="0" w:line="240" w:lineRule="auto"/>
        <w:jc w:val="both"/>
        <w:rPr>
          <w:lang w:val="en-US"/>
        </w:rPr>
      </w:pPr>
      <w:r w:rsidRPr="50F063BC">
        <w:rPr>
          <w:lang w:val="en-US"/>
        </w:rPr>
        <w:t xml:space="preserve">signal </w:t>
      </w:r>
      <w:proofErr w:type="spellStart"/>
      <w:r w:rsidRPr="50F063BC">
        <w:rPr>
          <w:b/>
          <w:bCs/>
          <w:lang w:val="en-US"/>
        </w:rPr>
        <w:t>VratiPostoje</w:t>
      </w:r>
      <w:proofErr w:type="spellEnd"/>
      <w:r w:rsidRPr="50F063BC">
        <w:rPr>
          <w:b/>
          <w:bCs/>
        </w:rPr>
        <w:t>ćePrijave</w:t>
      </w:r>
      <w:r w:rsidRPr="50F063BC">
        <w:rPr>
          <w:b/>
          <w:bCs/>
          <w:lang w:val="en-US"/>
        </w:rPr>
        <w:t>(List&lt;</w:t>
      </w:r>
      <w:proofErr w:type="spellStart"/>
      <w:r w:rsidRPr="50F063BC">
        <w:rPr>
          <w:b/>
          <w:bCs/>
          <w:lang w:val="en-US"/>
        </w:rPr>
        <w:t>Prijava</w:t>
      </w:r>
      <w:proofErr w:type="spellEnd"/>
      <w:r w:rsidRPr="50F063BC">
        <w:rPr>
          <w:b/>
          <w:bCs/>
          <w:lang w:val="en-US"/>
        </w:rPr>
        <w:t>&gt;)</w:t>
      </w:r>
    </w:p>
    <w:p w14:paraId="23341ED9" w14:textId="77777777" w:rsidR="00196E64" w:rsidRPr="009E08BE" w:rsidRDefault="00196E64" w:rsidP="00196E64">
      <w:pPr>
        <w:numPr>
          <w:ilvl w:val="0"/>
          <w:numId w:val="13"/>
        </w:numPr>
        <w:spacing w:after="0" w:line="240" w:lineRule="auto"/>
        <w:jc w:val="both"/>
        <w:rPr>
          <w:lang w:val="en-US"/>
        </w:rPr>
      </w:pPr>
      <w:r w:rsidRPr="50F063BC">
        <w:rPr>
          <w:lang w:val="en-US"/>
        </w:rPr>
        <w:t xml:space="preserve">signal </w:t>
      </w:r>
      <w:r w:rsidRPr="50F063BC">
        <w:rPr>
          <w:b/>
          <w:bCs/>
          <w:lang w:val="en-US"/>
        </w:rPr>
        <w:t>Sa</w:t>
      </w:r>
      <w:r w:rsidRPr="50F063BC">
        <w:rPr>
          <w:b/>
          <w:bCs/>
        </w:rPr>
        <w:t>čuvajPrijavu</w:t>
      </w:r>
      <w:r w:rsidRPr="50F063BC">
        <w:rPr>
          <w:b/>
          <w:bCs/>
          <w:lang w:val="en-US"/>
        </w:rPr>
        <w:t>(</w:t>
      </w:r>
      <w:proofErr w:type="spellStart"/>
      <w:r w:rsidRPr="50F063BC">
        <w:rPr>
          <w:b/>
          <w:bCs/>
          <w:lang w:val="en-US"/>
        </w:rPr>
        <w:t>Prijava</w:t>
      </w:r>
      <w:proofErr w:type="spellEnd"/>
      <w:r w:rsidRPr="50F063BC">
        <w:rPr>
          <w:b/>
          <w:bCs/>
          <w:lang w:val="en-US"/>
        </w:rPr>
        <w:t>)</w:t>
      </w:r>
    </w:p>
    <w:p w14:paraId="21903B15" w14:textId="353B5A31" w:rsidR="00196E64" w:rsidRPr="008919FB" w:rsidRDefault="00196E64" w:rsidP="00196E64">
      <w:pPr>
        <w:numPr>
          <w:ilvl w:val="0"/>
          <w:numId w:val="13"/>
        </w:numPr>
        <w:spacing w:after="0" w:line="240" w:lineRule="auto"/>
        <w:jc w:val="both"/>
        <w:rPr>
          <w:lang w:val="en-US"/>
        </w:rPr>
      </w:pPr>
      <w:r w:rsidRPr="50F063BC">
        <w:rPr>
          <w:lang w:val="en-US"/>
        </w:rPr>
        <w:t xml:space="preserve">signal </w:t>
      </w:r>
      <w:proofErr w:type="spellStart"/>
      <w:r w:rsidRPr="50F063BC">
        <w:rPr>
          <w:b/>
          <w:bCs/>
          <w:lang w:val="en-US"/>
        </w:rPr>
        <w:t>ObrišiPrijavu</w:t>
      </w:r>
      <w:proofErr w:type="spellEnd"/>
      <w:r w:rsidRPr="50F063BC">
        <w:rPr>
          <w:b/>
          <w:bCs/>
          <w:lang w:val="en-US"/>
        </w:rPr>
        <w:t>(</w:t>
      </w:r>
      <w:proofErr w:type="spellStart"/>
      <w:r w:rsidRPr="50F063BC">
        <w:rPr>
          <w:b/>
          <w:bCs/>
          <w:lang w:val="en-US"/>
        </w:rPr>
        <w:t>Prijava</w:t>
      </w:r>
      <w:proofErr w:type="spellEnd"/>
      <w:r w:rsidRPr="50F063BC">
        <w:rPr>
          <w:b/>
          <w:bCs/>
          <w:lang w:val="en-US"/>
        </w:rPr>
        <w:t>)</w:t>
      </w:r>
    </w:p>
    <w:p w14:paraId="35375CB6" w14:textId="77777777" w:rsidR="00196E64" w:rsidRPr="0029565C" w:rsidRDefault="00196E64" w:rsidP="00196E64">
      <w:pPr>
        <w:numPr>
          <w:ilvl w:val="0"/>
          <w:numId w:val="13"/>
        </w:numPr>
        <w:spacing w:after="0" w:line="240" w:lineRule="auto"/>
        <w:jc w:val="both"/>
        <w:rPr>
          <w:lang w:val="en-US"/>
        </w:rPr>
      </w:pPr>
      <w:r w:rsidRPr="50F063BC">
        <w:rPr>
          <w:lang w:val="en-US"/>
        </w:rPr>
        <w:t xml:space="preserve">signal </w:t>
      </w:r>
      <w:proofErr w:type="spellStart"/>
      <w:r w:rsidRPr="50F063BC">
        <w:rPr>
          <w:b/>
          <w:bCs/>
          <w:lang w:val="en-US"/>
        </w:rPr>
        <w:t>IzmeniPrijavu</w:t>
      </w:r>
      <w:proofErr w:type="spellEnd"/>
      <w:r w:rsidRPr="50F063BC">
        <w:rPr>
          <w:b/>
          <w:bCs/>
          <w:lang w:val="en-US"/>
        </w:rPr>
        <w:t>(</w:t>
      </w:r>
      <w:proofErr w:type="spellStart"/>
      <w:r w:rsidRPr="50F063BC">
        <w:rPr>
          <w:b/>
          <w:bCs/>
          <w:lang w:val="en-US"/>
        </w:rPr>
        <w:t>Prijava</w:t>
      </w:r>
      <w:proofErr w:type="spellEnd"/>
      <w:r w:rsidRPr="50F063BC">
        <w:rPr>
          <w:b/>
          <w:bCs/>
          <w:lang w:val="en-US"/>
        </w:rPr>
        <w:t>)</w:t>
      </w:r>
    </w:p>
    <w:p w14:paraId="363C93A3" w14:textId="77777777" w:rsidR="00196E64" w:rsidRPr="0029565C" w:rsidRDefault="00196E64" w:rsidP="00196E64">
      <w:pPr>
        <w:numPr>
          <w:ilvl w:val="0"/>
          <w:numId w:val="13"/>
        </w:numPr>
        <w:spacing w:after="0" w:line="240" w:lineRule="auto"/>
        <w:jc w:val="both"/>
        <w:rPr>
          <w:b/>
          <w:bCs/>
          <w:lang w:val="en-US"/>
        </w:rPr>
      </w:pPr>
      <w:r w:rsidRPr="50F063BC">
        <w:rPr>
          <w:lang w:val="en-US"/>
        </w:rPr>
        <w:t xml:space="preserve">signal </w:t>
      </w:r>
      <w:proofErr w:type="spellStart"/>
      <w:r w:rsidRPr="50F063BC">
        <w:rPr>
          <w:b/>
          <w:bCs/>
          <w:lang w:val="en-US"/>
        </w:rPr>
        <w:t>OdjaviKorisnika</w:t>
      </w:r>
      <w:proofErr w:type="spellEnd"/>
      <w:r w:rsidRPr="50F063BC">
        <w:rPr>
          <w:b/>
          <w:bCs/>
          <w:lang w:val="en-US"/>
        </w:rPr>
        <w:t>(</w:t>
      </w:r>
      <w:proofErr w:type="spellStart"/>
      <w:r w:rsidRPr="50F063BC">
        <w:rPr>
          <w:b/>
          <w:bCs/>
          <w:lang w:val="en-US"/>
        </w:rPr>
        <w:t>Korisnik</w:t>
      </w:r>
      <w:proofErr w:type="spellEnd"/>
      <w:r w:rsidRPr="50F063BC">
        <w:rPr>
          <w:b/>
          <w:bCs/>
          <w:lang w:val="en-US"/>
        </w:rPr>
        <w:t>)</w:t>
      </w:r>
    </w:p>
    <w:p w14:paraId="738EEE6B" w14:textId="77777777" w:rsidR="00196E64" w:rsidRPr="00AA47F2" w:rsidRDefault="00196E64" w:rsidP="00196E64">
      <w:pPr>
        <w:numPr>
          <w:ilvl w:val="0"/>
          <w:numId w:val="13"/>
        </w:numPr>
        <w:spacing w:after="0" w:line="240" w:lineRule="auto"/>
        <w:jc w:val="both"/>
        <w:rPr>
          <w:b/>
          <w:bCs/>
          <w:lang w:val="en-US"/>
        </w:rPr>
      </w:pPr>
      <w:r w:rsidRPr="50F063BC">
        <w:rPr>
          <w:lang w:val="en-US"/>
        </w:rPr>
        <w:t xml:space="preserve">signal </w:t>
      </w:r>
      <w:proofErr w:type="spellStart"/>
      <w:r w:rsidRPr="50F063BC">
        <w:rPr>
          <w:b/>
          <w:bCs/>
          <w:lang w:val="en-US"/>
        </w:rPr>
        <w:t>VratiListuIspita</w:t>
      </w:r>
      <w:proofErr w:type="spellEnd"/>
      <w:r w:rsidRPr="50F063BC">
        <w:rPr>
          <w:b/>
          <w:bCs/>
          <w:lang w:val="en-US"/>
        </w:rPr>
        <w:t>(List&lt;</w:t>
      </w:r>
      <w:proofErr w:type="spellStart"/>
      <w:r w:rsidRPr="50F063BC">
        <w:rPr>
          <w:b/>
          <w:bCs/>
          <w:lang w:val="en-US"/>
        </w:rPr>
        <w:t>Ispit</w:t>
      </w:r>
      <w:proofErr w:type="spellEnd"/>
      <w:r w:rsidRPr="50F063BC">
        <w:rPr>
          <w:b/>
          <w:bCs/>
          <w:lang w:val="en-US"/>
        </w:rPr>
        <w:t>&gt;)</w:t>
      </w:r>
    </w:p>
    <w:p w14:paraId="4D5D62AD" w14:textId="77777777" w:rsidR="00196E64" w:rsidRDefault="00196E64" w:rsidP="00196E64">
      <w:pPr>
        <w:numPr>
          <w:ilvl w:val="0"/>
          <w:numId w:val="13"/>
        </w:numPr>
        <w:spacing w:after="0" w:line="240" w:lineRule="auto"/>
        <w:jc w:val="both"/>
        <w:rPr>
          <w:b/>
          <w:bCs/>
          <w:lang w:val="en-US"/>
        </w:rPr>
      </w:pPr>
      <w:r w:rsidRPr="50F063BC">
        <w:rPr>
          <w:lang w:val="en-US"/>
        </w:rPr>
        <w:t xml:space="preserve">signal </w:t>
      </w:r>
      <w:proofErr w:type="spellStart"/>
      <w:r w:rsidRPr="50F063BC">
        <w:rPr>
          <w:b/>
          <w:bCs/>
          <w:lang w:val="en-US"/>
        </w:rPr>
        <w:t>VratiIzveštajIspita</w:t>
      </w:r>
      <w:proofErr w:type="spellEnd"/>
      <w:r w:rsidRPr="50F063BC">
        <w:rPr>
          <w:b/>
          <w:bCs/>
          <w:lang w:val="en-US"/>
        </w:rPr>
        <w:t>(</w:t>
      </w:r>
      <w:proofErr w:type="spellStart"/>
      <w:r w:rsidRPr="50F063BC">
        <w:rPr>
          <w:b/>
          <w:bCs/>
          <w:lang w:val="en-US"/>
        </w:rPr>
        <w:t>Ispit</w:t>
      </w:r>
      <w:proofErr w:type="spellEnd"/>
      <w:r w:rsidRPr="50F063BC">
        <w:rPr>
          <w:b/>
          <w:bCs/>
          <w:lang w:val="en-US"/>
        </w:rPr>
        <w:t xml:space="preserve">) </w:t>
      </w:r>
    </w:p>
    <w:p w14:paraId="129F5E97" w14:textId="77777777" w:rsidR="00196E64" w:rsidRPr="00AA47F2" w:rsidRDefault="00196E64" w:rsidP="00196E64">
      <w:pPr>
        <w:numPr>
          <w:ilvl w:val="0"/>
          <w:numId w:val="13"/>
        </w:numPr>
        <w:spacing w:after="0" w:line="240" w:lineRule="auto"/>
        <w:jc w:val="both"/>
        <w:rPr>
          <w:lang w:val="en-US"/>
        </w:rPr>
      </w:pPr>
      <w:r w:rsidRPr="50F063BC">
        <w:rPr>
          <w:lang w:val="en-US"/>
        </w:rPr>
        <w:t xml:space="preserve">signal </w:t>
      </w:r>
      <w:proofErr w:type="spellStart"/>
      <w:r w:rsidRPr="50F063BC">
        <w:rPr>
          <w:b/>
          <w:bCs/>
          <w:lang w:val="en-US"/>
        </w:rPr>
        <w:t>VratiListuRealizovanihPredmeta</w:t>
      </w:r>
      <w:proofErr w:type="spellEnd"/>
      <w:r w:rsidRPr="50F063BC">
        <w:rPr>
          <w:b/>
          <w:bCs/>
          <w:lang w:val="en-US"/>
        </w:rPr>
        <w:t>(List&lt;</w:t>
      </w:r>
      <w:proofErr w:type="spellStart"/>
      <w:r w:rsidRPr="50F063BC">
        <w:rPr>
          <w:b/>
          <w:bCs/>
          <w:lang w:val="en-US"/>
        </w:rPr>
        <w:t>RealizovaniPredmet</w:t>
      </w:r>
      <w:proofErr w:type="spellEnd"/>
      <w:r w:rsidRPr="50F063BC">
        <w:rPr>
          <w:b/>
          <w:bCs/>
          <w:lang w:val="en-US"/>
        </w:rPr>
        <w:t>&gt;</w:t>
      </w:r>
      <w:r w:rsidRPr="50F063BC">
        <w:rPr>
          <w:lang w:val="en-US"/>
        </w:rPr>
        <w:t>)</w:t>
      </w:r>
    </w:p>
    <w:p w14:paraId="628453A1" w14:textId="3CDC14A8" w:rsidR="00196E64" w:rsidRPr="003C7A85" w:rsidRDefault="00196E64" w:rsidP="00196E64">
      <w:pPr>
        <w:numPr>
          <w:ilvl w:val="0"/>
          <w:numId w:val="13"/>
        </w:numPr>
        <w:spacing w:after="0" w:line="240" w:lineRule="auto"/>
        <w:jc w:val="both"/>
        <w:rPr>
          <w:b/>
          <w:bCs/>
          <w:lang w:val="en-US"/>
        </w:rPr>
      </w:pPr>
      <w:r w:rsidRPr="50F063BC">
        <w:rPr>
          <w:lang w:val="en-US"/>
        </w:rPr>
        <w:t>signal</w:t>
      </w:r>
      <w:r w:rsidRPr="50F063BC">
        <w:rPr>
          <w:b/>
          <w:bCs/>
          <w:lang w:val="en-US"/>
        </w:rPr>
        <w:t xml:space="preserve"> </w:t>
      </w:r>
      <w:proofErr w:type="spellStart"/>
      <w:r w:rsidRPr="50F063BC">
        <w:rPr>
          <w:b/>
          <w:bCs/>
          <w:lang w:val="en-US"/>
        </w:rPr>
        <w:t>VratiIzveštajRealizovanogPredmeta</w:t>
      </w:r>
      <w:proofErr w:type="spellEnd"/>
      <w:r w:rsidRPr="50F063BC">
        <w:rPr>
          <w:b/>
          <w:bCs/>
          <w:lang w:val="en-US"/>
        </w:rPr>
        <w:t>(</w:t>
      </w:r>
      <w:proofErr w:type="spellStart"/>
      <w:r w:rsidRPr="50F063BC">
        <w:rPr>
          <w:b/>
          <w:bCs/>
          <w:lang w:val="en-US"/>
        </w:rPr>
        <w:t>RealizovaniPredmet</w:t>
      </w:r>
      <w:proofErr w:type="spellEnd"/>
      <w:r w:rsidRPr="50F063BC">
        <w:rPr>
          <w:b/>
          <w:bCs/>
          <w:lang w:val="en-US"/>
        </w:rPr>
        <w:t>)</w:t>
      </w:r>
    </w:p>
    <w:p w14:paraId="3740D902" w14:textId="77777777" w:rsidR="00196E64" w:rsidRPr="0001744A" w:rsidRDefault="00196E64" w:rsidP="00196E64"/>
    <w:p w14:paraId="4DD1E3E3" w14:textId="77777777" w:rsidR="00196E64" w:rsidRPr="009F7637" w:rsidRDefault="00196E64" w:rsidP="00196E64"/>
    <w:p w14:paraId="08206438" w14:textId="77777777" w:rsidR="00196E64" w:rsidRPr="00B93299" w:rsidRDefault="00196E64" w:rsidP="00196E64">
      <w:pPr>
        <w:jc w:val="both"/>
      </w:pPr>
    </w:p>
    <w:p w14:paraId="5DB16945" w14:textId="230E314A" w:rsidR="00196E64" w:rsidRPr="00B93299" w:rsidRDefault="00196E64" w:rsidP="00196E64">
      <w:pPr>
        <w:jc w:val="both"/>
        <w:rPr>
          <w:lang w:val="de-AT"/>
        </w:rPr>
      </w:pPr>
      <w:r w:rsidRPr="50F063BC">
        <w:rPr>
          <w:lang w:val="de-AT"/>
        </w:rPr>
        <w:t>Struktura softverskog sistema je opisana preko konceputalnog dijagrama kori</w:t>
      </w:r>
      <w:proofErr w:type="spellStart"/>
      <w:r w:rsidRPr="50F063BC">
        <w:rPr>
          <w:lang w:val="en-US"/>
        </w:rPr>
        <w:t>šćenjem</w:t>
      </w:r>
      <w:proofErr w:type="spellEnd"/>
      <w:r w:rsidRPr="50F063BC">
        <w:rPr>
          <w:lang w:val="en-US"/>
        </w:rPr>
        <w:t xml:space="preserve"> Crow’s Foot ER </w:t>
      </w:r>
      <w:proofErr w:type="spellStart"/>
      <w:r w:rsidRPr="50F063BC">
        <w:rPr>
          <w:lang w:val="en-US"/>
        </w:rPr>
        <w:t>notacije</w:t>
      </w:r>
      <w:proofErr w:type="spellEnd"/>
      <w:r w:rsidRPr="50F063BC">
        <w:rPr>
          <w:lang w:val="de-AT"/>
        </w:rPr>
        <w:t>:</w:t>
      </w:r>
    </w:p>
    <w:p w14:paraId="00B0B396" w14:textId="58A0EF13" w:rsidR="00196E64" w:rsidRDefault="00196E64" w:rsidP="00196E64">
      <w:pPr>
        <w:pStyle w:val="Caption"/>
        <w:keepNext/>
        <w:jc w:val="center"/>
      </w:pPr>
      <w:bookmarkStart w:id="158" w:name="_Toc54780031"/>
      <w:bookmarkStart w:id="159" w:name="_Toc64653059"/>
      <w:r>
        <w:rPr>
          <w:noProof/>
        </w:rPr>
        <w:drawing>
          <wp:inline distT="0" distB="0" distL="0" distR="0" wp14:anchorId="576BFD30" wp14:editId="64DCF70C">
            <wp:extent cx="4968875" cy="5025248"/>
            <wp:effectExtent l="0" t="0" r="0" b="0"/>
            <wp:docPr id="11731760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76022" name="Picture 1173176022"/>
                    <pic:cNvPicPr/>
                  </pic:nvPicPr>
                  <pic:blipFill>
                    <a:blip r:embed="rId31">
                      <a:extLst>
                        <a:ext uri="{28A0092B-C50C-407E-A947-70E740481C1C}">
                          <a14:useLocalDpi xmlns:a14="http://schemas.microsoft.com/office/drawing/2010/main"/>
                        </a:ext>
                      </a:extLst>
                    </a:blip>
                    <a:stretch>
                      <a:fillRect/>
                    </a:stretch>
                  </pic:blipFill>
                  <pic:spPr>
                    <a:xfrm>
                      <a:off x="0" y="0"/>
                      <a:ext cx="4968875" cy="5025248"/>
                    </a:xfrm>
                    <a:prstGeom prst="rect">
                      <a:avLst/>
                    </a:prstGeom>
                  </pic:spPr>
                </pic:pic>
              </a:graphicData>
            </a:graphic>
          </wp:inline>
        </w:drawing>
      </w:r>
    </w:p>
    <w:p w14:paraId="7A206D5B" w14:textId="786C8D69" w:rsidR="00196E64" w:rsidRDefault="00196E64" w:rsidP="00196E64">
      <w:pPr>
        <w:pStyle w:val="Caption"/>
        <w:jc w:val="center"/>
        <w:rPr>
          <w:rFonts w:cstheme="minorHAnsi"/>
          <w:noProof/>
        </w:rPr>
      </w:pPr>
      <w:bookmarkStart w:id="160" w:name="_Toc228782709"/>
      <w:r>
        <w:t xml:space="preserve">Slika </w:t>
      </w:r>
      <w:r>
        <w:fldChar w:fldCharType="begin"/>
      </w:r>
      <w:r>
        <w:instrText xml:space="preserve"> SEQ Slika \* ARABIC </w:instrText>
      </w:r>
      <w:r>
        <w:fldChar w:fldCharType="separate"/>
      </w:r>
      <w:r>
        <w:rPr>
          <w:noProof/>
        </w:rPr>
        <w:t>41</w:t>
      </w:r>
      <w:r>
        <w:fldChar w:fldCharType="end"/>
      </w:r>
      <w:r>
        <w:t xml:space="preserve">: </w:t>
      </w:r>
      <w:r w:rsidRPr="00E10F53">
        <w:t>Konceptualni model softverskog sistema</w:t>
      </w:r>
      <w:bookmarkEnd w:id="160"/>
    </w:p>
    <w:bookmarkEnd w:id="158"/>
    <w:bookmarkEnd w:id="159"/>
    <w:p w14:paraId="0CD3BFE3" w14:textId="77777777" w:rsidR="00196E64" w:rsidRPr="009F7637" w:rsidRDefault="00196E64" w:rsidP="00196E64"/>
    <w:p w14:paraId="06DE1B81" w14:textId="24613C5F" w:rsidR="00196E64" w:rsidRDefault="00196E64" w:rsidP="00196E64">
      <w:pPr>
        <w:rPr>
          <w:rFonts w:eastAsiaTheme="majorEastAsia" w:cstheme="minorHAnsi"/>
          <w:color w:val="1F3763" w:themeColor="accent1" w:themeShade="7F"/>
          <w:sz w:val="28"/>
          <w:szCs w:val="28"/>
          <w:lang w:val="en-US"/>
        </w:rPr>
      </w:pPr>
      <w:r w:rsidRPr="008240DC">
        <w:rPr>
          <w:rFonts w:eastAsiaTheme="majorEastAsia" w:cstheme="minorHAnsi"/>
          <w:color w:val="1F3763" w:themeColor="accent1" w:themeShade="7F"/>
          <w:sz w:val="28"/>
          <w:szCs w:val="28"/>
          <w:lang w:val="en-US"/>
        </w:rPr>
        <w:t xml:space="preserve">3.13 </w:t>
      </w:r>
      <w:proofErr w:type="spellStart"/>
      <w:r w:rsidRPr="008240DC">
        <w:rPr>
          <w:rFonts w:eastAsiaTheme="majorEastAsia" w:cstheme="minorHAnsi"/>
          <w:color w:val="1F3763" w:themeColor="accent1" w:themeShade="7F"/>
          <w:sz w:val="28"/>
          <w:szCs w:val="28"/>
          <w:lang w:val="en-US"/>
        </w:rPr>
        <w:t>Rečnik</w:t>
      </w:r>
      <w:proofErr w:type="spellEnd"/>
    </w:p>
    <w:p w14:paraId="037A372A" w14:textId="4A12FB1F" w:rsidR="00196E64" w:rsidRPr="008240DC" w:rsidRDefault="00196E64" w:rsidP="00196E64">
      <w:pPr>
        <w:rPr>
          <w:lang w:val="en-US"/>
        </w:rPr>
      </w:pPr>
      <w:r>
        <w:t xml:space="preserve">Realizovan predmet – pojavljivanje predmeta(CourseInstace)  u odredjenoj </w:t>
      </w:r>
      <w:proofErr w:type="spellStart"/>
      <w:r w:rsidRPr="50F063BC">
        <w:rPr>
          <w:lang w:val="en-US"/>
        </w:rPr>
        <w:t>školskoj</w:t>
      </w:r>
      <w:proofErr w:type="spellEnd"/>
      <w:r w:rsidRPr="50F063BC">
        <w:rPr>
          <w:lang w:val="en-US"/>
        </w:rPr>
        <w:t xml:space="preserve"> </w:t>
      </w:r>
      <w:proofErr w:type="spellStart"/>
      <w:r w:rsidRPr="50F063BC">
        <w:rPr>
          <w:lang w:val="en-US"/>
        </w:rPr>
        <w:t>godini</w:t>
      </w:r>
      <w:proofErr w:type="spellEnd"/>
      <w:r w:rsidRPr="50F063BC">
        <w:rPr>
          <w:lang w:val="en-US"/>
        </w:rPr>
        <w:t>.</w:t>
      </w:r>
    </w:p>
    <w:p w14:paraId="701008FD" w14:textId="7A53D902" w:rsidR="00196E64" w:rsidRDefault="00196E64" w:rsidP="00196E64">
      <w:pPr>
        <w:pStyle w:val="Heading1"/>
        <w:rPr>
          <w:rFonts w:eastAsia="Times New Roman"/>
        </w:rPr>
      </w:pPr>
      <w:bookmarkStart w:id="161" w:name="_Toc1830178803"/>
      <w:bookmarkStart w:id="162" w:name="_Toc228782650"/>
      <w:r w:rsidRPr="50F063BC">
        <w:rPr>
          <w:rFonts w:eastAsia="Times New Roman"/>
        </w:rPr>
        <w:t>4. Studijski primer - prikaz realizovanog rešenja</w:t>
      </w:r>
      <w:bookmarkEnd w:id="161"/>
      <w:bookmarkEnd w:id="162"/>
    </w:p>
    <w:p w14:paraId="726B30ED" w14:textId="6D66469B" w:rsidR="00196E64" w:rsidRDefault="00196E64" w:rsidP="00196E64">
      <w:pPr>
        <w:pStyle w:val="Heading2"/>
      </w:pPr>
      <w:bookmarkStart w:id="163" w:name="_Toc1655733673"/>
      <w:bookmarkStart w:id="164" w:name="_Toc228782651"/>
      <w:r>
        <w:t xml:space="preserve">4.1 </w:t>
      </w:r>
      <w:proofErr w:type="spellStart"/>
      <w:r>
        <w:t>Implementacija</w:t>
      </w:r>
      <w:bookmarkEnd w:id="163"/>
      <w:proofErr w:type="spellEnd"/>
      <w:r>
        <w:t xml:space="preserve"> </w:t>
      </w:r>
      <w:proofErr w:type="spellStart"/>
      <w:r>
        <w:t>na</w:t>
      </w:r>
      <w:proofErr w:type="spellEnd"/>
      <w:r>
        <w:t xml:space="preserve"> </w:t>
      </w:r>
      <w:proofErr w:type="spellStart"/>
      <w:r>
        <w:t>klijentskoj</w:t>
      </w:r>
      <w:proofErr w:type="spellEnd"/>
      <w:r>
        <w:t xml:space="preserve"> </w:t>
      </w:r>
      <w:proofErr w:type="spellStart"/>
      <w:r>
        <w:t>strani</w:t>
      </w:r>
      <w:bookmarkEnd w:id="164"/>
      <w:proofErr w:type="spellEnd"/>
    </w:p>
    <w:p w14:paraId="11B04255" w14:textId="0EC818DC" w:rsidR="00196E64" w:rsidRDefault="00196E64" w:rsidP="00196E64">
      <w:pPr>
        <w:keepNext/>
        <w:spacing w:after="320"/>
        <w:jc w:val="both"/>
      </w:pPr>
      <w:r>
        <w:t xml:space="preserve">Klijentska strana je pisana u React.js-u korišćenjem višeslojne </w:t>
      </w:r>
      <w:r w:rsidRPr="00C66F75">
        <w:rPr>
          <w:i/>
          <w:iCs/>
        </w:rPr>
        <w:t>(Page-Component-Service</w:t>
      </w:r>
      <w:r>
        <w:t>) arhitekture. React.js održava sopstvenu kopiju pretraživačkog (browser) DOM-a (</w:t>
      </w:r>
      <w:r w:rsidRPr="00C66F75">
        <w:rPr>
          <w:i/>
          <w:iCs/>
        </w:rPr>
        <w:t>Document Object Model</w:t>
      </w:r>
      <w:r>
        <w:t xml:space="preserve">), poznatu kao </w:t>
      </w:r>
      <w:r w:rsidRPr="00C66F75">
        <w:rPr>
          <w:i/>
          <w:iCs/>
        </w:rPr>
        <w:t>Virtual DOM</w:t>
      </w:r>
      <w:r>
        <w:t>. Ova tehnologija postoji jer je direktno ažuriranje stvarnog DOM-a pri svakoj promeni sporo i zahteva mnogo resursa. Umesto toga, React pretvara kod svojih komponenata u kod stvarnih DOM elemenata i inteligentno ažurira samo neophodne delove, što omogućava visoke performanse i obezbeđuje brzo i fluidno korisničko iskustvo u web aplikacijama.</w:t>
      </w:r>
    </w:p>
    <w:p w14:paraId="25499C95" w14:textId="73B0869F" w:rsidR="00196E64" w:rsidRDefault="00196E64" w:rsidP="00196E64">
      <w:pPr>
        <w:keepNext/>
        <w:jc w:val="both"/>
      </w:pPr>
      <w:r>
        <w:t xml:space="preserve">Pored toga, React je </w:t>
      </w:r>
      <w:r w:rsidRPr="00A3408B">
        <w:rPr>
          <w:i/>
          <w:iCs/>
        </w:rPr>
        <w:t>Single Page Application</w:t>
      </w:r>
      <w:r>
        <w:t xml:space="preserve"> (SPA), što znači da se, za razliku od klasičnih HTML/CSS/JS stranica, celokupan sadržaj učitava samo jednom. Nakon toga, podaci se dinamički menjaju i ubacuju u istu stranicu, odnosno DOM, korišćenjem JavaScript-a, čime se postiže brža interakcija bez nepotrebnih osvežavanja stranice.</w:t>
      </w:r>
    </w:p>
    <w:p w14:paraId="1678BBC1" w14:textId="7954504A" w:rsidR="00196E64" w:rsidRPr="000961E9" w:rsidRDefault="00196E64" w:rsidP="00196E64">
      <w:pPr>
        <w:jc w:val="both"/>
        <w:rPr>
          <w:lang w:val="en-US"/>
        </w:rPr>
      </w:pPr>
      <w:r>
        <w:t>Unutar App.js u zavisnosti od izabrane rute, renderuje se odgovarajuća strana(page). BrowserRouter i Routes su react komponente koje presreću upite ka različitim stranicama i uslužuju rute korisniku. U slučaju da korisnik nije ulogovan, prosledjuje ga na login stranicu. U slu</w:t>
      </w:r>
      <w:proofErr w:type="spellStart"/>
      <w:r w:rsidRPr="50F063BC">
        <w:rPr>
          <w:lang w:val="en-US"/>
        </w:rPr>
        <w:t>čaju</w:t>
      </w:r>
      <w:proofErr w:type="spellEnd"/>
      <w:r w:rsidRPr="50F063BC">
        <w:rPr>
          <w:lang w:val="en-US"/>
        </w:rPr>
        <w:t xml:space="preserve"> da </w:t>
      </w:r>
      <w:proofErr w:type="spellStart"/>
      <w:r w:rsidRPr="50F063BC">
        <w:rPr>
          <w:lang w:val="en-US"/>
        </w:rPr>
        <w:t>jeste</w:t>
      </w:r>
      <w:proofErr w:type="spellEnd"/>
      <w:r w:rsidRPr="50F063BC">
        <w:rPr>
          <w:lang w:val="en-US"/>
        </w:rPr>
        <w:t xml:space="preserve"> </w:t>
      </w:r>
      <w:proofErr w:type="spellStart"/>
      <w:r w:rsidRPr="50F063BC">
        <w:rPr>
          <w:lang w:val="en-US"/>
        </w:rPr>
        <w:t>ulogovan</w:t>
      </w:r>
      <w:proofErr w:type="spellEnd"/>
      <w:r w:rsidRPr="50F063BC">
        <w:rPr>
          <w:lang w:val="en-US"/>
        </w:rPr>
        <w:t xml:space="preserve"> </w:t>
      </w:r>
      <w:proofErr w:type="spellStart"/>
      <w:r w:rsidRPr="50F063BC">
        <w:rPr>
          <w:lang w:val="en-US"/>
        </w:rPr>
        <w:t>UserProvider</w:t>
      </w:r>
      <w:proofErr w:type="spellEnd"/>
      <w:r w:rsidRPr="50F063BC">
        <w:rPr>
          <w:lang w:val="en-US"/>
        </w:rPr>
        <w:t>(</w:t>
      </w:r>
      <w:proofErr w:type="spellStart"/>
      <w:r w:rsidRPr="50F063BC">
        <w:rPr>
          <w:lang w:val="en-US"/>
        </w:rPr>
        <w:t>moja</w:t>
      </w:r>
      <w:proofErr w:type="spellEnd"/>
      <w:r w:rsidRPr="50F063BC">
        <w:rPr>
          <w:lang w:val="en-US"/>
        </w:rPr>
        <w:t xml:space="preserve"> custom context </w:t>
      </w:r>
      <w:proofErr w:type="spellStart"/>
      <w:r w:rsidRPr="50F063BC">
        <w:rPr>
          <w:lang w:val="en-US"/>
        </w:rPr>
        <w:t>komponenta</w:t>
      </w:r>
      <w:proofErr w:type="spellEnd"/>
      <w:r w:rsidRPr="50F063BC">
        <w:rPr>
          <w:lang w:val="en-US"/>
        </w:rPr>
        <w:t xml:space="preserve">) </w:t>
      </w:r>
      <w:proofErr w:type="spellStart"/>
      <w:r w:rsidRPr="50F063BC">
        <w:rPr>
          <w:lang w:val="en-US"/>
        </w:rPr>
        <w:t>će</w:t>
      </w:r>
      <w:proofErr w:type="spellEnd"/>
      <w:r w:rsidRPr="50F063BC">
        <w:rPr>
          <w:lang w:val="en-US"/>
        </w:rPr>
        <w:t xml:space="preserve"> </w:t>
      </w:r>
      <w:proofErr w:type="spellStart"/>
      <w:r w:rsidRPr="50F063BC">
        <w:rPr>
          <w:lang w:val="en-US"/>
        </w:rPr>
        <w:t>vratiti</w:t>
      </w:r>
      <w:proofErr w:type="spellEnd"/>
      <w:r w:rsidRPr="50F063BC">
        <w:rPr>
          <w:lang w:val="en-US"/>
        </w:rPr>
        <w:t xml:space="preserve"> </w:t>
      </w:r>
      <w:proofErr w:type="spellStart"/>
      <w:r w:rsidRPr="50F063BC">
        <w:rPr>
          <w:lang w:val="en-US"/>
        </w:rPr>
        <w:t>ulogovanog</w:t>
      </w:r>
      <w:proofErr w:type="spellEnd"/>
      <w:r w:rsidRPr="50F063BC">
        <w:rPr>
          <w:lang w:val="en-US"/>
        </w:rPr>
        <w:t xml:space="preserve"> </w:t>
      </w:r>
      <w:proofErr w:type="spellStart"/>
      <w:r w:rsidRPr="50F063BC">
        <w:rPr>
          <w:lang w:val="en-US"/>
        </w:rPr>
        <w:t>korisnika</w:t>
      </w:r>
      <w:proofErr w:type="spellEnd"/>
      <w:r w:rsidRPr="50F063BC">
        <w:rPr>
          <w:lang w:val="en-US"/>
        </w:rPr>
        <w:t xml:space="preserve"> </w:t>
      </w:r>
      <w:proofErr w:type="spellStart"/>
      <w:r w:rsidRPr="50F063BC">
        <w:rPr>
          <w:lang w:val="en-US"/>
        </w:rPr>
        <w:t>sa</w:t>
      </w:r>
      <w:proofErr w:type="spellEnd"/>
      <w:r w:rsidRPr="50F063BC">
        <w:rPr>
          <w:lang w:val="en-US"/>
        </w:rPr>
        <w:t xml:space="preserve"> </w:t>
      </w:r>
      <w:proofErr w:type="spellStart"/>
      <w:r w:rsidRPr="50F063BC">
        <w:rPr>
          <w:lang w:val="en-US"/>
        </w:rPr>
        <w:t>rolom</w:t>
      </w:r>
      <w:proofErr w:type="spellEnd"/>
      <w:r w:rsidRPr="50F063BC">
        <w:rPr>
          <w:lang w:val="en-US"/>
        </w:rPr>
        <w:t xml:space="preserve"> </w:t>
      </w:r>
      <w:proofErr w:type="spellStart"/>
      <w:r w:rsidRPr="50F063BC">
        <w:rPr>
          <w:lang w:val="en-US"/>
        </w:rPr>
        <w:t>radi</w:t>
      </w:r>
      <w:proofErr w:type="spellEnd"/>
      <w:r w:rsidRPr="50F063BC">
        <w:rPr>
          <w:lang w:val="en-US"/>
        </w:rPr>
        <w:t xml:space="preserve"> </w:t>
      </w:r>
      <w:proofErr w:type="spellStart"/>
      <w:r w:rsidRPr="50F063BC">
        <w:rPr>
          <w:lang w:val="en-US"/>
        </w:rPr>
        <w:t>customizovanja</w:t>
      </w:r>
      <w:proofErr w:type="spellEnd"/>
      <w:r w:rsidRPr="50F063BC">
        <w:rPr>
          <w:lang w:val="en-US"/>
        </w:rPr>
        <w:t xml:space="preserve"> </w:t>
      </w:r>
      <w:proofErr w:type="spellStart"/>
      <w:r w:rsidRPr="50F063BC">
        <w:rPr>
          <w:lang w:val="en-US"/>
        </w:rPr>
        <w:t>prikaza</w:t>
      </w:r>
      <w:proofErr w:type="spellEnd"/>
      <w:r w:rsidRPr="50F063BC">
        <w:rPr>
          <w:lang w:val="en-US"/>
        </w:rPr>
        <w:t xml:space="preserve"> u </w:t>
      </w:r>
      <w:proofErr w:type="spellStart"/>
      <w:r w:rsidRPr="50F063BC">
        <w:rPr>
          <w:lang w:val="en-US"/>
        </w:rPr>
        <w:t>AppLayout</w:t>
      </w:r>
      <w:proofErr w:type="spellEnd"/>
      <w:r w:rsidRPr="50F063BC">
        <w:rPr>
          <w:lang w:val="en-US"/>
        </w:rPr>
        <w:t xml:space="preserve"> u </w:t>
      </w:r>
      <w:proofErr w:type="spellStart"/>
      <w:r w:rsidRPr="50F063BC">
        <w:rPr>
          <w:lang w:val="en-US"/>
        </w:rPr>
        <w:t>zavisnosti</w:t>
      </w:r>
      <w:proofErr w:type="spellEnd"/>
      <w:r w:rsidRPr="50F063BC">
        <w:rPr>
          <w:lang w:val="en-US"/>
        </w:rPr>
        <w:t xml:space="preserve"> od role. </w:t>
      </w:r>
      <w:proofErr w:type="spellStart"/>
      <w:r w:rsidRPr="50F063BC">
        <w:rPr>
          <w:lang w:val="en-US"/>
        </w:rPr>
        <w:t>Npr</w:t>
      </w:r>
      <w:proofErr w:type="spellEnd"/>
      <w:r w:rsidRPr="50F063BC">
        <w:rPr>
          <w:lang w:val="en-US"/>
        </w:rPr>
        <w:t xml:space="preserve"> student ne </w:t>
      </w:r>
      <w:proofErr w:type="spellStart"/>
      <w:r w:rsidRPr="50F063BC">
        <w:rPr>
          <w:lang w:val="en-US"/>
        </w:rPr>
        <w:t>treba</w:t>
      </w:r>
      <w:proofErr w:type="spellEnd"/>
      <w:r w:rsidRPr="50F063BC">
        <w:rPr>
          <w:lang w:val="en-US"/>
        </w:rPr>
        <w:t xml:space="preserve"> da </w:t>
      </w:r>
      <w:proofErr w:type="spellStart"/>
      <w:r w:rsidRPr="50F063BC">
        <w:rPr>
          <w:lang w:val="en-US"/>
        </w:rPr>
        <w:t>može</w:t>
      </w:r>
      <w:proofErr w:type="spellEnd"/>
      <w:r w:rsidRPr="50F063BC">
        <w:rPr>
          <w:lang w:val="en-US"/>
        </w:rPr>
        <w:t xml:space="preserve"> </w:t>
      </w:r>
      <w:proofErr w:type="spellStart"/>
      <w:r w:rsidRPr="50F063BC">
        <w:rPr>
          <w:lang w:val="en-US"/>
        </w:rPr>
        <w:t>sam</w:t>
      </w:r>
      <w:proofErr w:type="spellEnd"/>
      <w:r w:rsidRPr="50F063BC">
        <w:rPr>
          <w:lang w:val="en-US"/>
        </w:rPr>
        <w:t xml:space="preserve"> </w:t>
      </w:r>
      <w:proofErr w:type="spellStart"/>
      <w:r w:rsidRPr="50F063BC">
        <w:rPr>
          <w:lang w:val="en-US"/>
        </w:rPr>
        <w:t>sebi</w:t>
      </w:r>
      <w:proofErr w:type="spellEnd"/>
      <w:r w:rsidRPr="50F063BC">
        <w:rPr>
          <w:lang w:val="en-US"/>
        </w:rPr>
        <w:t xml:space="preserve"> da </w:t>
      </w:r>
      <w:proofErr w:type="spellStart"/>
      <w:r w:rsidRPr="50F063BC">
        <w:rPr>
          <w:lang w:val="en-US"/>
        </w:rPr>
        <w:t>oceni</w:t>
      </w:r>
      <w:proofErr w:type="spellEnd"/>
      <w:r w:rsidRPr="50F063BC">
        <w:rPr>
          <w:lang w:val="en-US"/>
        </w:rPr>
        <w:t xml:space="preserve"> </w:t>
      </w:r>
      <w:proofErr w:type="spellStart"/>
      <w:r w:rsidRPr="50F063BC">
        <w:rPr>
          <w:lang w:val="en-US"/>
        </w:rPr>
        <w:t>prijavu</w:t>
      </w:r>
      <w:proofErr w:type="spellEnd"/>
      <w:r w:rsidRPr="50F063BC">
        <w:rPr>
          <w:lang w:val="en-US"/>
        </w:rPr>
        <w:t xml:space="preserve">, </w:t>
      </w:r>
      <w:proofErr w:type="spellStart"/>
      <w:r w:rsidRPr="50F063BC">
        <w:rPr>
          <w:lang w:val="en-US"/>
        </w:rPr>
        <w:t>ili</w:t>
      </w:r>
      <w:proofErr w:type="spellEnd"/>
      <w:r w:rsidRPr="50F063BC">
        <w:rPr>
          <w:lang w:val="en-US"/>
        </w:rPr>
        <w:t xml:space="preserve"> </w:t>
      </w:r>
      <w:proofErr w:type="spellStart"/>
      <w:r w:rsidRPr="50F063BC">
        <w:rPr>
          <w:lang w:val="en-US"/>
        </w:rPr>
        <w:t>profesor</w:t>
      </w:r>
      <w:proofErr w:type="spellEnd"/>
      <w:r w:rsidRPr="50F063BC">
        <w:rPr>
          <w:lang w:val="en-US"/>
        </w:rPr>
        <w:t xml:space="preserve"> ne </w:t>
      </w:r>
      <w:proofErr w:type="spellStart"/>
      <w:r w:rsidRPr="50F063BC">
        <w:rPr>
          <w:lang w:val="en-US"/>
        </w:rPr>
        <w:t>treba</w:t>
      </w:r>
      <w:proofErr w:type="spellEnd"/>
      <w:r w:rsidRPr="50F063BC">
        <w:rPr>
          <w:lang w:val="en-US"/>
        </w:rPr>
        <w:t xml:space="preserve"> da </w:t>
      </w:r>
      <w:proofErr w:type="spellStart"/>
      <w:r w:rsidRPr="50F063BC">
        <w:rPr>
          <w:lang w:val="en-US"/>
        </w:rPr>
        <w:t>vidi</w:t>
      </w:r>
      <w:proofErr w:type="spellEnd"/>
      <w:r w:rsidRPr="50F063BC">
        <w:rPr>
          <w:lang w:val="en-US"/>
        </w:rPr>
        <w:t xml:space="preserve"> </w:t>
      </w:r>
      <w:proofErr w:type="spellStart"/>
      <w:r w:rsidRPr="50F063BC">
        <w:rPr>
          <w:lang w:val="en-US"/>
        </w:rPr>
        <w:t>svoj</w:t>
      </w:r>
      <w:proofErr w:type="spellEnd"/>
      <w:r w:rsidRPr="50F063BC">
        <w:rPr>
          <w:lang w:val="en-US"/>
        </w:rPr>
        <w:t xml:space="preserve"> </w:t>
      </w:r>
      <w:proofErr w:type="spellStart"/>
      <w:r w:rsidRPr="50F063BC">
        <w:rPr>
          <w:lang w:val="en-US"/>
        </w:rPr>
        <w:t>prosek</w:t>
      </w:r>
      <w:proofErr w:type="spellEnd"/>
      <w:r w:rsidRPr="50F063BC">
        <w:rPr>
          <w:lang w:val="en-US"/>
        </w:rPr>
        <w:t xml:space="preserve"> I </w:t>
      </w:r>
      <w:proofErr w:type="spellStart"/>
      <w:r w:rsidRPr="50F063BC">
        <w:rPr>
          <w:lang w:val="en-US"/>
        </w:rPr>
        <w:t>preostali</w:t>
      </w:r>
      <w:proofErr w:type="spellEnd"/>
      <w:r w:rsidRPr="50F063BC">
        <w:rPr>
          <w:lang w:val="en-US"/>
        </w:rPr>
        <w:t xml:space="preserve"> </w:t>
      </w:r>
      <w:proofErr w:type="spellStart"/>
      <w:r w:rsidRPr="50F063BC">
        <w:rPr>
          <w:lang w:val="en-US"/>
        </w:rPr>
        <w:t>broj</w:t>
      </w:r>
      <w:proofErr w:type="spellEnd"/>
      <w:r w:rsidRPr="50F063BC">
        <w:rPr>
          <w:lang w:val="en-US"/>
        </w:rPr>
        <w:t xml:space="preserve"> </w:t>
      </w:r>
      <w:proofErr w:type="spellStart"/>
      <w:r w:rsidRPr="50F063BC">
        <w:rPr>
          <w:lang w:val="en-US"/>
        </w:rPr>
        <w:t>ispita</w:t>
      </w:r>
      <w:proofErr w:type="spellEnd"/>
      <w:r w:rsidRPr="50F063BC">
        <w:rPr>
          <w:lang w:val="en-US"/>
        </w:rPr>
        <w:t xml:space="preserve">. </w:t>
      </w:r>
      <w:proofErr w:type="spellStart"/>
      <w:r w:rsidRPr="50F063BC">
        <w:rPr>
          <w:lang w:val="en-US"/>
        </w:rPr>
        <w:t>AlertServiceProvider</w:t>
      </w:r>
      <w:proofErr w:type="spellEnd"/>
      <w:r w:rsidRPr="50F063BC">
        <w:rPr>
          <w:lang w:val="en-US"/>
        </w:rPr>
        <w:t xml:space="preserve"> je </w:t>
      </w:r>
      <w:proofErr w:type="spellStart"/>
      <w:r w:rsidRPr="50F063BC">
        <w:rPr>
          <w:lang w:val="en-US"/>
        </w:rPr>
        <w:t>globalno</w:t>
      </w:r>
      <w:proofErr w:type="spellEnd"/>
      <w:r w:rsidRPr="50F063BC">
        <w:rPr>
          <w:lang w:val="en-US"/>
        </w:rPr>
        <w:t xml:space="preserve"> </w:t>
      </w:r>
      <w:proofErr w:type="spellStart"/>
      <w:r w:rsidRPr="50F063BC">
        <w:rPr>
          <w:lang w:val="en-US"/>
        </w:rPr>
        <w:t>dostupna</w:t>
      </w:r>
      <w:proofErr w:type="spellEnd"/>
      <w:r w:rsidRPr="50F063BC">
        <w:rPr>
          <w:lang w:val="en-US"/>
        </w:rPr>
        <w:t xml:space="preserve"> </w:t>
      </w:r>
      <w:proofErr w:type="spellStart"/>
      <w:r w:rsidRPr="50F063BC">
        <w:rPr>
          <w:lang w:val="en-US"/>
        </w:rPr>
        <w:t>servis</w:t>
      </w:r>
      <w:proofErr w:type="spellEnd"/>
      <w:r w:rsidRPr="50F063BC">
        <w:rPr>
          <w:lang w:val="en-US"/>
        </w:rPr>
        <w:t xml:space="preserve"> </w:t>
      </w:r>
      <w:proofErr w:type="spellStart"/>
      <w:r w:rsidRPr="50F063BC">
        <w:rPr>
          <w:lang w:val="en-US"/>
        </w:rPr>
        <w:t>komponenta</w:t>
      </w:r>
      <w:proofErr w:type="spellEnd"/>
      <w:r w:rsidRPr="50F063BC">
        <w:rPr>
          <w:lang w:val="en-US"/>
        </w:rPr>
        <w:t xml:space="preserve"> za </w:t>
      </w:r>
      <w:proofErr w:type="spellStart"/>
      <w:r w:rsidRPr="50F063BC">
        <w:rPr>
          <w:lang w:val="en-US"/>
        </w:rPr>
        <w:t>prikaz</w:t>
      </w:r>
      <w:proofErr w:type="spellEnd"/>
      <w:r w:rsidRPr="50F063BC">
        <w:rPr>
          <w:lang w:val="en-US"/>
        </w:rPr>
        <w:t xml:space="preserve"> </w:t>
      </w:r>
      <w:proofErr w:type="spellStart"/>
      <w:r w:rsidRPr="50F063BC">
        <w:rPr>
          <w:lang w:val="en-US"/>
        </w:rPr>
        <w:t>grešaka</w:t>
      </w:r>
      <w:proofErr w:type="spellEnd"/>
      <w:r w:rsidRPr="50F063BC">
        <w:rPr>
          <w:lang w:val="en-US"/>
        </w:rPr>
        <w:t xml:space="preserve"> </w:t>
      </w:r>
      <w:proofErr w:type="spellStart"/>
      <w:r w:rsidRPr="50F063BC">
        <w:rPr>
          <w:lang w:val="en-US"/>
        </w:rPr>
        <w:t>korisniku</w:t>
      </w:r>
      <w:proofErr w:type="spellEnd"/>
      <w:r w:rsidRPr="50F063BC">
        <w:rPr>
          <w:lang w:val="en-US"/>
        </w:rPr>
        <w:t>.</w:t>
      </w:r>
    </w:p>
    <w:p w14:paraId="42D701F4" w14:textId="77777777" w:rsidR="00196E64" w:rsidRDefault="00196E64" w:rsidP="00196E64"/>
    <w:p w14:paraId="6174B956" w14:textId="31008119" w:rsidR="00196E64" w:rsidRDefault="00196E64" w:rsidP="00196E64">
      <w:pPr>
        <w:keepNext/>
      </w:pPr>
      <w:r w:rsidRPr="0043524D">
        <w:rPr>
          <w:noProof/>
        </w:rPr>
        <w:drawing>
          <wp:inline distT="0" distB="0" distL="0" distR="0" wp14:anchorId="0BFE74AF" wp14:editId="3BCF1193">
            <wp:extent cx="5943600" cy="5899150"/>
            <wp:effectExtent l="0" t="0" r="0" b="6350"/>
            <wp:docPr id="48548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89900" name=""/>
                    <pic:cNvPicPr/>
                  </pic:nvPicPr>
                  <pic:blipFill>
                    <a:blip r:embed="rId53"/>
                    <a:stretch>
                      <a:fillRect/>
                    </a:stretch>
                  </pic:blipFill>
                  <pic:spPr>
                    <a:xfrm>
                      <a:off x="0" y="0"/>
                      <a:ext cx="5943600" cy="5899150"/>
                    </a:xfrm>
                    <a:prstGeom prst="rect">
                      <a:avLst/>
                    </a:prstGeom>
                  </pic:spPr>
                </pic:pic>
              </a:graphicData>
            </a:graphic>
          </wp:inline>
        </w:drawing>
      </w:r>
    </w:p>
    <w:p w14:paraId="52CCEFF8" w14:textId="23EDFF47" w:rsidR="00196E64" w:rsidRDefault="00196E64" w:rsidP="00196E64">
      <w:pPr>
        <w:pStyle w:val="Caption"/>
        <w:jc w:val="center"/>
      </w:pPr>
      <w:bookmarkStart w:id="165" w:name="_Toc228782710"/>
      <w:r>
        <w:t xml:space="preserve">Slika </w:t>
      </w:r>
      <w:r>
        <w:fldChar w:fldCharType="begin"/>
      </w:r>
      <w:r>
        <w:instrText xml:space="preserve"> SEQ Slika \* ARABIC </w:instrText>
      </w:r>
      <w:r>
        <w:fldChar w:fldCharType="separate"/>
      </w:r>
      <w:r>
        <w:rPr>
          <w:noProof/>
        </w:rPr>
        <w:t>42</w:t>
      </w:r>
      <w:r>
        <w:fldChar w:fldCharType="end"/>
      </w:r>
      <w:r>
        <w:rPr>
          <w:lang w:val="en-US"/>
        </w:rPr>
        <w:t xml:space="preserve">: </w:t>
      </w:r>
      <w:r>
        <w:t>App.js, UserProvider,AlertServiceProvider</w:t>
      </w:r>
      <w:bookmarkEnd w:id="165"/>
    </w:p>
    <w:p w14:paraId="5E0A66F5" w14:textId="7B6563B6" w:rsidR="00196E64" w:rsidRDefault="00196E64" w:rsidP="00196E64">
      <w:pPr>
        <w:keepNext/>
        <w:jc w:val="center"/>
      </w:pPr>
      <w:r w:rsidRPr="00C3783E">
        <w:rPr>
          <w:noProof/>
          <w:lang w:val="en-US"/>
        </w:rPr>
        <w:drawing>
          <wp:inline distT="0" distB="0" distL="0" distR="0" wp14:anchorId="11E2107E" wp14:editId="289F6E51">
            <wp:extent cx="5943600" cy="7061200"/>
            <wp:effectExtent l="0" t="0" r="0" b="6350"/>
            <wp:docPr id="69758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85648" name=""/>
                    <pic:cNvPicPr/>
                  </pic:nvPicPr>
                  <pic:blipFill>
                    <a:blip r:embed="rId54"/>
                    <a:stretch>
                      <a:fillRect/>
                    </a:stretch>
                  </pic:blipFill>
                  <pic:spPr>
                    <a:xfrm>
                      <a:off x="0" y="0"/>
                      <a:ext cx="5943600" cy="7061200"/>
                    </a:xfrm>
                    <a:prstGeom prst="rect">
                      <a:avLst/>
                    </a:prstGeom>
                  </pic:spPr>
                </pic:pic>
              </a:graphicData>
            </a:graphic>
          </wp:inline>
        </w:drawing>
      </w:r>
    </w:p>
    <w:p w14:paraId="1A131787" w14:textId="34E2449D" w:rsidR="00196E64" w:rsidRPr="00C3783E" w:rsidRDefault="00196E64" w:rsidP="00196E64">
      <w:pPr>
        <w:pStyle w:val="Caption"/>
        <w:jc w:val="center"/>
        <w:rPr>
          <w:lang w:val="en-US"/>
        </w:rPr>
      </w:pPr>
      <w:bookmarkStart w:id="166" w:name="_Toc228782711"/>
      <w:r>
        <w:t xml:space="preserve">Slika </w:t>
      </w:r>
      <w:r>
        <w:fldChar w:fldCharType="begin"/>
      </w:r>
      <w:r>
        <w:instrText xml:space="preserve"> SEQ Slika \* ARABIC </w:instrText>
      </w:r>
      <w:r>
        <w:fldChar w:fldCharType="separate"/>
      </w:r>
      <w:r>
        <w:rPr>
          <w:noProof/>
        </w:rPr>
        <w:t>43</w:t>
      </w:r>
      <w:r>
        <w:fldChar w:fldCharType="end"/>
      </w:r>
      <w:r>
        <w:t>: AppLayout</w:t>
      </w:r>
      <w:bookmarkEnd w:id="166"/>
    </w:p>
    <w:p w14:paraId="537931BC" w14:textId="7BAF2FD4" w:rsidR="00196E64" w:rsidRDefault="00196E64" w:rsidP="00196E64">
      <w:pPr>
        <w:keepNext/>
        <w:jc w:val="center"/>
      </w:pPr>
      <w:r w:rsidRPr="0043524D">
        <w:rPr>
          <w:noProof/>
        </w:rPr>
        <w:drawing>
          <wp:inline distT="0" distB="0" distL="0" distR="0" wp14:anchorId="0757EA47" wp14:editId="52C358E5">
            <wp:extent cx="3372321" cy="1714739"/>
            <wp:effectExtent l="0" t="0" r="0" b="0"/>
            <wp:docPr id="132608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82555" name=""/>
                    <pic:cNvPicPr/>
                  </pic:nvPicPr>
                  <pic:blipFill>
                    <a:blip r:embed="rId55"/>
                    <a:stretch>
                      <a:fillRect/>
                    </a:stretch>
                  </pic:blipFill>
                  <pic:spPr>
                    <a:xfrm>
                      <a:off x="0" y="0"/>
                      <a:ext cx="3372321" cy="1714739"/>
                    </a:xfrm>
                    <a:prstGeom prst="rect">
                      <a:avLst/>
                    </a:prstGeom>
                  </pic:spPr>
                </pic:pic>
              </a:graphicData>
            </a:graphic>
          </wp:inline>
        </w:drawing>
      </w:r>
    </w:p>
    <w:p w14:paraId="2D796367" w14:textId="53668C88" w:rsidR="00196E64" w:rsidRDefault="00196E64" w:rsidP="00196E64">
      <w:pPr>
        <w:pStyle w:val="Caption"/>
        <w:jc w:val="center"/>
      </w:pPr>
      <w:bookmarkStart w:id="167" w:name="_Toc228782712"/>
      <w:r>
        <w:t xml:space="preserve">Slika </w:t>
      </w:r>
      <w:r>
        <w:fldChar w:fldCharType="begin"/>
      </w:r>
      <w:r>
        <w:instrText xml:space="preserve"> SEQ Slika \* ARABIC </w:instrText>
      </w:r>
      <w:r>
        <w:fldChar w:fldCharType="separate"/>
      </w:r>
      <w:r>
        <w:rPr>
          <w:noProof/>
        </w:rPr>
        <w:t>44</w:t>
      </w:r>
      <w:r>
        <w:fldChar w:fldCharType="end"/>
      </w:r>
      <w:r>
        <w:t>: pages folder</w:t>
      </w:r>
      <w:bookmarkEnd w:id="167"/>
    </w:p>
    <w:p w14:paraId="36A760A4" w14:textId="0ACADBD1" w:rsidR="00196E64" w:rsidRDefault="00196E64" w:rsidP="00196E64">
      <w:pPr>
        <w:keepNext/>
      </w:pPr>
      <w:r w:rsidRPr="0043524D">
        <w:rPr>
          <w:noProof/>
        </w:rPr>
        <w:drawing>
          <wp:inline distT="0" distB="0" distL="0" distR="0" wp14:anchorId="2B361E63" wp14:editId="56388398">
            <wp:extent cx="5943600" cy="3155315"/>
            <wp:effectExtent l="0" t="0" r="0" b="6985"/>
            <wp:docPr id="17581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6940" name=""/>
                    <pic:cNvPicPr/>
                  </pic:nvPicPr>
                  <pic:blipFill>
                    <a:blip r:embed="rId56"/>
                    <a:stretch>
                      <a:fillRect/>
                    </a:stretch>
                  </pic:blipFill>
                  <pic:spPr>
                    <a:xfrm>
                      <a:off x="0" y="0"/>
                      <a:ext cx="5943600" cy="3155315"/>
                    </a:xfrm>
                    <a:prstGeom prst="rect">
                      <a:avLst/>
                    </a:prstGeom>
                  </pic:spPr>
                </pic:pic>
              </a:graphicData>
            </a:graphic>
          </wp:inline>
        </w:drawing>
      </w:r>
    </w:p>
    <w:p w14:paraId="06E1FECD" w14:textId="48DD0B15" w:rsidR="00196E64" w:rsidRPr="00493CEC" w:rsidRDefault="00196E64" w:rsidP="00196E64">
      <w:pPr>
        <w:pStyle w:val="Caption"/>
        <w:jc w:val="center"/>
      </w:pPr>
      <w:bookmarkStart w:id="168" w:name="_Toc228782713"/>
      <w:r>
        <w:t xml:space="preserve">Slika </w:t>
      </w:r>
      <w:r>
        <w:fldChar w:fldCharType="begin"/>
      </w:r>
      <w:r>
        <w:instrText xml:space="preserve"> SEQ Slika \* ARABIC </w:instrText>
      </w:r>
      <w:r>
        <w:fldChar w:fldCharType="separate"/>
      </w:r>
      <w:r>
        <w:rPr>
          <w:noProof/>
        </w:rPr>
        <w:t>45</w:t>
      </w:r>
      <w:r>
        <w:fldChar w:fldCharType="end"/>
      </w:r>
      <w:r>
        <w:t>: mapiranje ruta na page komponente</w:t>
      </w:r>
      <w:bookmarkEnd w:id="168"/>
    </w:p>
    <w:p w14:paraId="68B132AC" w14:textId="77777777" w:rsidR="00196E64" w:rsidRDefault="00196E64" w:rsidP="00196E64"/>
    <w:p w14:paraId="4AF14716" w14:textId="2A0E4925" w:rsidR="00196E64" w:rsidRPr="00563124" w:rsidRDefault="00196E64" w:rsidP="00196E64">
      <w:pPr>
        <w:jc w:val="both"/>
        <w:rPr>
          <w:lang w:val="en-US"/>
        </w:rPr>
      </w:pPr>
      <w:r>
        <w:t>U stranicama su manje celine koda koje se ponavljaju poput tekstualnih inputa, tabela, dialoga grupisane u odvojene komponente, radi bolje organizacije. Reaktivnost se ostvaruje kori</w:t>
      </w:r>
      <w:proofErr w:type="spellStart"/>
      <w:r w:rsidRPr="50F063BC">
        <w:rPr>
          <w:lang w:val="en-US"/>
        </w:rPr>
        <w:t>šćenjem</w:t>
      </w:r>
      <w:proofErr w:type="spellEnd"/>
      <w:r w:rsidRPr="50F063BC">
        <w:rPr>
          <w:lang w:val="en-US"/>
        </w:rPr>
        <w:t xml:space="preserve"> </w:t>
      </w:r>
      <w:proofErr w:type="spellStart"/>
      <w:r w:rsidRPr="50F063BC">
        <w:rPr>
          <w:lang w:val="en-US"/>
        </w:rPr>
        <w:t>useState</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useEffect</w:t>
      </w:r>
      <w:proofErr w:type="spellEnd"/>
      <w:r w:rsidRPr="50F063BC">
        <w:rPr>
          <w:lang w:val="en-US"/>
        </w:rPr>
        <w:t xml:space="preserve"> react </w:t>
      </w:r>
      <w:proofErr w:type="spellStart"/>
      <w:r w:rsidRPr="50F063BC">
        <w:rPr>
          <w:lang w:val="en-US"/>
        </w:rPr>
        <w:t>hookova</w:t>
      </w:r>
      <w:proofErr w:type="spellEnd"/>
      <w:r w:rsidRPr="50F063BC">
        <w:rPr>
          <w:lang w:val="en-US"/>
        </w:rPr>
        <w:t xml:space="preserve">.  </w:t>
      </w:r>
      <w:proofErr w:type="spellStart"/>
      <w:r w:rsidRPr="50F063BC">
        <w:rPr>
          <w:lang w:val="en-US"/>
        </w:rPr>
        <w:t>Pozivi</w:t>
      </w:r>
      <w:proofErr w:type="spellEnd"/>
      <w:r w:rsidRPr="50F063BC">
        <w:rPr>
          <w:lang w:val="en-US"/>
        </w:rPr>
        <w:t xml:space="preserve"> ka </w:t>
      </w:r>
      <w:proofErr w:type="spellStart"/>
      <w:r>
        <w:rPr>
          <w:lang w:val="en-US"/>
        </w:rPr>
        <w:t>serverskoj</w:t>
      </w:r>
      <w:proofErr w:type="spellEnd"/>
      <w:r>
        <w:rPr>
          <w:lang w:val="en-US"/>
        </w:rPr>
        <w:t xml:space="preserve"> </w:t>
      </w:r>
      <w:proofErr w:type="spellStart"/>
      <w:r>
        <w:rPr>
          <w:lang w:val="en-US"/>
        </w:rPr>
        <w:t>strani</w:t>
      </w:r>
      <w:proofErr w:type="spellEnd"/>
      <w:r w:rsidRPr="50F063BC">
        <w:rPr>
          <w:lang w:val="en-US"/>
        </w:rPr>
        <w:t xml:space="preserve"> </w:t>
      </w:r>
      <w:proofErr w:type="spellStart"/>
      <w:r w:rsidRPr="50F063BC">
        <w:rPr>
          <w:lang w:val="en-US"/>
        </w:rPr>
        <w:t>su</w:t>
      </w:r>
      <w:proofErr w:type="spellEnd"/>
      <w:r w:rsidRPr="50F063BC">
        <w:rPr>
          <w:lang w:val="en-US"/>
        </w:rPr>
        <w:t xml:space="preserve"> </w:t>
      </w:r>
      <w:proofErr w:type="spellStart"/>
      <w:r w:rsidRPr="50F063BC">
        <w:rPr>
          <w:lang w:val="en-US"/>
        </w:rPr>
        <w:t>izdvojeni</w:t>
      </w:r>
      <w:proofErr w:type="spellEnd"/>
      <w:r w:rsidRPr="50F063BC">
        <w:rPr>
          <w:lang w:val="en-US"/>
        </w:rPr>
        <w:t xml:space="preserve"> u </w:t>
      </w:r>
      <w:proofErr w:type="spellStart"/>
      <w:r w:rsidRPr="50F063BC">
        <w:rPr>
          <w:lang w:val="en-US"/>
        </w:rPr>
        <w:t>odvojene</w:t>
      </w:r>
      <w:proofErr w:type="spellEnd"/>
      <w:r w:rsidRPr="50F063BC">
        <w:rPr>
          <w:lang w:val="en-US"/>
        </w:rPr>
        <w:t xml:space="preserve"> </w:t>
      </w:r>
      <w:proofErr w:type="spellStart"/>
      <w:r w:rsidRPr="50F063BC">
        <w:rPr>
          <w:lang w:val="en-US"/>
        </w:rPr>
        <w:t>servis</w:t>
      </w:r>
      <w:proofErr w:type="spellEnd"/>
      <w:r>
        <w:rPr>
          <w:lang w:val="en-US"/>
        </w:rPr>
        <w:t xml:space="preserve"> </w:t>
      </w:r>
      <w:proofErr w:type="spellStart"/>
      <w:r>
        <w:rPr>
          <w:lang w:val="en-US"/>
        </w:rPr>
        <w:t>komponente</w:t>
      </w:r>
      <w:proofErr w:type="spellEnd"/>
      <w:r w:rsidRPr="50F063BC">
        <w:rPr>
          <w:lang w:val="en-US"/>
        </w:rPr>
        <w:t>.</w:t>
      </w:r>
    </w:p>
    <w:p w14:paraId="1AEDCFBF" w14:textId="235FA7E3" w:rsidR="00196E64" w:rsidRDefault="00196E64" w:rsidP="00196E64">
      <w:pPr>
        <w:keepNext/>
        <w:jc w:val="center"/>
      </w:pPr>
      <w:r w:rsidRPr="00903010">
        <w:rPr>
          <w:noProof/>
        </w:rPr>
        <w:drawing>
          <wp:inline distT="0" distB="0" distL="0" distR="0" wp14:anchorId="511D50EF" wp14:editId="6CB6BE2F">
            <wp:extent cx="3367889" cy="7466275"/>
            <wp:effectExtent l="0" t="0" r="4445" b="1905"/>
            <wp:docPr id="35882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27526" name=""/>
                    <pic:cNvPicPr/>
                  </pic:nvPicPr>
                  <pic:blipFill>
                    <a:blip r:embed="rId57"/>
                    <a:stretch>
                      <a:fillRect/>
                    </a:stretch>
                  </pic:blipFill>
                  <pic:spPr>
                    <a:xfrm>
                      <a:off x="0" y="0"/>
                      <a:ext cx="3372431" cy="7476343"/>
                    </a:xfrm>
                    <a:prstGeom prst="rect">
                      <a:avLst/>
                    </a:prstGeom>
                  </pic:spPr>
                </pic:pic>
              </a:graphicData>
            </a:graphic>
          </wp:inline>
        </w:drawing>
      </w:r>
    </w:p>
    <w:p w14:paraId="304780C5" w14:textId="1D0A6A1F" w:rsidR="00196E64" w:rsidRDefault="00196E64" w:rsidP="00196E64">
      <w:pPr>
        <w:pStyle w:val="Caption"/>
        <w:jc w:val="center"/>
      </w:pPr>
      <w:bookmarkStart w:id="169" w:name="_Toc228782714"/>
      <w:r>
        <w:t xml:space="preserve">Slika </w:t>
      </w:r>
      <w:r>
        <w:fldChar w:fldCharType="begin"/>
      </w:r>
      <w:r>
        <w:instrText xml:space="preserve"> SEQ Slika \* ARABIC </w:instrText>
      </w:r>
      <w:r>
        <w:fldChar w:fldCharType="separate"/>
      </w:r>
      <w:r>
        <w:rPr>
          <w:noProof/>
        </w:rPr>
        <w:t>46</w:t>
      </w:r>
      <w:r>
        <w:fldChar w:fldCharType="end"/>
      </w:r>
      <w:r>
        <w:t>: Pregled preostalih ispita studenta- ExamPeriodPage</w:t>
      </w:r>
      <w:bookmarkEnd w:id="169"/>
    </w:p>
    <w:p w14:paraId="087E11B9" w14:textId="76FE757A" w:rsidR="00196E64" w:rsidRPr="00563124" w:rsidRDefault="00196E64" w:rsidP="00196E64">
      <w:pPr>
        <w:rPr>
          <w:lang w:val="en-US"/>
        </w:rPr>
      </w:pPr>
      <w:r>
        <w:t xml:space="preserve"> </w:t>
      </w:r>
    </w:p>
    <w:p w14:paraId="2A8731AB" w14:textId="27B86378" w:rsidR="00196E64" w:rsidRDefault="00196E64" w:rsidP="00196E64">
      <w:pPr>
        <w:keepNext/>
        <w:jc w:val="center"/>
      </w:pPr>
      <w:r w:rsidRPr="009430BD">
        <w:rPr>
          <w:noProof/>
        </w:rPr>
        <w:drawing>
          <wp:inline distT="0" distB="0" distL="0" distR="0" wp14:anchorId="39AAF75A" wp14:editId="6EE00F49">
            <wp:extent cx="4801698" cy="6694998"/>
            <wp:effectExtent l="0" t="0" r="0" b="0"/>
            <wp:docPr id="5215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8259" name=""/>
                    <pic:cNvPicPr/>
                  </pic:nvPicPr>
                  <pic:blipFill>
                    <a:blip r:embed="rId58"/>
                    <a:stretch>
                      <a:fillRect/>
                    </a:stretch>
                  </pic:blipFill>
                  <pic:spPr>
                    <a:xfrm>
                      <a:off x="0" y="0"/>
                      <a:ext cx="4806357" cy="6701495"/>
                    </a:xfrm>
                    <a:prstGeom prst="rect">
                      <a:avLst/>
                    </a:prstGeom>
                  </pic:spPr>
                </pic:pic>
              </a:graphicData>
            </a:graphic>
          </wp:inline>
        </w:drawing>
      </w:r>
    </w:p>
    <w:p w14:paraId="489218AB" w14:textId="0561FEF2" w:rsidR="00196E64" w:rsidRDefault="00196E64" w:rsidP="00196E64">
      <w:pPr>
        <w:pStyle w:val="Caption"/>
        <w:jc w:val="center"/>
      </w:pPr>
      <w:bookmarkStart w:id="170" w:name="_Toc228782715"/>
      <w:r>
        <w:t xml:space="preserve">Slika </w:t>
      </w:r>
      <w:r>
        <w:fldChar w:fldCharType="begin"/>
      </w:r>
      <w:r>
        <w:instrText xml:space="preserve"> SEQ Slika \* ARABIC </w:instrText>
      </w:r>
      <w:r>
        <w:fldChar w:fldCharType="separate"/>
      </w:r>
      <w:r>
        <w:rPr>
          <w:noProof/>
        </w:rPr>
        <w:t>47</w:t>
      </w:r>
      <w:r>
        <w:fldChar w:fldCharType="end"/>
      </w:r>
      <w:r>
        <w:t xml:space="preserve">: </w:t>
      </w:r>
      <w:r w:rsidRPr="007B6D61">
        <w:t>Pregled preostalih ispita studenta</w:t>
      </w:r>
      <w:r>
        <w:t xml:space="preserve"> – servis courseExam.ts</w:t>
      </w:r>
      <w:bookmarkEnd w:id="170"/>
    </w:p>
    <w:p w14:paraId="6B0C6CE5" w14:textId="77777777" w:rsidR="00196E64" w:rsidRDefault="00196E64" w:rsidP="00196E64"/>
    <w:p w14:paraId="30D8CCAF" w14:textId="67CCA851" w:rsidR="00196E64" w:rsidRDefault="00196E64" w:rsidP="00196E64">
      <w:pPr>
        <w:keepNext/>
        <w:jc w:val="center"/>
      </w:pPr>
      <w:r w:rsidRPr="009430BD">
        <w:rPr>
          <w:noProof/>
        </w:rPr>
        <w:drawing>
          <wp:inline distT="0" distB="0" distL="0" distR="0" wp14:anchorId="24B74A53" wp14:editId="26AB0DB9">
            <wp:extent cx="5049078" cy="3518240"/>
            <wp:effectExtent l="0" t="0" r="0" b="6350"/>
            <wp:docPr id="75522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20368" name=""/>
                    <pic:cNvPicPr/>
                  </pic:nvPicPr>
                  <pic:blipFill>
                    <a:blip r:embed="rId59"/>
                    <a:stretch>
                      <a:fillRect/>
                    </a:stretch>
                  </pic:blipFill>
                  <pic:spPr>
                    <a:xfrm>
                      <a:off x="0" y="0"/>
                      <a:ext cx="5056725" cy="3523569"/>
                    </a:xfrm>
                    <a:prstGeom prst="rect">
                      <a:avLst/>
                    </a:prstGeom>
                  </pic:spPr>
                </pic:pic>
              </a:graphicData>
            </a:graphic>
          </wp:inline>
        </w:drawing>
      </w:r>
    </w:p>
    <w:p w14:paraId="4DCF2D70" w14:textId="0825EEA3" w:rsidR="00196E64" w:rsidRDefault="00196E64" w:rsidP="00196E64">
      <w:pPr>
        <w:pStyle w:val="Caption"/>
        <w:jc w:val="center"/>
      </w:pPr>
      <w:bookmarkStart w:id="171" w:name="_Toc228782716"/>
      <w:r>
        <w:t xml:space="preserve">Slika </w:t>
      </w:r>
      <w:r>
        <w:fldChar w:fldCharType="begin"/>
      </w:r>
      <w:r>
        <w:instrText xml:space="preserve"> SEQ Slika \* ARABIC </w:instrText>
      </w:r>
      <w:r>
        <w:fldChar w:fldCharType="separate"/>
      </w:r>
      <w:r>
        <w:rPr>
          <w:noProof/>
        </w:rPr>
        <w:t>48</w:t>
      </w:r>
      <w:r>
        <w:fldChar w:fldCharType="end"/>
      </w:r>
      <w:r>
        <w:t>: Implementacija GET funkcije korišćenjem axios biblioteke za HTTP pozive</w:t>
      </w:r>
      <w:bookmarkEnd w:id="171"/>
    </w:p>
    <w:p w14:paraId="51205B52" w14:textId="77777777" w:rsidR="00196E64" w:rsidRPr="00A02355" w:rsidRDefault="00196E64" w:rsidP="00196E64"/>
    <w:p w14:paraId="76E64B5B" w14:textId="628E6B5F" w:rsidR="00196E64" w:rsidRDefault="00196E64" w:rsidP="00196E64">
      <w:pPr>
        <w:pStyle w:val="Heading2"/>
      </w:pPr>
      <w:bookmarkStart w:id="172" w:name="_Toc1976760004"/>
      <w:bookmarkStart w:id="173" w:name="_Toc228782652"/>
      <w:r>
        <w:t xml:space="preserve">4.2 </w:t>
      </w:r>
      <w:proofErr w:type="spellStart"/>
      <w:r>
        <w:t>Implementacija</w:t>
      </w:r>
      <w:bookmarkEnd w:id="172"/>
      <w:proofErr w:type="spellEnd"/>
      <w:r>
        <w:t xml:space="preserve"> </w:t>
      </w:r>
      <w:proofErr w:type="spellStart"/>
      <w:r>
        <w:t>na</w:t>
      </w:r>
      <w:proofErr w:type="spellEnd"/>
      <w:r>
        <w:t xml:space="preserve"> </w:t>
      </w:r>
      <w:proofErr w:type="spellStart"/>
      <w:r>
        <w:t>serverskoj</w:t>
      </w:r>
      <w:proofErr w:type="spellEnd"/>
      <w:r>
        <w:t xml:space="preserve"> </w:t>
      </w:r>
      <w:proofErr w:type="spellStart"/>
      <w:r>
        <w:t>strani</w:t>
      </w:r>
      <w:bookmarkEnd w:id="173"/>
      <w:proofErr w:type="spellEnd"/>
    </w:p>
    <w:p w14:paraId="4730253C" w14:textId="7BFB7EFF" w:rsidR="00196E64" w:rsidRDefault="00196E64" w:rsidP="00196E64">
      <w:r>
        <w:t>Rešenje na serverskoj strani je pisano u Laravel php frameworku kori</w:t>
      </w:r>
      <w:proofErr w:type="spellStart"/>
      <w:r w:rsidRPr="50F063BC">
        <w:rPr>
          <w:lang w:val="en-US"/>
        </w:rPr>
        <w:t>šćenjem</w:t>
      </w:r>
      <w:proofErr w:type="spellEnd"/>
      <w:r>
        <w:t xml:space="preserve"> hexagon arhitekture.</w:t>
      </w:r>
    </w:p>
    <w:p w14:paraId="16A5A87A" w14:textId="31620E55" w:rsidR="00196E64" w:rsidRDefault="00196E64" w:rsidP="00196E64">
      <w:pPr>
        <w:keepNext/>
        <w:jc w:val="center"/>
      </w:pPr>
      <w:r w:rsidRPr="00AF5F0A">
        <w:rPr>
          <w:noProof/>
        </w:rPr>
        <w:drawing>
          <wp:inline distT="0" distB="0" distL="0" distR="0" wp14:anchorId="0B3A3532" wp14:editId="5317817A">
            <wp:extent cx="2353890" cy="7760473"/>
            <wp:effectExtent l="0" t="0" r="8890" b="0"/>
            <wp:docPr id="3380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8013" name=""/>
                    <pic:cNvPicPr/>
                  </pic:nvPicPr>
                  <pic:blipFill>
                    <a:blip r:embed="rId60"/>
                    <a:stretch>
                      <a:fillRect/>
                    </a:stretch>
                  </pic:blipFill>
                  <pic:spPr>
                    <a:xfrm>
                      <a:off x="0" y="0"/>
                      <a:ext cx="2365381" cy="7798357"/>
                    </a:xfrm>
                    <a:prstGeom prst="rect">
                      <a:avLst/>
                    </a:prstGeom>
                  </pic:spPr>
                </pic:pic>
              </a:graphicData>
            </a:graphic>
          </wp:inline>
        </w:drawing>
      </w:r>
    </w:p>
    <w:p w14:paraId="584CC082" w14:textId="42FF2B43" w:rsidR="00196E64" w:rsidRDefault="00196E64" w:rsidP="00196E64">
      <w:pPr>
        <w:pStyle w:val="Caption"/>
        <w:jc w:val="center"/>
      </w:pPr>
      <w:bookmarkStart w:id="174" w:name="_Toc228782717"/>
      <w:r>
        <w:t xml:space="preserve">Slika </w:t>
      </w:r>
      <w:r>
        <w:fldChar w:fldCharType="begin"/>
      </w:r>
      <w:r>
        <w:instrText xml:space="preserve"> SEQ Slika \* ARABIC </w:instrText>
      </w:r>
      <w:r>
        <w:fldChar w:fldCharType="separate"/>
      </w:r>
      <w:r>
        <w:rPr>
          <w:noProof/>
        </w:rPr>
        <w:t>49</w:t>
      </w:r>
      <w:r>
        <w:fldChar w:fldCharType="end"/>
      </w:r>
      <w:r>
        <w:t>: Organizacija koda prema Hexagon arhitekturi</w:t>
      </w:r>
      <w:bookmarkEnd w:id="174"/>
    </w:p>
    <w:p w14:paraId="04799405" w14:textId="77777777" w:rsidR="00196E64" w:rsidRDefault="00196E64" w:rsidP="00196E64"/>
    <w:p w14:paraId="293941D1" w14:textId="5DB46AEB" w:rsidR="00196E64" w:rsidRDefault="00196E64" w:rsidP="00196E64">
      <w:pPr>
        <w:jc w:val="both"/>
        <w:rPr>
          <w:lang w:val="en-US"/>
        </w:rPr>
      </w:pPr>
      <w:r>
        <w:t xml:space="preserve">Laravel na serverskoj strani prima zahteve na routeru api.php, poziva odgovarajući metodu u kontroleru koja korišćenjem Eloquent ORM-a nad Modelima fetch-uje i menja odgovarajuća stanja iz SQL Server baze podataka. Objekti klase modela ili kolekcije tih objekata se nakon toga konveruju u odgovarajući resurs i samo relevantni podaci se vraćaju klijentu kao odgovor. Pokreće se komandom php artisan serve. Implementacija biznis pravila </w:t>
      </w:r>
      <w:proofErr w:type="spellStart"/>
      <w:r w:rsidRPr="50F063BC">
        <w:rPr>
          <w:lang w:val="en-US"/>
        </w:rPr>
        <w:t>će</w:t>
      </w:r>
      <w:proofErr w:type="spellEnd"/>
      <w:r w:rsidRPr="50F063BC">
        <w:rPr>
          <w:lang w:val="en-US"/>
        </w:rPr>
        <w:t xml:space="preserve"> </w:t>
      </w:r>
      <w:proofErr w:type="spellStart"/>
      <w:r w:rsidRPr="50F063BC">
        <w:rPr>
          <w:lang w:val="en-US"/>
        </w:rPr>
        <w:t>biti</w:t>
      </w:r>
      <w:proofErr w:type="spellEnd"/>
      <w:r w:rsidRPr="50F063BC">
        <w:rPr>
          <w:lang w:val="en-US"/>
        </w:rPr>
        <w:t xml:space="preserve"> </w:t>
      </w:r>
      <w:proofErr w:type="spellStart"/>
      <w:r w:rsidRPr="50F063BC">
        <w:rPr>
          <w:lang w:val="en-US"/>
        </w:rPr>
        <w:t>detaljnije</w:t>
      </w:r>
      <w:proofErr w:type="spellEnd"/>
      <w:r w:rsidRPr="50F063BC">
        <w:rPr>
          <w:lang w:val="en-US"/>
        </w:rPr>
        <w:t xml:space="preserve"> </w:t>
      </w:r>
      <w:proofErr w:type="spellStart"/>
      <w:r w:rsidRPr="50F063BC">
        <w:rPr>
          <w:lang w:val="en-US"/>
        </w:rPr>
        <w:t>objašnjena</w:t>
      </w:r>
      <w:proofErr w:type="spellEnd"/>
      <w:r w:rsidRPr="50F063BC">
        <w:rPr>
          <w:lang w:val="en-US"/>
        </w:rPr>
        <w:t xml:space="preserve"> u </w:t>
      </w:r>
      <w:proofErr w:type="spellStart"/>
      <w:r w:rsidRPr="50F063BC">
        <w:rPr>
          <w:lang w:val="en-US"/>
        </w:rPr>
        <w:t>odeljku</w:t>
      </w:r>
      <w:proofErr w:type="spellEnd"/>
      <w:r w:rsidRPr="50F063BC">
        <w:rPr>
          <w:lang w:val="en-US"/>
        </w:rPr>
        <w:t xml:space="preserve"> 4.3 </w:t>
      </w:r>
      <w:proofErr w:type="spellStart"/>
      <w:r w:rsidRPr="50F063BC">
        <w:rPr>
          <w:lang w:val="en-US"/>
        </w:rPr>
        <w:t>implementacija</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korisničko</w:t>
      </w:r>
      <w:proofErr w:type="spellEnd"/>
      <w:r w:rsidRPr="50F063BC">
        <w:rPr>
          <w:lang w:val="en-US"/>
        </w:rPr>
        <w:t xml:space="preserve"> </w:t>
      </w:r>
      <w:proofErr w:type="spellStart"/>
      <w:r w:rsidRPr="50F063BC">
        <w:rPr>
          <w:lang w:val="en-US"/>
        </w:rPr>
        <w:t>uputstvo</w:t>
      </w:r>
      <w:proofErr w:type="spellEnd"/>
      <w:r w:rsidRPr="50F063BC">
        <w:rPr>
          <w:lang w:val="en-US"/>
        </w:rPr>
        <w:t>.</w:t>
      </w:r>
    </w:p>
    <w:p w14:paraId="28D46290" w14:textId="19CCA3BB" w:rsidR="00196E64" w:rsidRDefault="00196E64" w:rsidP="00196E64">
      <w:pPr>
        <w:keepNext/>
        <w:jc w:val="center"/>
      </w:pPr>
      <w:r w:rsidRPr="00F123DD">
        <w:rPr>
          <w:noProof/>
        </w:rPr>
        <w:drawing>
          <wp:inline distT="0" distB="0" distL="0" distR="0" wp14:anchorId="47CEF5A5" wp14:editId="69B289FD">
            <wp:extent cx="5943600" cy="3843655"/>
            <wp:effectExtent l="0" t="0" r="0" b="4445"/>
            <wp:docPr id="143138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87380" name=""/>
                    <pic:cNvPicPr/>
                  </pic:nvPicPr>
                  <pic:blipFill>
                    <a:blip r:embed="rId61"/>
                    <a:stretch>
                      <a:fillRect/>
                    </a:stretch>
                  </pic:blipFill>
                  <pic:spPr>
                    <a:xfrm>
                      <a:off x="0" y="0"/>
                      <a:ext cx="5943600" cy="3843655"/>
                    </a:xfrm>
                    <a:prstGeom prst="rect">
                      <a:avLst/>
                    </a:prstGeom>
                  </pic:spPr>
                </pic:pic>
              </a:graphicData>
            </a:graphic>
          </wp:inline>
        </w:drawing>
      </w:r>
    </w:p>
    <w:p w14:paraId="149ECAA4" w14:textId="407C202A" w:rsidR="00196E64" w:rsidRDefault="00196E64" w:rsidP="00196E64">
      <w:pPr>
        <w:pStyle w:val="Caption"/>
        <w:jc w:val="center"/>
      </w:pPr>
      <w:bookmarkStart w:id="175" w:name="_Toc228782718"/>
      <w:r>
        <w:t xml:space="preserve">Slika </w:t>
      </w:r>
      <w:r>
        <w:fldChar w:fldCharType="begin"/>
      </w:r>
      <w:r>
        <w:instrText xml:space="preserve"> SEQ Slika \* ARABIC </w:instrText>
      </w:r>
      <w:r>
        <w:fldChar w:fldCharType="separate"/>
      </w:r>
      <w:r>
        <w:rPr>
          <w:noProof/>
        </w:rPr>
        <w:t>50</w:t>
      </w:r>
      <w:r>
        <w:fldChar w:fldCharType="end"/>
      </w:r>
      <w:r>
        <w:t>: Spisak ruta na serverskoj strani</w:t>
      </w:r>
      <w:bookmarkEnd w:id="175"/>
    </w:p>
    <w:p w14:paraId="23D53A08" w14:textId="3EF370EC" w:rsidR="00196E64" w:rsidRPr="00C528EE" w:rsidRDefault="00196E64" w:rsidP="00196E64">
      <w:pPr>
        <w:pStyle w:val="Heading4"/>
        <w:spacing w:after="120"/>
      </w:pPr>
      <w:bookmarkStart w:id="176" w:name="_Toc164291603"/>
      <w:bookmarkStart w:id="177" w:name="_Toc856150893"/>
      <w:bookmarkStart w:id="178" w:name="_Toc228782653"/>
      <w:r>
        <w:t>4.2.1 Konfiguracija na serverskoj strani: konekcije prema bazi i migracija dummy podataka</w:t>
      </w:r>
      <w:bookmarkEnd w:id="176"/>
      <w:bookmarkEnd w:id="177"/>
      <w:bookmarkEnd w:id="178"/>
    </w:p>
    <w:p w14:paraId="354EA740" w14:textId="244617CA" w:rsidR="00196E64" w:rsidRDefault="00196E64" w:rsidP="00196E64">
      <w:pPr>
        <w:jc w:val="both"/>
        <w:rPr>
          <w:lang w:val="en-US"/>
        </w:rPr>
      </w:pPr>
      <w:r w:rsidRPr="50F063BC">
        <w:rPr>
          <w:lang w:val="en-US"/>
        </w:rPr>
        <w:t xml:space="preserve">Pre </w:t>
      </w:r>
      <w:proofErr w:type="spellStart"/>
      <w:r w:rsidRPr="50F063BC">
        <w:rPr>
          <w:lang w:val="en-US"/>
        </w:rPr>
        <w:t>pokretanja</w:t>
      </w:r>
      <w:proofErr w:type="spellEnd"/>
      <w:r w:rsidRPr="50F063BC">
        <w:rPr>
          <w:lang w:val="en-US"/>
        </w:rPr>
        <w:t xml:space="preserve"> </w:t>
      </w:r>
      <w:proofErr w:type="spellStart"/>
      <w:r>
        <w:rPr>
          <w:lang w:val="en-US"/>
        </w:rPr>
        <w:t>servera</w:t>
      </w:r>
      <w:proofErr w:type="spellEnd"/>
      <w:r w:rsidRPr="50F063BC">
        <w:rPr>
          <w:lang w:val="en-US"/>
        </w:rPr>
        <w:t xml:space="preserve"> </w:t>
      </w:r>
      <w:proofErr w:type="spellStart"/>
      <w:r w:rsidRPr="50F063BC">
        <w:rPr>
          <w:lang w:val="en-US"/>
        </w:rPr>
        <w:t>potrebno</w:t>
      </w:r>
      <w:proofErr w:type="spellEnd"/>
      <w:r w:rsidRPr="50F063BC">
        <w:rPr>
          <w:lang w:val="en-US"/>
        </w:rPr>
        <w:t xml:space="preserve"> je </w:t>
      </w:r>
      <w:proofErr w:type="spellStart"/>
      <w:r w:rsidRPr="50F063BC">
        <w:rPr>
          <w:lang w:val="en-US"/>
        </w:rPr>
        <w:t>konfigurisati</w:t>
      </w:r>
      <w:proofErr w:type="spellEnd"/>
      <w:r w:rsidRPr="50F063BC">
        <w:rPr>
          <w:lang w:val="en-US"/>
        </w:rPr>
        <w:t xml:space="preserve"> .env </w:t>
      </w:r>
      <w:proofErr w:type="spellStart"/>
      <w:r w:rsidRPr="50F063BC">
        <w:rPr>
          <w:lang w:val="en-US"/>
        </w:rPr>
        <w:t>fajl</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bazu</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instalirati</w:t>
      </w:r>
      <w:proofErr w:type="spellEnd"/>
      <w:r w:rsidRPr="50F063BC">
        <w:rPr>
          <w:lang w:val="en-US"/>
        </w:rPr>
        <w:t xml:space="preserve"> </w:t>
      </w:r>
      <w:proofErr w:type="spellStart"/>
      <w:r w:rsidRPr="50F063BC">
        <w:rPr>
          <w:lang w:val="en-US"/>
        </w:rPr>
        <w:t>php</w:t>
      </w:r>
      <w:proofErr w:type="spellEnd"/>
      <w:r w:rsidRPr="50F063BC">
        <w:rPr>
          <w:lang w:val="en-US"/>
        </w:rPr>
        <w:t xml:space="preserve"> </w:t>
      </w:r>
      <w:proofErr w:type="spellStart"/>
      <w:r w:rsidRPr="50F063BC">
        <w:rPr>
          <w:lang w:val="en-US"/>
        </w:rPr>
        <w:t>i</w:t>
      </w:r>
      <w:proofErr w:type="spellEnd"/>
      <w:r w:rsidRPr="50F063BC">
        <w:rPr>
          <w:lang w:val="en-US"/>
        </w:rPr>
        <w:t xml:space="preserve"> composer. U </w:t>
      </w:r>
      <w:proofErr w:type="spellStart"/>
      <w:r w:rsidRPr="50F063BC">
        <w:rPr>
          <w:lang w:val="en-US"/>
        </w:rPr>
        <w:t>slu</w:t>
      </w:r>
      <w:proofErr w:type="spellEnd"/>
      <w:r>
        <w:t>čaju konfiguracije za</w:t>
      </w:r>
      <w:r w:rsidRPr="50F063BC">
        <w:rPr>
          <w:lang w:val="en-US"/>
        </w:rPr>
        <w:t xml:space="preserve"> SQL Server 2019, </w:t>
      </w:r>
      <w:proofErr w:type="spellStart"/>
      <w:r w:rsidRPr="50F063BC">
        <w:rPr>
          <w:lang w:val="en-US"/>
        </w:rPr>
        <w:t>potrebno</w:t>
      </w:r>
      <w:proofErr w:type="spellEnd"/>
      <w:r w:rsidRPr="50F063BC">
        <w:rPr>
          <w:lang w:val="en-US"/>
        </w:rPr>
        <w:t xml:space="preserve"> je </w:t>
      </w:r>
      <w:proofErr w:type="spellStart"/>
      <w:r w:rsidRPr="50F063BC">
        <w:rPr>
          <w:lang w:val="en-US"/>
        </w:rPr>
        <w:t>instalirati</w:t>
      </w:r>
      <w:proofErr w:type="spellEnd"/>
      <w:r w:rsidRPr="50F063BC">
        <w:rPr>
          <w:lang w:val="en-US"/>
        </w:rPr>
        <w:t xml:space="preserve"> </w:t>
      </w:r>
      <w:proofErr w:type="spellStart"/>
      <w:r w:rsidRPr="50F063BC">
        <w:rPr>
          <w:lang w:val="en-US"/>
        </w:rPr>
        <w:t>odgovorajući</w:t>
      </w:r>
      <w:proofErr w:type="spellEnd"/>
      <w:r w:rsidRPr="50F063BC">
        <w:rPr>
          <w:lang w:val="en-US"/>
        </w:rPr>
        <w:t xml:space="preserve"> driver: </w:t>
      </w:r>
      <w:hyperlink r:id="rId62">
        <w:r w:rsidRPr="50F063BC">
          <w:rPr>
            <w:rStyle w:val="Hyperlink"/>
          </w:rPr>
          <w:t>Download ODBC Driver for SQL Server - ODBC Driver for SQL Server | Microsoft Learn</w:t>
        </w:r>
      </w:hyperlink>
      <w:r>
        <w:t xml:space="preserve"> . Drivere je potrebno staviti u folder php\ext i u php.ini fajl dodati linije.</w:t>
      </w:r>
    </w:p>
    <w:p w14:paraId="7C80E2B7" w14:textId="5AB1F009" w:rsidR="00196E64" w:rsidRDefault="00196E64" w:rsidP="00196E64">
      <w:pPr>
        <w:keepNext/>
      </w:pPr>
      <w:r w:rsidRPr="00046982">
        <w:rPr>
          <w:noProof/>
          <w:lang w:val="en-US"/>
        </w:rPr>
        <w:drawing>
          <wp:inline distT="0" distB="0" distL="0" distR="0" wp14:anchorId="0164A0F5" wp14:editId="0C7F75A7">
            <wp:extent cx="5943600" cy="3855085"/>
            <wp:effectExtent l="0" t="0" r="0" b="0"/>
            <wp:docPr id="2919490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49098" name="Picture 1" descr="A screenshot of a computer&#10;&#10;Description automatically generated"/>
                    <pic:cNvPicPr/>
                  </pic:nvPicPr>
                  <pic:blipFill>
                    <a:blip r:embed="rId63"/>
                    <a:stretch>
                      <a:fillRect/>
                    </a:stretch>
                  </pic:blipFill>
                  <pic:spPr>
                    <a:xfrm>
                      <a:off x="0" y="0"/>
                      <a:ext cx="5943600" cy="3855085"/>
                    </a:xfrm>
                    <a:prstGeom prst="rect">
                      <a:avLst/>
                    </a:prstGeom>
                  </pic:spPr>
                </pic:pic>
              </a:graphicData>
            </a:graphic>
          </wp:inline>
        </w:drawing>
      </w:r>
    </w:p>
    <w:p w14:paraId="25730490" w14:textId="6C491C17" w:rsidR="00196E64" w:rsidRDefault="00196E64" w:rsidP="00196E64">
      <w:pPr>
        <w:pStyle w:val="Caption"/>
        <w:jc w:val="center"/>
      </w:pPr>
      <w:bookmarkStart w:id="179" w:name="_Toc228782719"/>
      <w:r>
        <w:t xml:space="preserve">Slika </w:t>
      </w:r>
      <w:r>
        <w:fldChar w:fldCharType="begin"/>
      </w:r>
      <w:r>
        <w:instrText xml:space="preserve"> SEQ Slika \* ARABIC </w:instrText>
      </w:r>
      <w:r>
        <w:fldChar w:fldCharType="separate"/>
      </w:r>
      <w:r>
        <w:rPr>
          <w:noProof/>
        </w:rPr>
        <w:t>51</w:t>
      </w:r>
      <w:r>
        <w:fldChar w:fldCharType="end"/>
      </w:r>
      <w:r>
        <w:t xml:space="preserve">: </w:t>
      </w:r>
      <w:r w:rsidRPr="008824D2">
        <w:t>php/ext folder i php.ini</w:t>
      </w:r>
      <w:bookmarkEnd w:id="179"/>
    </w:p>
    <w:p w14:paraId="5EBDB443" w14:textId="142F7538" w:rsidR="00196E64" w:rsidRDefault="00196E64" w:rsidP="00196E64">
      <w:pPr>
        <w:jc w:val="both"/>
      </w:pPr>
      <w:proofErr w:type="spellStart"/>
      <w:r w:rsidRPr="50F063BC">
        <w:rPr>
          <w:lang w:val="en-US"/>
        </w:rPr>
        <w:t>Nakon</w:t>
      </w:r>
      <w:proofErr w:type="spellEnd"/>
      <w:r w:rsidRPr="50F063BC">
        <w:rPr>
          <w:lang w:val="en-US"/>
        </w:rPr>
        <w:t xml:space="preserve"> toga </w:t>
      </w:r>
      <w:proofErr w:type="spellStart"/>
      <w:r w:rsidRPr="50F063BC">
        <w:rPr>
          <w:lang w:val="en-US"/>
        </w:rPr>
        <w:t>kroz</w:t>
      </w:r>
      <w:proofErr w:type="spellEnd"/>
      <w:r w:rsidRPr="50F063BC">
        <w:rPr>
          <w:lang w:val="en-US"/>
        </w:rPr>
        <w:t xml:space="preserve"> </w:t>
      </w:r>
      <w:proofErr w:type="spellStart"/>
      <w:r w:rsidRPr="50F063BC">
        <w:rPr>
          <w:lang w:val="en-US"/>
        </w:rPr>
        <w:t>Sql</w:t>
      </w:r>
      <w:proofErr w:type="spellEnd"/>
      <w:r w:rsidRPr="50F063BC">
        <w:rPr>
          <w:lang w:val="en-US"/>
        </w:rPr>
        <w:t xml:space="preserve"> Server Management Studio </w:t>
      </w:r>
      <w:proofErr w:type="spellStart"/>
      <w:r w:rsidRPr="50F063BC">
        <w:rPr>
          <w:lang w:val="en-US"/>
        </w:rPr>
        <w:t>potrebno</w:t>
      </w:r>
      <w:proofErr w:type="spellEnd"/>
      <w:r w:rsidRPr="50F063BC">
        <w:rPr>
          <w:lang w:val="en-US"/>
        </w:rPr>
        <w:t xml:space="preserve"> je </w:t>
      </w:r>
      <w:proofErr w:type="spellStart"/>
      <w:r w:rsidRPr="50F063BC">
        <w:rPr>
          <w:lang w:val="en-US"/>
        </w:rPr>
        <w:t>kreirati</w:t>
      </w:r>
      <w:proofErr w:type="spellEnd"/>
      <w:r w:rsidRPr="50F063BC">
        <w:rPr>
          <w:lang w:val="en-US"/>
        </w:rPr>
        <w:t xml:space="preserve"> </w:t>
      </w:r>
      <w:proofErr w:type="spellStart"/>
      <w:r w:rsidRPr="50F063BC">
        <w:rPr>
          <w:lang w:val="en-US"/>
        </w:rPr>
        <w:t>bazu</w:t>
      </w:r>
      <w:proofErr w:type="spellEnd"/>
      <w:r w:rsidRPr="50F063BC">
        <w:rPr>
          <w:lang w:val="en-US"/>
        </w:rPr>
        <w:t xml:space="preserve"> </w:t>
      </w:r>
      <w:proofErr w:type="spellStart"/>
      <w:r w:rsidRPr="50F063BC">
        <w:rPr>
          <w:lang w:val="en-US"/>
        </w:rPr>
        <w:t>sa</w:t>
      </w:r>
      <w:proofErr w:type="spellEnd"/>
      <w:r w:rsidRPr="50F063BC">
        <w:rPr>
          <w:lang w:val="en-US"/>
        </w:rPr>
        <w:t xml:space="preserve"> </w:t>
      </w:r>
      <w:proofErr w:type="spellStart"/>
      <w:r w:rsidRPr="50F063BC">
        <w:rPr>
          <w:lang w:val="en-US"/>
        </w:rPr>
        <w:t>imenom</w:t>
      </w:r>
      <w:proofErr w:type="spellEnd"/>
      <w:r w:rsidRPr="50F063BC">
        <w:rPr>
          <w:lang w:val="en-US"/>
        </w:rPr>
        <w:t xml:space="preserve"> </w:t>
      </w:r>
      <w:proofErr w:type="spellStart"/>
      <w:r w:rsidRPr="50F063BC">
        <w:rPr>
          <w:lang w:val="en-US"/>
        </w:rPr>
        <w:t>estudent</w:t>
      </w:r>
      <w:proofErr w:type="spellEnd"/>
      <w:r w:rsidRPr="50F063BC">
        <w:rPr>
          <w:lang w:val="en-US"/>
        </w:rPr>
        <w:t xml:space="preserve">, </w:t>
      </w:r>
      <w:proofErr w:type="spellStart"/>
      <w:r w:rsidRPr="50F063BC">
        <w:rPr>
          <w:lang w:val="en-US"/>
        </w:rPr>
        <w:t>napraviti</w:t>
      </w:r>
      <w:proofErr w:type="spellEnd"/>
      <w:r w:rsidRPr="50F063BC">
        <w:rPr>
          <w:lang w:val="en-US"/>
        </w:rPr>
        <w:t xml:space="preserve"> </w:t>
      </w:r>
      <w:proofErr w:type="spellStart"/>
      <w:r w:rsidRPr="50F063BC">
        <w:rPr>
          <w:lang w:val="en-US"/>
        </w:rPr>
        <w:t>novog</w:t>
      </w:r>
      <w:proofErr w:type="spellEnd"/>
      <w:r w:rsidRPr="50F063BC">
        <w:rPr>
          <w:lang w:val="en-US"/>
        </w:rPr>
        <w:t xml:space="preserve"> </w:t>
      </w:r>
      <w:proofErr w:type="spellStart"/>
      <w:r w:rsidRPr="50F063BC">
        <w:rPr>
          <w:lang w:val="en-US"/>
        </w:rPr>
        <w:t>usera</w:t>
      </w:r>
      <w:proofErr w:type="spellEnd"/>
      <w:r w:rsidRPr="50F063BC">
        <w:rPr>
          <w:lang w:val="en-US"/>
        </w:rPr>
        <w:t xml:space="preserve"> </w:t>
      </w:r>
      <w:proofErr w:type="spellStart"/>
      <w:r w:rsidRPr="50F063BC">
        <w:rPr>
          <w:lang w:val="en-US"/>
        </w:rPr>
        <w:t>ili</w:t>
      </w:r>
      <w:proofErr w:type="spellEnd"/>
      <w:r w:rsidRPr="50F063BC">
        <w:rPr>
          <w:lang w:val="en-US"/>
        </w:rPr>
        <w:t xml:space="preserve"> </w:t>
      </w:r>
      <w:proofErr w:type="spellStart"/>
      <w:r w:rsidRPr="50F063BC">
        <w:rPr>
          <w:lang w:val="en-US"/>
        </w:rPr>
        <w:t>koristiti</w:t>
      </w:r>
      <w:proofErr w:type="spellEnd"/>
      <w:r w:rsidRPr="50F063BC">
        <w:rPr>
          <w:lang w:val="en-US"/>
        </w:rPr>
        <w:t xml:space="preserve"> </w:t>
      </w:r>
      <w:proofErr w:type="spellStart"/>
      <w:r w:rsidRPr="50F063BC">
        <w:rPr>
          <w:lang w:val="en-US"/>
        </w:rPr>
        <w:t>postoje</w:t>
      </w:r>
      <w:proofErr w:type="spellEnd"/>
      <w:r>
        <w:t>ćeg koji ima adminska prava nad tom bazom.</w:t>
      </w:r>
    </w:p>
    <w:p w14:paraId="392ABC87" w14:textId="77525E76" w:rsidR="00196E64" w:rsidRDefault="00196E64" w:rsidP="00196E64">
      <w:pPr>
        <w:keepNext/>
        <w:jc w:val="center"/>
      </w:pPr>
      <w:r w:rsidRPr="004D2B4E">
        <w:rPr>
          <w:noProof/>
        </w:rPr>
        <w:drawing>
          <wp:inline distT="0" distB="0" distL="0" distR="0" wp14:anchorId="10D14650" wp14:editId="47832458">
            <wp:extent cx="4134427" cy="3210373"/>
            <wp:effectExtent l="0" t="0" r="0" b="9525"/>
            <wp:docPr id="8404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9127" name=""/>
                    <pic:cNvPicPr/>
                  </pic:nvPicPr>
                  <pic:blipFill>
                    <a:blip r:embed="rId64"/>
                    <a:stretch>
                      <a:fillRect/>
                    </a:stretch>
                  </pic:blipFill>
                  <pic:spPr>
                    <a:xfrm>
                      <a:off x="0" y="0"/>
                      <a:ext cx="4134427" cy="3210373"/>
                    </a:xfrm>
                    <a:prstGeom prst="rect">
                      <a:avLst/>
                    </a:prstGeom>
                  </pic:spPr>
                </pic:pic>
              </a:graphicData>
            </a:graphic>
          </wp:inline>
        </w:drawing>
      </w:r>
    </w:p>
    <w:p w14:paraId="2EB96062" w14:textId="68EA1371" w:rsidR="00196E64" w:rsidRDefault="00196E64" w:rsidP="00196E64">
      <w:pPr>
        <w:pStyle w:val="Caption"/>
        <w:jc w:val="center"/>
      </w:pPr>
      <w:bookmarkStart w:id="180" w:name="_Toc228782720"/>
      <w:r>
        <w:t xml:space="preserve">Slika </w:t>
      </w:r>
      <w:r>
        <w:fldChar w:fldCharType="begin"/>
      </w:r>
      <w:r>
        <w:instrText xml:space="preserve"> SEQ Slika \* ARABIC </w:instrText>
      </w:r>
      <w:r>
        <w:fldChar w:fldCharType="separate"/>
      </w:r>
      <w:r>
        <w:rPr>
          <w:noProof/>
        </w:rPr>
        <w:t>52</w:t>
      </w:r>
      <w:r>
        <w:fldChar w:fldCharType="end"/>
      </w:r>
      <w:r>
        <w:t xml:space="preserve">: </w:t>
      </w:r>
      <w:r w:rsidRPr="001429F8">
        <w:t>Konfiguracija Laravel - SQL Server konekcije</w:t>
      </w:r>
      <w:bookmarkEnd w:id="180"/>
    </w:p>
    <w:p w14:paraId="0C3A7A5B" w14:textId="12A1F8B5" w:rsidR="00196E64" w:rsidRDefault="00196E64" w:rsidP="00196E64">
      <w:r>
        <w:t xml:space="preserve">Radi efikasnosti git kopija pored source koda aplikacije, ne sadrži i konkretne pakete od kojih zavisi već samo njihove reference. Zato je potrebno instalirati sve potrebne pakete sa </w:t>
      </w:r>
      <w:r w:rsidRPr="50F063BC">
        <w:rPr>
          <w:i/>
          <w:iCs/>
        </w:rPr>
        <w:t xml:space="preserve">$composer install </w:t>
      </w:r>
      <w:r>
        <w:t xml:space="preserve">komanadom. Sa obzirom da aplikacija koristi Laravel Passport(oauth2) autentikaciju. Potrebno je kreirati tokene za laravel aplikaciju sto se radi sa komandom </w:t>
      </w:r>
      <w:r w:rsidRPr="50F063BC">
        <w:rPr>
          <w:i/>
          <w:iCs/>
        </w:rPr>
        <w:t>$php artisan key:generate</w:t>
      </w:r>
      <w:r>
        <w:t xml:space="preserve"> komandom.Nakon toga tabele i njihove veze se kreiraju korišćenjem </w:t>
      </w:r>
      <w:r w:rsidRPr="50F063BC">
        <w:rPr>
          <w:i/>
          <w:iCs/>
        </w:rPr>
        <w:t>$php artisan migrate</w:t>
      </w:r>
      <w:r>
        <w:t xml:space="preserve"> komande. Moguće je napuniti tabele sa dummy podacima korišćenjem </w:t>
      </w:r>
      <w:r w:rsidRPr="50F063BC">
        <w:rPr>
          <w:i/>
          <w:iCs/>
        </w:rPr>
        <w:t>$php artisan db:seed</w:t>
      </w:r>
      <w:r>
        <w:t xml:space="preserve"> komande. Server se na kraju pokreće sa komandom </w:t>
      </w:r>
      <w:r w:rsidRPr="50F063BC">
        <w:rPr>
          <w:i/>
          <w:iCs/>
        </w:rPr>
        <w:t>$php artisan serve.</w:t>
      </w:r>
      <w:r>
        <w:t xml:space="preserve"> </w:t>
      </w:r>
    </w:p>
    <w:p w14:paraId="1BC99E01" w14:textId="5962EA44" w:rsidR="00196E64" w:rsidRPr="0087711C" w:rsidRDefault="00196E64" w:rsidP="00196E64">
      <w:pPr>
        <w:pStyle w:val="Heading2"/>
        <w:rPr>
          <w:lang w:val="sr-Latn-RS"/>
        </w:rPr>
      </w:pPr>
      <w:bookmarkStart w:id="181" w:name="_Toc1771749106"/>
      <w:bookmarkStart w:id="182" w:name="_Toc228782654"/>
      <w:r w:rsidRPr="50F063BC">
        <w:rPr>
          <w:lang w:val="sr-Latn-RS"/>
        </w:rPr>
        <w:t>4.3 Implementacija i korisničko uputsvo</w:t>
      </w:r>
      <w:bookmarkEnd w:id="181"/>
      <w:bookmarkEnd w:id="182"/>
    </w:p>
    <w:p w14:paraId="20BF5B44" w14:textId="77777777" w:rsidR="00196E64" w:rsidRPr="00AE0458" w:rsidRDefault="00196E64" w:rsidP="00196E64"/>
    <w:p w14:paraId="681CFD71" w14:textId="28AA4AB5" w:rsidR="00196E64" w:rsidRPr="00AE0458" w:rsidRDefault="00196E64" w:rsidP="00196E64">
      <w:pPr>
        <w:pStyle w:val="Heading3"/>
      </w:pPr>
      <w:bookmarkStart w:id="183" w:name="_Toc141504321"/>
      <w:bookmarkStart w:id="184" w:name="_Toc228782655"/>
      <w:r>
        <w:t>4.3.1  Uputstvo SK1: Prijavljivanje korisnika</w:t>
      </w:r>
      <w:bookmarkEnd w:id="183"/>
      <w:bookmarkEnd w:id="184"/>
    </w:p>
    <w:p w14:paraId="241E62FE" w14:textId="2DFEC2DD" w:rsidR="00196E64" w:rsidRDefault="00196E64" w:rsidP="00196E64">
      <w:pPr>
        <w:keepNext/>
      </w:pPr>
      <w:r w:rsidRPr="004D2B4E">
        <w:rPr>
          <w:noProof/>
          <w:lang w:val="en-US"/>
        </w:rPr>
        <w:drawing>
          <wp:inline distT="0" distB="0" distL="0" distR="0" wp14:anchorId="0D162BC9" wp14:editId="269A77B7">
            <wp:extent cx="5943600" cy="3462020"/>
            <wp:effectExtent l="0" t="0" r="0" b="5080"/>
            <wp:docPr id="202316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64144" name=""/>
                    <pic:cNvPicPr/>
                  </pic:nvPicPr>
                  <pic:blipFill>
                    <a:blip r:embed="rId65"/>
                    <a:stretch>
                      <a:fillRect/>
                    </a:stretch>
                  </pic:blipFill>
                  <pic:spPr>
                    <a:xfrm>
                      <a:off x="0" y="0"/>
                      <a:ext cx="5943600" cy="3462020"/>
                    </a:xfrm>
                    <a:prstGeom prst="rect">
                      <a:avLst/>
                    </a:prstGeom>
                  </pic:spPr>
                </pic:pic>
              </a:graphicData>
            </a:graphic>
          </wp:inline>
        </w:drawing>
      </w:r>
      <w:r w:rsidRPr="004D2B4E">
        <w:rPr>
          <w:noProof/>
          <w:lang w:val="en-US"/>
        </w:rPr>
        <w:t xml:space="preserve"> </w:t>
      </w:r>
    </w:p>
    <w:p w14:paraId="3B33CBAA" w14:textId="39FA7B3D" w:rsidR="00196E64" w:rsidRDefault="00196E64" w:rsidP="00196E64">
      <w:pPr>
        <w:pStyle w:val="Caption"/>
        <w:jc w:val="center"/>
      </w:pPr>
      <w:bookmarkStart w:id="185" w:name="_Toc228782721"/>
      <w:r>
        <w:t xml:space="preserve">Slika </w:t>
      </w:r>
      <w:r>
        <w:fldChar w:fldCharType="begin"/>
      </w:r>
      <w:r>
        <w:instrText xml:space="preserve"> SEQ Slika \* ARABIC </w:instrText>
      </w:r>
      <w:r>
        <w:fldChar w:fldCharType="separate"/>
      </w:r>
      <w:r>
        <w:rPr>
          <w:noProof/>
        </w:rPr>
        <w:t>53</w:t>
      </w:r>
      <w:r>
        <w:fldChar w:fldCharType="end"/>
      </w:r>
      <w:r>
        <w:t xml:space="preserve">: </w:t>
      </w:r>
      <w:r w:rsidRPr="00EF20AC">
        <w:t>SK1:Izgled login forme</w:t>
      </w:r>
      <w:bookmarkEnd w:id="185"/>
    </w:p>
    <w:p w14:paraId="1EA19ACF" w14:textId="2C2096AB" w:rsidR="00196E64" w:rsidRDefault="00196E64" w:rsidP="00196E64">
      <w:pPr>
        <w:jc w:val="both"/>
        <w:rPr>
          <w:lang w:val="de-AT"/>
        </w:rPr>
      </w:pPr>
      <w:r>
        <w:t xml:space="preserve">Opis: Nakon kucanja odgovarajućeg passworda i šifre klikom na dugme log in. </w:t>
      </w:r>
      <w:r w:rsidRPr="50F063BC">
        <w:rPr>
          <w:lang w:val="de-AT"/>
        </w:rPr>
        <w:t>Korisnik se loguje na system i prikazuje mu se HomePage komponenta. U slu</w:t>
      </w:r>
      <w:r>
        <w:t>čaju da je poslat zahtev obrađen uspešno. Klijentu će biti prikazan HomePage.</w:t>
      </w:r>
    </w:p>
    <w:p w14:paraId="6D9FEEC2" w14:textId="218664A4" w:rsidR="00196E64" w:rsidRDefault="00196E64" w:rsidP="00196E64">
      <w:pPr>
        <w:keepNext/>
      </w:pPr>
      <w:r w:rsidRPr="00D63BE9">
        <w:rPr>
          <w:noProof/>
        </w:rPr>
        <w:drawing>
          <wp:inline distT="0" distB="0" distL="0" distR="0" wp14:anchorId="0EEF7C14" wp14:editId="1477C184">
            <wp:extent cx="5943600" cy="3422650"/>
            <wp:effectExtent l="0" t="0" r="0" b="6350"/>
            <wp:docPr id="201564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45791" name=""/>
                    <pic:cNvPicPr/>
                  </pic:nvPicPr>
                  <pic:blipFill>
                    <a:blip r:embed="rId66"/>
                    <a:stretch>
                      <a:fillRect/>
                    </a:stretch>
                  </pic:blipFill>
                  <pic:spPr>
                    <a:xfrm>
                      <a:off x="0" y="0"/>
                      <a:ext cx="5943600" cy="3422650"/>
                    </a:xfrm>
                    <a:prstGeom prst="rect">
                      <a:avLst/>
                    </a:prstGeom>
                  </pic:spPr>
                </pic:pic>
              </a:graphicData>
            </a:graphic>
          </wp:inline>
        </w:drawing>
      </w:r>
    </w:p>
    <w:p w14:paraId="38BCACC6" w14:textId="5F1A1490" w:rsidR="00196E64" w:rsidRDefault="00196E64" w:rsidP="00196E64">
      <w:pPr>
        <w:pStyle w:val="Caption"/>
        <w:jc w:val="center"/>
      </w:pPr>
      <w:bookmarkStart w:id="186" w:name="_Toc228782722"/>
      <w:r>
        <w:t xml:space="preserve">Slika </w:t>
      </w:r>
      <w:r>
        <w:fldChar w:fldCharType="begin"/>
      </w:r>
      <w:r>
        <w:instrText xml:space="preserve"> SEQ Slika \* ARABIC </w:instrText>
      </w:r>
      <w:r>
        <w:fldChar w:fldCharType="separate"/>
      </w:r>
      <w:r>
        <w:rPr>
          <w:noProof/>
        </w:rPr>
        <w:t>54</w:t>
      </w:r>
      <w:r>
        <w:fldChar w:fldCharType="end"/>
      </w:r>
      <w:r>
        <w:t xml:space="preserve">: </w:t>
      </w:r>
      <w:r w:rsidRPr="002806A3">
        <w:t xml:space="preserve">SK1: </w:t>
      </w:r>
      <w:r>
        <w:t>U</w:t>
      </w:r>
      <w:r w:rsidRPr="002806A3">
        <w:t>spešno logovanje</w:t>
      </w:r>
      <w:bookmarkEnd w:id="186"/>
    </w:p>
    <w:p w14:paraId="73BEDCA4" w14:textId="5D4F7341" w:rsidR="00196E64" w:rsidRPr="00AE0458" w:rsidRDefault="00196E64" w:rsidP="00196E64">
      <w:pPr>
        <w:jc w:val="both"/>
      </w:pPr>
      <w:r>
        <w:t>U slučaju da je zahtev poslat, a da server nije podignut klijentu će se poruka na 5 sekundi sa crvenim slovima: Do</w:t>
      </w:r>
      <w:proofErr w:type="spellStart"/>
      <w:r w:rsidRPr="50F063BC">
        <w:rPr>
          <w:lang w:val="en-US"/>
        </w:rPr>
        <w:t>šlo</w:t>
      </w:r>
      <w:proofErr w:type="spellEnd"/>
      <w:r w:rsidRPr="50F063BC">
        <w:rPr>
          <w:lang w:val="en-US"/>
        </w:rPr>
        <w:t xml:space="preserve"> je do </w:t>
      </w:r>
      <w:proofErr w:type="spellStart"/>
      <w:r w:rsidRPr="50F063BC">
        <w:rPr>
          <w:lang w:val="en-US"/>
        </w:rPr>
        <w:t>greške</w:t>
      </w:r>
      <w:proofErr w:type="spellEnd"/>
      <w:r w:rsidRPr="50F063BC">
        <w:rPr>
          <w:lang w:val="en-US"/>
        </w:rPr>
        <w:t xml:space="preserve"> </w:t>
      </w:r>
      <w:proofErr w:type="spellStart"/>
      <w:r w:rsidRPr="50F063BC">
        <w:rPr>
          <w:lang w:val="en-US"/>
        </w:rPr>
        <w:t>pri</w:t>
      </w:r>
      <w:proofErr w:type="spellEnd"/>
      <w:r w:rsidRPr="50F063BC">
        <w:rPr>
          <w:lang w:val="en-US"/>
        </w:rPr>
        <w:t xml:space="preserve"> </w:t>
      </w:r>
      <w:proofErr w:type="spellStart"/>
      <w:r w:rsidRPr="50F063BC">
        <w:rPr>
          <w:lang w:val="en-US"/>
        </w:rPr>
        <w:t>prijavljivanju</w:t>
      </w:r>
      <w:proofErr w:type="spellEnd"/>
      <w:r>
        <w:t>.</w:t>
      </w:r>
    </w:p>
    <w:p w14:paraId="092532FD" w14:textId="3BCF9E93" w:rsidR="00196E64" w:rsidRDefault="00196E64" w:rsidP="00196E64">
      <w:pPr>
        <w:keepNext/>
        <w:jc w:val="center"/>
      </w:pPr>
      <w:r w:rsidRPr="00D63BE9">
        <w:rPr>
          <w:noProof/>
        </w:rPr>
        <w:drawing>
          <wp:inline distT="0" distB="0" distL="0" distR="0" wp14:anchorId="5147ABE9" wp14:editId="459AE402">
            <wp:extent cx="5943600" cy="3429635"/>
            <wp:effectExtent l="0" t="0" r="0" b="0"/>
            <wp:docPr id="192367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75920" name=""/>
                    <pic:cNvPicPr/>
                  </pic:nvPicPr>
                  <pic:blipFill>
                    <a:blip r:embed="rId67"/>
                    <a:stretch>
                      <a:fillRect/>
                    </a:stretch>
                  </pic:blipFill>
                  <pic:spPr>
                    <a:xfrm>
                      <a:off x="0" y="0"/>
                      <a:ext cx="5943600" cy="3429635"/>
                    </a:xfrm>
                    <a:prstGeom prst="rect">
                      <a:avLst/>
                    </a:prstGeom>
                  </pic:spPr>
                </pic:pic>
              </a:graphicData>
            </a:graphic>
          </wp:inline>
        </w:drawing>
      </w:r>
    </w:p>
    <w:p w14:paraId="7C237EA7" w14:textId="399D3100" w:rsidR="00196E64" w:rsidRPr="00E14154" w:rsidRDefault="00196E64" w:rsidP="00196E64">
      <w:pPr>
        <w:pStyle w:val="Caption"/>
        <w:jc w:val="center"/>
        <w:rPr>
          <w:lang w:val="en-US"/>
        </w:rPr>
      </w:pPr>
      <w:bookmarkStart w:id="187" w:name="_Toc228782723"/>
      <w:r>
        <w:t xml:space="preserve">Slika </w:t>
      </w:r>
      <w:r>
        <w:fldChar w:fldCharType="begin"/>
      </w:r>
      <w:r>
        <w:instrText xml:space="preserve"> SEQ Slika \* ARABIC </w:instrText>
      </w:r>
      <w:r>
        <w:fldChar w:fldCharType="separate"/>
      </w:r>
      <w:r>
        <w:rPr>
          <w:noProof/>
        </w:rPr>
        <w:t>55</w:t>
      </w:r>
      <w:r>
        <w:fldChar w:fldCharType="end"/>
      </w:r>
      <w:r>
        <w:t xml:space="preserve">: </w:t>
      </w:r>
      <w:r w:rsidRPr="00671325">
        <w:t xml:space="preserve">SK1, poruka: </w:t>
      </w:r>
      <w:r>
        <w:t>Došlo je do greške pri prijavljivanju</w:t>
      </w:r>
      <w:bookmarkEnd w:id="187"/>
    </w:p>
    <w:p w14:paraId="13136F31" w14:textId="77777777" w:rsidR="00196E64" w:rsidRDefault="00196E64" w:rsidP="00196E64">
      <w:pPr>
        <w:pStyle w:val="Caption"/>
      </w:pPr>
      <w:r>
        <w:rPr>
          <w:noProof/>
        </w:rPr>
        <mc:AlternateContent>
          <mc:Choice Requires="wps">
            <w:drawing>
              <wp:anchor distT="0" distB="0" distL="114300" distR="114300" simplePos="0" relativeHeight="251658240" behindDoc="0" locked="0" layoutInCell="1" allowOverlap="1" wp14:anchorId="6229FCD0" wp14:editId="7FD49A77">
                <wp:simplePos x="0" y="0"/>
                <wp:positionH relativeFrom="column">
                  <wp:posOffset>1475740</wp:posOffset>
                </wp:positionH>
                <wp:positionV relativeFrom="paragraph">
                  <wp:posOffset>3839210</wp:posOffset>
                </wp:positionV>
                <wp:extent cx="3034665" cy="635"/>
                <wp:effectExtent l="0" t="0" r="0" b="0"/>
                <wp:wrapSquare wrapText="bothSides"/>
                <wp:docPr id="1536579063" name="Text Box 1"/>
                <wp:cNvGraphicFramePr/>
                <a:graphic xmlns:a="http://schemas.openxmlformats.org/drawingml/2006/main">
                  <a:graphicData uri="http://schemas.microsoft.com/office/word/2010/wordprocessingShape">
                    <wps:wsp>
                      <wps:cNvSpPr txBox="1"/>
                      <wps:spPr>
                        <a:xfrm>
                          <a:off x="0" y="0"/>
                          <a:ext cx="3034665" cy="635"/>
                        </a:xfrm>
                        <a:prstGeom prst="rect">
                          <a:avLst/>
                        </a:prstGeom>
                        <a:solidFill>
                          <a:prstClr val="white"/>
                        </a:solidFill>
                        <a:ln>
                          <a:noFill/>
                        </a:ln>
                      </wps:spPr>
                      <wps:txbx>
                        <w:txbxContent>
                          <w:p w14:paraId="74592258" w14:textId="77777777" w:rsidR="00196E64" w:rsidRPr="00101E87" w:rsidRDefault="00196E64" w:rsidP="00196E64">
                            <w:pPr>
                              <w:pStyle w:val="Caption"/>
                              <w:rPr>
                                <w:noProof/>
                                <w:lang w:val="en-US"/>
                              </w:rPr>
                            </w:pPr>
                            <w:bookmarkStart w:id="188" w:name="_Toc228782724"/>
                            <w:r>
                              <w:t xml:space="preserve">Slika </w:t>
                            </w:r>
                            <w:r>
                              <w:fldChar w:fldCharType="begin"/>
                            </w:r>
                            <w:r>
                              <w:instrText xml:space="preserve"> SEQ Slika \* ARABIC </w:instrText>
                            </w:r>
                            <w:r>
                              <w:fldChar w:fldCharType="separate"/>
                            </w:r>
                            <w:r>
                              <w:rPr>
                                <w:noProof/>
                              </w:rPr>
                              <w:t>56</w:t>
                            </w:r>
                            <w:r>
                              <w:fldChar w:fldCharType="end"/>
                            </w:r>
                            <w:r>
                              <w:t xml:space="preserve">: </w:t>
                            </w:r>
                            <w:r w:rsidRPr="001211FC">
                              <w:t xml:space="preserve">SK1, poruka: </w:t>
                            </w:r>
                            <w:r>
                              <w:t>Pogre</w:t>
                            </w:r>
                            <w:r>
                              <w:rPr>
                                <w:lang w:val="en-US"/>
                              </w:rPr>
                              <w:t>šan broj indeksa ili password</w:t>
                            </w:r>
                            <w:bookmarkEnd w:id="1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6CE7D672">
              <v:shapetype id="_x0000_t202" coordsize="21600,21600" o:spt="202" path="m,l,21600r21600,l21600,xe" w14:anchorId="6229FCD0">
                <v:stroke joinstyle="miter"/>
                <v:path gradientshapeok="t" o:connecttype="rect"/>
              </v:shapetype>
              <v:shape id="Text Box 1" style="position:absolute;margin-left:116.2pt;margin-top:302.3pt;width:238.95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">
                <v:textbox style="mso-fit-shape-to-text:t" inset="0,0,0,0">
                  <w:txbxContent>
                    <w:p w:rsidRPr="00101E87" w:rsidR="00196E64" w:rsidP="00196E64" w:rsidRDefault="00196E64" w14:paraId="1FEEE123" w14:textId="77777777">
                      <w:pPr>
                        <w:pStyle w:val="Caption"/>
                        <w:rPr>
                          <w:noProof/>
                          <w:lang w:val="en-US"/>
                        </w:rPr>
                      </w:pPr>
                      <w:r>
                        <w:t xml:space="preserve">Slika </w:t>
                      </w:r>
                      <w:r>
                        <w:fldChar w:fldCharType="begin"/>
                      </w:r>
                      <w:r>
                        <w:instrText xml:space="preserve"> SEQ Slika \* ARABIC </w:instrText>
                      </w:r>
                      <w:r>
                        <w:fldChar w:fldCharType="separate"/>
                      </w:r>
                      <w:r>
                        <w:rPr>
                          <w:noProof/>
                        </w:rPr>
                        <w:t>56</w:t>
                      </w:r>
                      <w:r>
                        <w:fldChar w:fldCharType="end"/>
                      </w:r>
                      <w:r>
                        <w:t xml:space="preserve">: </w:t>
                      </w:r>
                      <w:r w:rsidRPr="001211FC">
                        <w:t xml:space="preserve">SK1, poruka: </w:t>
                      </w:r>
                      <w:r>
                        <w:t>Pogre</w:t>
                      </w:r>
                      <w:r>
                        <w:rPr>
                          <w:lang w:val="en-US"/>
                        </w:rPr>
                        <w:t>šan broj indeksa ili password</w:t>
                      </w:r>
                    </w:p>
                  </w:txbxContent>
                </v:textbox>
                <w10:wrap type="square"/>
              </v:shape>
            </w:pict>
          </mc:Fallback>
        </mc:AlternateContent>
      </w:r>
      <w:r w:rsidRPr="00101E87">
        <w:rPr>
          <w:noProof/>
        </w:rPr>
        <w:drawing>
          <wp:inline distT="0" distB="0" distL="0" distR="0" wp14:anchorId="1A36BE72" wp14:editId="4134CE97">
            <wp:extent cx="5943600" cy="3452495"/>
            <wp:effectExtent l="0" t="0" r="0" b="0"/>
            <wp:docPr id="69843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39118" name=""/>
                    <pic:cNvPicPr/>
                  </pic:nvPicPr>
                  <pic:blipFill>
                    <a:blip r:embed="rId68"/>
                    <a:stretch>
                      <a:fillRect/>
                    </a:stretch>
                  </pic:blipFill>
                  <pic:spPr>
                    <a:xfrm>
                      <a:off x="0" y="0"/>
                      <a:ext cx="5943600" cy="3452495"/>
                    </a:xfrm>
                    <a:prstGeom prst="rect">
                      <a:avLst/>
                    </a:prstGeom>
                  </pic:spPr>
                </pic:pic>
              </a:graphicData>
            </a:graphic>
          </wp:inline>
        </w:drawing>
      </w:r>
    </w:p>
    <w:p w14:paraId="6B9D6997" w14:textId="77777777" w:rsidR="00196E64" w:rsidRDefault="00196E64" w:rsidP="00196E64">
      <w:pPr>
        <w:keepNext/>
      </w:pPr>
    </w:p>
    <w:p w14:paraId="10E8A7F1" w14:textId="77777777" w:rsidR="00196E64" w:rsidRDefault="00196E64" w:rsidP="00196E64"/>
    <w:p w14:paraId="7E208493" w14:textId="270353AE" w:rsidR="00196E64" w:rsidRDefault="00196E64" w:rsidP="00196E64">
      <w:pPr>
        <w:keepNext/>
      </w:pPr>
      <w:r w:rsidRPr="005550F6">
        <w:rPr>
          <w:noProof/>
        </w:rPr>
        <w:drawing>
          <wp:inline distT="0" distB="0" distL="0" distR="0" wp14:anchorId="21E65305" wp14:editId="1C0BAA54">
            <wp:extent cx="5943600" cy="6433185"/>
            <wp:effectExtent l="0" t="0" r="0" b="5715"/>
            <wp:docPr id="193138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80780" name=""/>
                    <pic:cNvPicPr/>
                  </pic:nvPicPr>
                  <pic:blipFill>
                    <a:blip r:embed="rId69"/>
                    <a:stretch>
                      <a:fillRect/>
                    </a:stretch>
                  </pic:blipFill>
                  <pic:spPr>
                    <a:xfrm>
                      <a:off x="0" y="0"/>
                      <a:ext cx="5943600" cy="6433185"/>
                    </a:xfrm>
                    <a:prstGeom prst="rect">
                      <a:avLst/>
                    </a:prstGeom>
                  </pic:spPr>
                </pic:pic>
              </a:graphicData>
            </a:graphic>
          </wp:inline>
        </w:drawing>
      </w:r>
    </w:p>
    <w:p w14:paraId="408AFA8E" w14:textId="6653D881" w:rsidR="00196E64" w:rsidRDefault="00196E64" w:rsidP="00196E64">
      <w:pPr>
        <w:pStyle w:val="Caption"/>
        <w:jc w:val="center"/>
      </w:pPr>
      <w:bookmarkStart w:id="189" w:name="_Toc228782725"/>
      <w:r>
        <w:t xml:space="preserve">Slika </w:t>
      </w:r>
      <w:r>
        <w:fldChar w:fldCharType="begin"/>
      </w:r>
      <w:r>
        <w:instrText xml:space="preserve"> SEQ Slika \* ARABIC </w:instrText>
      </w:r>
      <w:r>
        <w:fldChar w:fldCharType="separate"/>
      </w:r>
      <w:r>
        <w:rPr>
          <w:noProof/>
        </w:rPr>
        <w:t>57</w:t>
      </w:r>
      <w:r>
        <w:fldChar w:fldCharType="end"/>
      </w:r>
      <w:r>
        <w:t>: SK1, Implementacija login metode</w:t>
      </w:r>
      <w:bookmarkEnd w:id="189"/>
    </w:p>
    <w:p w14:paraId="2EF12D06" w14:textId="2FE4F890" w:rsidR="00196E64" w:rsidRDefault="00196E64" w:rsidP="00196E64">
      <w:pPr>
        <w:keepNext/>
      </w:pPr>
      <w:r>
        <w:tab/>
      </w:r>
      <w:r>
        <w:tab/>
      </w:r>
      <w:r>
        <w:tab/>
      </w:r>
    </w:p>
    <w:p w14:paraId="75590DB4" w14:textId="77777777" w:rsidR="00196E64" w:rsidRDefault="00196E64" w:rsidP="00196E64">
      <w:pPr>
        <w:keepNext/>
        <w:tabs>
          <w:tab w:val="left" w:pos="1200"/>
        </w:tabs>
      </w:pPr>
      <w:r>
        <w:tab/>
      </w:r>
      <w:r>
        <w:br w:type="textWrapping" w:clear="all"/>
      </w:r>
    </w:p>
    <w:p w14:paraId="5EEAD5AA" w14:textId="3E8CD218" w:rsidR="00196E64" w:rsidRPr="00AE0458" w:rsidRDefault="00196E64" w:rsidP="00196E64">
      <w:pPr>
        <w:pStyle w:val="Heading3"/>
      </w:pPr>
      <w:bookmarkStart w:id="190" w:name="_Toc1537116287"/>
      <w:bookmarkStart w:id="191" w:name="_Toc228782656"/>
      <w:r>
        <w:t>4.2.2 Uputstvo SK2: Pregled svih ispita u aktuelnom ispitnom roku</w:t>
      </w:r>
      <w:bookmarkEnd w:id="190"/>
      <w:bookmarkEnd w:id="191"/>
    </w:p>
    <w:p w14:paraId="23CA2CFA" w14:textId="45AE11BA" w:rsidR="00196E64" w:rsidRDefault="00196E64" w:rsidP="00196E64">
      <w:pPr>
        <w:keepNext/>
      </w:pPr>
      <w:r>
        <w:t>Uslov</w:t>
      </w:r>
      <w:r w:rsidRPr="00AE0458">
        <w:rPr>
          <w:lang w:val="de-AT"/>
        </w:rPr>
        <w:t>: Korisnik je ulogovan sa svojim nalogom.</w:t>
      </w:r>
      <w:r w:rsidRPr="00344A48">
        <w:rPr>
          <w:noProof/>
        </w:rPr>
        <w:t xml:space="preserve"> </w:t>
      </w:r>
      <w:r w:rsidRPr="00344A48">
        <w:rPr>
          <w:noProof/>
          <w:lang w:val="de-AT"/>
        </w:rPr>
        <w:drawing>
          <wp:inline distT="0" distB="0" distL="0" distR="0" wp14:anchorId="0692253F" wp14:editId="2FAB955D">
            <wp:extent cx="5943600" cy="3565525"/>
            <wp:effectExtent l="0" t="0" r="0" b="0"/>
            <wp:docPr id="61244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44398" name=""/>
                    <pic:cNvPicPr/>
                  </pic:nvPicPr>
                  <pic:blipFill>
                    <a:blip r:embed="rId70"/>
                    <a:stretch>
                      <a:fillRect/>
                    </a:stretch>
                  </pic:blipFill>
                  <pic:spPr>
                    <a:xfrm>
                      <a:off x="0" y="0"/>
                      <a:ext cx="5943600" cy="3565525"/>
                    </a:xfrm>
                    <a:prstGeom prst="rect">
                      <a:avLst/>
                    </a:prstGeom>
                  </pic:spPr>
                </pic:pic>
              </a:graphicData>
            </a:graphic>
          </wp:inline>
        </w:drawing>
      </w:r>
    </w:p>
    <w:p w14:paraId="7213D1AB" w14:textId="38175445" w:rsidR="00196E64" w:rsidRDefault="00196E64" w:rsidP="00196E64">
      <w:pPr>
        <w:pStyle w:val="Caption"/>
        <w:jc w:val="center"/>
      </w:pPr>
      <w:bookmarkStart w:id="192" w:name="_Toc228782726"/>
      <w:r>
        <w:t xml:space="preserve">Slika </w:t>
      </w:r>
      <w:r>
        <w:fldChar w:fldCharType="begin"/>
      </w:r>
      <w:r>
        <w:instrText xml:space="preserve"> SEQ Slika \* ARABIC </w:instrText>
      </w:r>
      <w:r>
        <w:fldChar w:fldCharType="separate"/>
      </w:r>
      <w:r>
        <w:rPr>
          <w:noProof/>
        </w:rPr>
        <w:t>58</w:t>
      </w:r>
      <w:r>
        <w:fldChar w:fldCharType="end"/>
      </w:r>
      <w:r>
        <w:t xml:space="preserve">: </w:t>
      </w:r>
      <w:r w:rsidRPr="009A2D16">
        <w:t>SK</w:t>
      </w:r>
      <w:r>
        <w:t>2,</w:t>
      </w:r>
      <w:r w:rsidRPr="009A2D16">
        <w:t xml:space="preserve"> </w:t>
      </w:r>
      <w:r w:rsidRPr="00671FA2">
        <w:t>Uspešno učitani svi ispiti u aktulenom ispitnom roku</w:t>
      </w:r>
      <w:bookmarkEnd w:id="192"/>
    </w:p>
    <w:p w14:paraId="53B4D8EF" w14:textId="37CFF13E" w:rsidR="00196E64" w:rsidRDefault="00196E64" w:rsidP="00196E64">
      <w:pPr>
        <w:jc w:val="both"/>
        <w:rPr>
          <w:lang w:val="en-US"/>
        </w:rPr>
      </w:pPr>
      <w:r>
        <w:t xml:space="preserve">Opis: Klikom na dugme svi, korisniku se prikazuju svi ispiti u izabranom ispitnom roku. </w:t>
      </w:r>
      <w:r w:rsidRPr="50F063BC">
        <w:rPr>
          <w:lang w:val="de-AT"/>
        </w:rPr>
        <w:t>Ispitni rok je aktuelan ako je prijava ili njegovo odr</w:t>
      </w:r>
      <w:r>
        <w:t xml:space="preserve">žavanje trenutno u toku. </w:t>
      </w:r>
    </w:p>
    <w:p w14:paraId="05F8BB79" w14:textId="432F6A0D" w:rsidR="00196E64" w:rsidRDefault="00196E64" w:rsidP="00196E64">
      <w:pPr>
        <w:jc w:val="both"/>
        <w:rPr>
          <w:lang w:val="en-US"/>
        </w:rPr>
      </w:pPr>
      <w:proofErr w:type="spellStart"/>
      <w:r w:rsidRPr="50F063BC">
        <w:rPr>
          <w:lang w:val="en-US"/>
        </w:rPr>
        <w:t>Svaki</w:t>
      </w:r>
      <w:proofErr w:type="spellEnd"/>
      <w:r w:rsidRPr="50F063BC">
        <w:rPr>
          <w:lang w:val="en-US"/>
        </w:rPr>
        <w:t xml:space="preserve"> </w:t>
      </w:r>
      <w:proofErr w:type="spellStart"/>
      <w:r w:rsidRPr="50F063BC">
        <w:rPr>
          <w:lang w:val="en-US"/>
        </w:rPr>
        <w:t>resurs</w:t>
      </w:r>
      <w:proofErr w:type="spellEnd"/>
      <w:r w:rsidRPr="50F063BC">
        <w:rPr>
          <w:lang w:val="en-US"/>
        </w:rPr>
        <w:t xml:space="preserve"> </w:t>
      </w:r>
      <w:proofErr w:type="spellStart"/>
      <w:r w:rsidRPr="50F063BC">
        <w:rPr>
          <w:lang w:val="en-US"/>
        </w:rPr>
        <w:t>ispitnog</w:t>
      </w:r>
      <w:proofErr w:type="spellEnd"/>
      <w:r w:rsidRPr="50F063BC">
        <w:rPr>
          <w:lang w:val="en-US"/>
        </w:rPr>
        <w:t xml:space="preserve"> </w:t>
      </w:r>
      <w:proofErr w:type="spellStart"/>
      <w:r w:rsidRPr="50F063BC">
        <w:rPr>
          <w:lang w:val="en-US"/>
        </w:rPr>
        <w:t>roka</w:t>
      </w:r>
      <w:proofErr w:type="spellEnd"/>
      <w:r w:rsidRPr="50F063BC">
        <w:rPr>
          <w:lang w:val="en-US"/>
        </w:rPr>
        <w:t xml:space="preserve"> u </w:t>
      </w:r>
      <w:proofErr w:type="spellStart"/>
      <w:r w:rsidRPr="50F063BC">
        <w:rPr>
          <w:lang w:val="en-US"/>
        </w:rPr>
        <w:t>sebi</w:t>
      </w:r>
      <w:proofErr w:type="spellEnd"/>
      <w:r w:rsidRPr="50F063BC">
        <w:rPr>
          <w:lang w:val="en-US"/>
        </w:rPr>
        <w:t xml:space="preserve"> </w:t>
      </w:r>
      <w:proofErr w:type="spellStart"/>
      <w:r w:rsidRPr="50F063BC">
        <w:rPr>
          <w:lang w:val="en-US"/>
        </w:rPr>
        <w:t>sadrži</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sve</w:t>
      </w:r>
      <w:proofErr w:type="spellEnd"/>
      <w:r w:rsidRPr="50F063BC">
        <w:rPr>
          <w:lang w:val="en-US"/>
        </w:rPr>
        <w:t xml:space="preserve"> </w:t>
      </w:r>
      <w:proofErr w:type="spellStart"/>
      <w:r w:rsidRPr="50F063BC">
        <w:rPr>
          <w:lang w:val="en-US"/>
        </w:rPr>
        <w:t>ispite</w:t>
      </w:r>
      <w:proofErr w:type="spellEnd"/>
      <w:r w:rsidRPr="50F063BC">
        <w:rPr>
          <w:lang w:val="en-US"/>
        </w:rPr>
        <w:t xml:space="preserve"> koji se </w:t>
      </w:r>
      <w:proofErr w:type="spellStart"/>
      <w:r w:rsidRPr="50F063BC">
        <w:rPr>
          <w:lang w:val="en-US"/>
        </w:rPr>
        <w:t>mogu</w:t>
      </w:r>
      <w:proofErr w:type="spellEnd"/>
      <w:r w:rsidRPr="50F063BC">
        <w:rPr>
          <w:lang w:val="en-US"/>
        </w:rPr>
        <w:t xml:space="preserve"> </w:t>
      </w:r>
      <w:proofErr w:type="spellStart"/>
      <w:r w:rsidRPr="50F063BC">
        <w:rPr>
          <w:lang w:val="en-US"/>
        </w:rPr>
        <w:t>prijaviti</w:t>
      </w:r>
      <w:proofErr w:type="spellEnd"/>
      <w:r w:rsidRPr="50F063BC">
        <w:rPr>
          <w:lang w:val="en-US"/>
        </w:rPr>
        <w:t xml:space="preserve"> u tom </w:t>
      </w:r>
      <w:proofErr w:type="spellStart"/>
      <w:r w:rsidRPr="50F063BC">
        <w:rPr>
          <w:lang w:val="en-US"/>
        </w:rPr>
        <w:t>roku</w:t>
      </w:r>
      <w:proofErr w:type="spellEnd"/>
      <w:r w:rsidRPr="50F063BC">
        <w:rPr>
          <w:lang w:val="en-US"/>
        </w:rPr>
        <w:t xml:space="preserve"> </w:t>
      </w:r>
      <w:proofErr w:type="spellStart"/>
      <w:r w:rsidRPr="50F063BC">
        <w:rPr>
          <w:lang w:val="en-US"/>
        </w:rPr>
        <w:t>tako</w:t>
      </w:r>
      <w:proofErr w:type="spellEnd"/>
      <w:r w:rsidRPr="50F063BC">
        <w:rPr>
          <w:lang w:val="en-US"/>
        </w:rPr>
        <w:t xml:space="preserve"> da </w:t>
      </w:r>
      <w:proofErr w:type="spellStart"/>
      <w:r w:rsidRPr="50F063BC">
        <w:rPr>
          <w:lang w:val="en-US"/>
        </w:rPr>
        <w:t>postoji</w:t>
      </w:r>
      <w:proofErr w:type="spellEnd"/>
      <w:r w:rsidRPr="50F063BC">
        <w:rPr>
          <w:lang w:val="en-US"/>
        </w:rPr>
        <w:t xml:space="preserve"> </w:t>
      </w:r>
      <w:proofErr w:type="spellStart"/>
      <w:r w:rsidRPr="50F063BC">
        <w:rPr>
          <w:lang w:val="en-US"/>
        </w:rPr>
        <w:t>samo</w:t>
      </w:r>
      <w:proofErr w:type="spellEnd"/>
      <w:r w:rsidRPr="50F063BC">
        <w:rPr>
          <w:lang w:val="en-US"/>
        </w:rPr>
        <w:t xml:space="preserve"> 1 </w:t>
      </w:r>
      <w:proofErr w:type="spellStart"/>
      <w:r w:rsidRPr="50F063BC">
        <w:rPr>
          <w:lang w:val="en-US"/>
        </w:rPr>
        <w:t>api</w:t>
      </w:r>
      <w:proofErr w:type="spellEnd"/>
      <w:r w:rsidRPr="50F063BC">
        <w:rPr>
          <w:lang w:val="en-US"/>
        </w:rPr>
        <w:t xml:space="preserve"> </w:t>
      </w:r>
      <w:proofErr w:type="spellStart"/>
      <w:r w:rsidRPr="50F063BC">
        <w:rPr>
          <w:lang w:val="en-US"/>
        </w:rPr>
        <w:t>poziv</w:t>
      </w:r>
      <w:proofErr w:type="spellEnd"/>
      <w:r w:rsidRPr="50F063BC">
        <w:rPr>
          <w:lang w:val="en-US"/>
        </w:rPr>
        <w:t xml:space="preserve">, za </w:t>
      </w:r>
      <w:proofErr w:type="spellStart"/>
      <w:r w:rsidRPr="50F063BC">
        <w:rPr>
          <w:lang w:val="en-US"/>
        </w:rPr>
        <w:t>učitavanje</w:t>
      </w:r>
      <w:proofErr w:type="spellEnd"/>
      <w:r w:rsidRPr="50F063BC">
        <w:rPr>
          <w:lang w:val="en-US"/>
        </w:rPr>
        <w:t xml:space="preserve"> </w:t>
      </w:r>
      <w:proofErr w:type="spellStart"/>
      <w:r w:rsidRPr="50F063BC">
        <w:rPr>
          <w:lang w:val="en-US"/>
        </w:rPr>
        <w:t>aktuelnih</w:t>
      </w:r>
      <w:proofErr w:type="spellEnd"/>
      <w:r w:rsidRPr="50F063BC">
        <w:rPr>
          <w:lang w:val="en-US"/>
        </w:rPr>
        <w:t xml:space="preserve"> </w:t>
      </w:r>
      <w:proofErr w:type="spellStart"/>
      <w:r w:rsidRPr="50F063BC">
        <w:rPr>
          <w:lang w:val="en-US"/>
        </w:rPr>
        <w:t>rokova</w:t>
      </w:r>
      <w:proofErr w:type="spellEnd"/>
      <w:r w:rsidRPr="50F063BC">
        <w:rPr>
          <w:lang w:val="en-US"/>
        </w:rPr>
        <w:t xml:space="preserve">. </w:t>
      </w:r>
      <w:proofErr w:type="spellStart"/>
      <w:r w:rsidRPr="50F063BC">
        <w:rPr>
          <w:lang w:val="en-US"/>
        </w:rPr>
        <w:t>Gde</w:t>
      </w:r>
      <w:proofErr w:type="spellEnd"/>
      <w:r w:rsidRPr="50F063BC">
        <w:rPr>
          <w:lang w:val="en-US"/>
        </w:rPr>
        <w:t xml:space="preserve"> se </w:t>
      </w:r>
      <w:proofErr w:type="spellStart"/>
      <w:r w:rsidRPr="50F063BC">
        <w:rPr>
          <w:lang w:val="en-US"/>
        </w:rPr>
        <w:t>vraćaju</w:t>
      </w:r>
      <w:proofErr w:type="spellEnd"/>
      <w:r w:rsidRPr="50F063BC">
        <w:rPr>
          <w:lang w:val="en-US"/>
        </w:rPr>
        <w:t xml:space="preserve"> </w:t>
      </w:r>
      <w:proofErr w:type="spellStart"/>
      <w:r w:rsidRPr="50F063BC">
        <w:rPr>
          <w:lang w:val="en-US"/>
        </w:rPr>
        <w:t>samo</w:t>
      </w:r>
      <w:proofErr w:type="spellEnd"/>
      <w:r w:rsidRPr="50F063BC">
        <w:rPr>
          <w:lang w:val="en-US"/>
        </w:rPr>
        <w:t xml:space="preserve"> </w:t>
      </w:r>
      <w:proofErr w:type="spellStart"/>
      <w:r w:rsidRPr="50F063BC">
        <w:rPr>
          <w:lang w:val="en-US"/>
        </w:rPr>
        <w:t>rokovi</w:t>
      </w:r>
      <w:proofErr w:type="spellEnd"/>
      <w:r w:rsidRPr="50F063BC">
        <w:rPr>
          <w:lang w:val="en-US"/>
        </w:rPr>
        <w:t xml:space="preserve"> </w:t>
      </w:r>
      <w:proofErr w:type="spellStart"/>
      <w:r w:rsidRPr="50F063BC">
        <w:rPr>
          <w:lang w:val="en-US"/>
        </w:rPr>
        <w:t>čiji</w:t>
      </w:r>
      <w:proofErr w:type="spellEnd"/>
      <w:r w:rsidRPr="50F063BC">
        <w:rPr>
          <w:lang w:val="en-US"/>
        </w:rPr>
        <w:t xml:space="preserve"> datum </w:t>
      </w:r>
      <w:proofErr w:type="spellStart"/>
      <w:r w:rsidRPr="50F063BC">
        <w:rPr>
          <w:lang w:val="en-US"/>
        </w:rPr>
        <w:t>registracije</w:t>
      </w:r>
      <w:proofErr w:type="spellEnd"/>
      <w:r w:rsidRPr="50F063BC">
        <w:rPr>
          <w:lang w:val="en-US"/>
        </w:rPr>
        <w:t xml:space="preserve"> je pre </w:t>
      </w:r>
      <w:proofErr w:type="spellStart"/>
      <w:r w:rsidRPr="50F063BC">
        <w:rPr>
          <w:lang w:val="en-US"/>
        </w:rPr>
        <w:t>danasnjeg</w:t>
      </w:r>
      <w:proofErr w:type="spellEnd"/>
      <w:r w:rsidRPr="50F063BC">
        <w:rPr>
          <w:lang w:val="en-US"/>
        </w:rPr>
        <w:t xml:space="preserve"> </w:t>
      </w:r>
      <w:proofErr w:type="spellStart"/>
      <w:r w:rsidRPr="50F063BC">
        <w:rPr>
          <w:lang w:val="en-US"/>
        </w:rPr>
        <w:t>datuma</w:t>
      </w:r>
      <w:proofErr w:type="spellEnd"/>
      <w:r w:rsidRPr="50F063BC">
        <w:rPr>
          <w:lang w:val="en-US"/>
        </w:rPr>
        <w:t xml:space="preserve">, a datum </w:t>
      </w:r>
      <w:proofErr w:type="spellStart"/>
      <w:r w:rsidRPr="50F063BC">
        <w:rPr>
          <w:lang w:val="en-US"/>
        </w:rPr>
        <w:t>završetka</w:t>
      </w:r>
      <w:proofErr w:type="spellEnd"/>
      <w:r w:rsidRPr="50F063BC">
        <w:rPr>
          <w:lang w:val="en-US"/>
        </w:rPr>
        <w:t xml:space="preserve"> </w:t>
      </w:r>
      <w:proofErr w:type="spellStart"/>
      <w:r w:rsidRPr="50F063BC">
        <w:rPr>
          <w:lang w:val="en-US"/>
        </w:rPr>
        <w:t>nakon</w:t>
      </w:r>
      <w:proofErr w:type="spellEnd"/>
      <w:r w:rsidRPr="50F063BC">
        <w:rPr>
          <w:lang w:val="en-US"/>
        </w:rPr>
        <w:t xml:space="preserve"> </w:t>
      </w:r>
      <w:proofErr w:type="spellStart"/>
      <w:r w:rsidRPr="50F063BC">
        <w:rPr>
          <w:lang w:val="en-US"/>
        </w:rPr>
        <w:t>današnjeg</w:t>
      </w:r>
      <w:proofErr w:type="spellEnd"/>
      <w:r w:rsidRPr="50F063BC">
        <w:rPr>
          <w:lang w:val="en-US"/>
        </w:rPr>
        <w:t xml:space="preserve"> </w:t>
      </w:r>
      <w:proofErr w:type="spellStart"/>
      <w:r w:rsidRPr="50F063BC">
        <w:rPr>
          <w:lang w:val="en-US"/>
        </w:rPr>
        <w:t>datuma</w:t>
      </w:r>
      <w:proofErr w:type="spellEnd"/>
      <w:r w:rsidRPr="50F063BC">
        <w:rPr>
          <w:lang w:val="en-US"/>
        </w:rPr>
        <w:t>.</w:t>
      </w:r>
    </w:p>
    <w:p w14:paraId="6A9A2A85" w14:textId="41EAEC67" w:rsidR="00196E64" w:rsidRDefault="00196E64" w:rsidP="00196E64">
      <w:pPr>
        <w:keepNext/>
      </w:pPr>
      <w:r w:rsidRPr="005550F6">
        <w:rPr>
          <w:noProof/>
          <w:lang w:val="en-US"/>
        </w:rPr>
        <w:drawing>
          <wp:inline distT="0" distB="0" distL="0" distR="0" wp14:anchorId="648DE275" wp14:editId="32357BE5">
            <wp:extent cx="5943600" cy="4192905"/>
            <wp:effectExtent l="0" t="0" r="0" b="0"/>
            <wp:docPr id="187704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49956" name=""/>
                    <pic:cNvPicPr/>
                  </pic:nvPicPr>
                  <pic:blipFill>
                    <a:blip r:embed="rId71"/>
                    <a:stretch>
                      <a:fillRect/>
                    </a:stretch>
                  </pic:blipFill>
                  <pic:spPr>
                    <a:xfrm>
                      <a:off x="0" y="0"/>
                      <a:ext cx="5943600" cy="4192905"/>
                    </a:xfrm>
                    <a:prstGeom prst="rect">
                      <a:avLst/>
                    </a:prstGeom>
                  </pic:spPr>
                </pic:pic>
              </a:graphicData>
            </a:graphic>
          </wp:inline>
        </w:drawing>
      </w:r>
    </w:p>
    <w:p w14:paraId="25217B3C" w14:textId="21A5E100" w:rsidR="00196E64" w:rsidRDefault="00196E64" w:rsidP="00196E64">
      <w:pPr>
        <w:pStyle w:val="Caption"/>
        <w:jc w:val="center"/>
      </w:pPr>
      <w:bookmarkStart w:id="193" w:name="_Toc228782727"/>
      <w:r>
        <w:t xml:space="preserve">Slika </w:t>
      </w:r>
      <w:r>
        <w:fldChar w:fldCharType="begin"/>
      </w:r>
      <w:r>
        <w:instrText xml:space="preserve"> SEQ Slika \* ARABIC </w:instrText>
      </w:r>
      <w:r>
        <w:fldChar w:fldCharType="separate"/>
      </w:r>
      <w:r>
        <w:rPr>
          <w:noProof/>
        </w:rPr>
        <w:t>59</w:t>
      </w:r>
      <w:r>
        <w:fldChar w:fldCharType="end"/>
      </w:r>
      <w:r>
        <w:t>: SK2, Controller metoda getExamPeriodsWithFilters</w:t>
      </w:r>
      <w:bookmarkEnd w:id="193"/>
    </w:p>
    <w:p w14:paraId="50E28348" w14:textId="6C7C1178" w:rsidR="00196E64" w:rsidRDefault="00196E64" w:rsidP="00196E64">
      <w:pPr>
        <w:keepNext/>
      </w:pPr>
      <w:r w:rsidRPr="005550F6">
        <w:rPr>
          <w:noProof/>
        </w:rPr>
        <w:drawing>
          <wp:inline distT="0" distB="0" distL="0" distR="0" wp14:anchorId="48DECE6B" wp14:editId="26A1AAA0">
            <wp:extent cx="5943600" cy="4894580"/>
            <wp:effectExtent l="0" t="0" r="0" b="1270"/>
            <wp:docPr id="194327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71777" name=""/>
                    <pic:cNvPicPr/>
                  </pic:nvPicPr>
                  <pic:blipFill>
                    <a:blip r:embed="rId72"/>
                    <a:stretch>
                      <a:fillRect/>
                    </a:stretch>
                  </pic:blipFill>
                  <pic:spPr>
                    <a:xfrm>
                      <a:off x="0" y="0"/>
                      <a:ext cx="5943600" cy="4894580"/>
                    </a:xfrm>
                    <a:prstGeom prst="rect">
                      <a:avLst/>
                    </a:prstGeom>
                  </pic:spPr>
                </pic:pic>
              </a:graphicData>
            </a:graphic>
          </wp:inline>
        </w:drawing>
      </w:r>
    </w:p>
    <w:p w14:paraId="69D8EEDD" w14:textId="79C30CDD" w:rsidR="00196E64" w:rsidRPr="005550F6" w:rsidRDefault="00196E64" w:rsidP="00196E64">
      <w:pPr>
        <w:pStyle w:val="Caption"/>
        <w:jc w:val="center"/>
      </w:pPr>
      <w:bookmarkStart w:id="194" w:name="_Toc228782728"/>
      <w:r>
        <w:t xml:space="preserve">Slika </w:t>
      </w:r>
      <w:r>
        <w:fldChar w:fldCharType="begin"/>
      </w:r>
      <w:r>
        <w:instrText xml:space="preserve"> SEQ Slika \* ARABIC </w:instrText>
      </w:r>
      <w:r>
        <w:fldChar w:fldCharType="separate"/>
      </w:r>
      <w:r>
        <w:rPr>
          <w:noProof/>
        </w:rPr>
        <w:t>60</w:t>
      </w:r>
      <w:r>
        <w:fldChar w:fldCharType="end"/>
      </w:r>
      <w:r>
        <w:t>: SK2, Vraćanje aktivnih rokova, metoda active()</w:t>
      </w:r>
      <w:bookmarkEnd w:id="194"/>
    </w:p>
    <w:p w14:paraId="2CE12A29" w14:textId="77777777" w:rsidR="00196E64" w:rsidRPr="005550F6" w:rsidRDefault="00196E64" w:rsidP="00196E64">
      <w:pPr>
        <w:rPr>
          <w:lang w:val="en-US"/>
        </w:rPr>
      </w:pPr>
    </w:p>
    <w:p w14:paraId="2DFFF5CD" w14:textId="21E7AA94" w:rsidR="00196E64" w:rsidRPr="00AE0458" w:rsidRDefault="00196E64" w:rsidP="00196E64">
      <w:pPr>
        <w:pStyle w:val="Heading3"/>
      </w:pPr>
      <w:bookmarkStart w:id="195" w:name="_Toc1491017616"/>
      <w:bookmarkStart w:id="196" w:name="_Toc228782657"/>
      <w:r>
        <w:t>4.2.3 Uputstvo SK3: Pregled studentovih ispita u aktuelnom ispitnom roku</w:t>
      </w:r>
      <w:bookmarkEnd w:id="195"/>
      <w:bookmarkEnd w:id="196"/>
    </w:p>
    <w:p w14:paraId="4F857C15" w14:textId="77777777" w:rsidR="00196E64" w:rsidRPr="00AE0458" w:rsidRDefault="00196E64" w:rsidP="00196E64">
      <w:pPr>
        <w:jc w:val="both"/>
      </w:pPr>
      <w:r>
        <w:t>Uslov: Student je ulogovan sa svojim nalogom.</w:t>
      </w:r>
    </w:p>
    <w:p w14:paraId="0AE3A91B" w14:textId="6EB71191" w:rsidR="00196E64" w:rsidRPr="005550F6" w:rsidRDefault="00196E64" w:rsidP="00196E64">
      <w:pPr>
        <w:keepNext/>
        <w:jc w:val="center"/>
        <w:rPr>
          <w:lang w:val="en-US"/>
        </w:rPr>
      </w:pPr>
      <w:r w:rsidRPr="005550F6">
        <w:rPr>
          <w:noProof/>
          <w:lang w:val="en-US"/>
        </w:rPr>
        <w:drawing>
          <wp:inline distT="0" distB="0" distL="0" distR="0" wp14:anchorId="231B881B" wp14:editId="72412E53">
            <wp:extent cx="5943600" cy="3361055"/>
            <wp:effectExtent l="0" t="0" r="0" b="0"/>
            <wp:docPr id="115466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64735" name=""/>
                    <pic:cNvPicPr/>
                  </pic:nvPicPr>
                  <pic:blipFill>
                    <a:blip r:embed="rId73"/>
                    <a:stretch>
                      <a:fillRect/>
                    </a:stretch>
                  </pic:blipFill>
                  <pic:spPr>
                    <a:xfrm>
                      <a:off x="0" y="0"/>
                      <a:ext cx="5943600" cy="3361055"/>
                    </a:xfrm>
                    <a:prstGeom prst="rect">
                      <a:avLst/>
                    </a:prstGeom>
                  </pic:spPr>
                </pic:pic>
              </a:graphicData>
            </a:graphic>
          </wp:inline>
        </w:drawing>
      </w:r>
    </w:p>
    <w:p w14:paraId="5ADB2D0D" w14:textId="3105A744" w:rsidR="00196E64" w:rsidRDefault="00196E64" w:rsidP="00196E64">
      <w:pPr>
        <w:pStyle w:val="Caption"/>
        <w:jc w:val="center"/>
      </w:pPr>
      <w:bookmarkStart w:id="197" w:name="_Toc228782729"/>
      <w:r>
        <w:t xml:space="preserve">Slika </w:t>
      </w:r>
      <w:r>
        <w:fldChar w:fldCharType="begin"/>
      </w:r>
      <w:r>
        <w:instrText xml:space="preserve"> SEQ Slika \* ARABIC </w:instrText>
      </w:r>
      <w:r>
        <w:fldChar w:fldCharType="separate"/>
      </w:r>
      <w:r>
        <w:rPr>
          <w:noProof/>
        </w:rPr>
        <w:t>61</w:t>
      </w:r>
      <w:r>
        <w:fldChar w:fldCharType="end"/>
      </w:r>
      <w:r>
        <w:t xml:space="preserve">: </w:t>
      </w:r>
      <w:r w:rsidRPr="00671FA2">
        <w:t>SK</w:t>
      </w:r>
      <w:r>
        <w:t>3,</w:t>
      </w:r>
      <w:r w:rsidRPr="00671FA2">
        <w:t xml:space="preserve"> </w:t>
      </w:r>
      <w:bookmarkStart w:id="198" w:name="_Hlk218709484"/>
      <w:r w:rsidRPr="00671FA2">
        <w:t xml:space="preserve">Uspešno učitani </w:t>
      </w:r>
      <w:r>
        <w:t xml:space="preserve">samo studentovi ispiti </w:t>
      </w:r>
      <w:r w:rsidRPr="00671FA2">
        <w:t>u aktulenom ispitnom roku</w:t>
      </w:r>
      <w:bookmarkEnd w:id="197"/>
      <w:bookmarkEnd w:id="198"/>
    </w:p>
    <w:p w14:paraId="53C03683" w14:textId="38BD682B" w:rsidR="00196E64" w:rsidRDefault="00196E64" w:rsidP="00196E64">
      <w:pPr>
        <w:spacing w:after="60"/>
        <w:jc w:val="both"/>
        <w:rPr>
          <w:lang w:val="en-US"/>
        </w:rPr>
      </w:pPr>
      <w:r>
        <w:t xml:space="preserve">Opis: Klikom na dugme moji, studentu se prikazuju svi njegovi(nepoloženi) ispiti u izabranom ispitnom roku. </w:t>
      </w:r>
      <w:r w:rsidRPr="50F063BC">
        <w:rPr>
          <w:lang w:val="de-AT"/>
        </w:rPr>
        <w:t>Ispitni rok je aktuelan ako je prijava ili njegovo odr</w:t>
      </w:r>
      <w:r>
        <w:t xml:space="preserve">žavanje trenutno u toku. Preostali ispiti se dobijaju od endpointa </w:t>
      </w:r>
      <w:r w:rsidRPr="50F063BC">
        <w:rPr>
          <w:lang w:val="en-US"/>
        </w:rPr>
        <w:t xml:space="preserve">/course-exams/remaining-course-exams/?for-exam-period-id. </w:t>
      </w:r>
    </w:p>
    <w:p w14:paraId="77E09CC8" w14:textId="1F2354B5" w:rsidR="00196E64" w:rsidRDefault="00196E64" w:rsidP="00196E64">
      <w:pPr>
        <w:spacing w:after="60"/>
        <w:jc w:val="both"/>
        <w:rPr>
          <w:lang w:val="en-US"/>
        </w:rPr>
      </w:pPr>
      <w:proofErr w:type="spellStart"/>
      <w:r w:rsidRPr="50F063BC">
        <w:rPr>
          <w:lang w:val="en-US"/>
        </w:rPr>
        <w:t>Prvo</w:t>
      </w:r>
      <w:proofErr w:type="spellEnd"/>
      <w:r w:rsidRPr="50F063BC">
        <w:rPr>
          <w:lang w:val="en-US"/>
        </w:rPr>
        <w:t xml:space="preserve"> se </w:t>
      </w:r>
      <w:proofErr w:type="spellStart"/>
      <w:r w:rsidRPr="50F063BC">
        <w:rPr>
          <w:lang w:val="en-US"/>
        </w:rPr>
        <w:t>učitava</w:t>
      </w:r>
      <w:proofErr w:type="spellEnd"/>
      <w:r w:rsidRPr="50F063BC">
        <w:rPr>
          <w:lang w:val="en-US"/>
        </w:rPr>
        <w:t xml:space="preserve"> </w:t>
      </w:r>
      <w:proofErr w:type="spellStart"/>
      <w:r w:rsidRPr="50F063BC">
        <w:rPr>
          <w:lang w:val="en-US"/>
        </w:rPr>
        <w:t>rok</w:t>
      </w:r>
      <w:proofErr w:type="spellEnd"/>
      <w:r w:rsidRPr="50F063BC">
        <w:rPr>
          <w:lang w:val="en-US"/>
        </w:rPr>
        <w:t xml:space="preserve"> </w:t>
      </w:r>
      <w:proofErr w:type="spellStart"/>
      <w:r w:rsidRPr="50F063BC">
        <w:rPr>
          <w:lang w:val="en-US"/>
        </w:rPr>
        <w:t>i</w:t>
      </w:r>
      <w:proofErr w:type="spellEnd"/>
      <w:r w:rsidRPr="50F063BC">
        <w:rPr>
          <w:lang w:val="en-US"/>
        </w:rPr>
        <w:t xml:space="preserve"> Id-</w:t>
      </w:r>
      <w:proofErr w:type="spellStart"/>
      <w:r w:rsidRPr="50F063BC">
        <w:rPr>
          <w:lang w:val="en-US"/>
        </w:rPr>
        <w:t>evi</w:t>
      </w:r>
      <w:proofErr w:type="spellEnd"/>
      <w:r w:rsidRPr="50F063BC">
        <w:rPr>
          <w:lang w:val="en-US"/>
        </w:rPr>
        <w:t xml:space="preserve"> </w:t>
      </w:r>
      <w:proofErr w:type="spellStart"/>
      <w:r w:rsidRPr="50F063BC">
        <w:rPr>
          <w:lang w:val="en-US"/>
        </w:rPr>
        <w:t>svih</w:t>
      </w:r>
      <w:proofErr w:type="spellEnd"/>
      <w:r w:rsidRPr="50F063BC">
        <w:rPr>
          <w:lang w:val="en-US"/>
        </w:rPr>
        <w:t xml:space="preserve"> </w:t>
      </w:r>
      <w:proofErr w:type="spellStart"/>
      <w:r w:rsidRPr="50F063BC">
        <w:rPr>
          <w:lang w:val="en-US"/>
        </w:rPr>
        <w:t>kurseva</w:t>
      </w:r>
      <w:proofErr w:type="spellEnd"/>
      <w:r w:rsidRPr="50F063BC">
        <w:rPr>
          <w:lang w:val="en-US"/>
        </w:rPr>
        <w:t xml:space="preserve"> </w:t>
      </w:r>
      <w:proofErr w:type="spellStart"/>
      <w:r w:rsidRPr="50F063BC">
        <w:rPr>
          <w:lang w:val="en-US"/>
        </w:rPr>
        <w:t>na</w:t>
      </w:r>
      <w:proofErr w:type="spellEnd"/>
      <w:r w:rsidRPr="50F063BC">
        <w:rPr>
          <w:lang w:val="en-US"/>
        </w:rPr>
        <w:t xml:space="preserve"> koji je student </w:t>
      </w:r>
      <w:proofErr w:type="spellStart"/>
      <w:r w:rsidRPr="50F063BC">
        <w:rPr>
          <w:lang w:val="en-US"/>
        </w:rPr>
        <w:t>prijavljen</w:t>
      </w:r>
      <w:proofErr w:type="spellEnd"/>
      <w:r w:rsidRPr="50F063BC">
        <w:rPr>
          <w:lang w:val="en-US"/>
        </w:rPr>
        <w:t xml:space="preserve"> (</w:t>
      </w:r>
      <w:proofErr w:type="spellStart"/>
      <w:r w:rsidRPr="50F063BC">
        <w:rPr>
          <w:lang w:val="en-US"/>
        </w:rPr>
        <w:t>enrolledCourses</w:t>
      </w:r>
      <w:proofErr w:type="spellEnd"/>
      <w:r w:rsidRPr="50F063BC">
        <w:rPr>
          <w:lang w:val="en-US"/>
        </w:rPr>
        <w:t xml:space="preserve">). </w:t>
      </w:r>
      <w:proofErr w:type="spellStart"/>
      <w:r w:rsidRPr="50F063BC">
        <w:rPr>
          <w:lang w:val="en-US"/>
        </w:rPr>
        <w:t>Zatim</w:t>
      </w:r>
      <w:proofErr w:type="spellEnd"/>
      <w:r w:rsidRPr="50F063BC">
        <w:rPr>
          <w:lang w:val="en-US"/>
        </w:rPr>
        <w:t xml:space="preserve"> se </w:t>
      </w:r>
      <w:proofErr w:type="spellStart"/>
      <w:r w:rsidRPr="50F063BC">
        <w:rPr>
          <w:lang w:val="en-US"/>
        </w:rPr>
        <w:t>ukrštaju</w:t>
      </w:r>
      <w:proofErr w:type="spellEnd"/>
      <w:r w:rsidRPr="50F063BC">
        <w:rPr>
          <w:lang w:val="en-US"/>
        </w:rPr>
        <w:t xml:space="preserve"> </w:t>
      </w:r>
      <w:proofErr w:type="spellStart"/>
      <w:r w:rsidRPr="50F063BC">
        <w:rPr>
          <w:lang w:val="en-US"/>
        </w:rPr>
        <w:t>svi</w:t>
      </w:r>
      <w:proofErr w:type="spellEnd"/>
      <w:r w:rsidRPr="50F063BC">
        <w:rPr>
          <w:lang w:val="en-US"/>
        </w:rPr>
        <w:t xml:space="preserve"> </w:t>
      </w:r>
      <w:proofErr w:type="spellStart"/>
      <w:r w:rsidRPr="50F063BC">
        <w:rPr>
          <w:lang w:val="en-US"/>
        </w:rPr>
        <w:t>ispiti</w:t>
      </w:r>
      <w:proofErr w:type="spellEnd"/>
      <w:r w:rsidRPr="50F063BC">
        <w:rPr>
          <w:lang w:val="en-US"/>
        </w:rPr>
        <w:t xml:space="preserve"> koji se </w:t>
      </w:r>
      <w:proofErr w:type="spellStart"/>
      <w:r w:rsidRPr="50F063BC">
        <w:rPr>
          <w:lang w:val="en-US"/>
        </w:rPr>
        <w:t>mogu</w:t>
      </w:r>
      <w:proofErr w:type="spellEnd"/>
      <w:r w:rsidRPr="50F063BC">
        <w:rPr>
          <w:lang w:val="en-US"/>
        </w:rPr>
        <w:t xml:space="preserve"> </w:t>
      </w:r>
      <w:proofErr w:type="spellStart"/>
      <w:r w:rsidRPr="50F063BC">
        <w:rPr>
          <w:lang w:val="en-US"/>
        </w:rPr>
        <w:t>polagati</w:t>
      </w:r>
      <w:proofErr w:type="spellEnd"/>
      <w:r w:rsidRPr="50F063BC">
        <w:rPr>
          <w:lang w:val="en-US"/>
        </w:rPr>
        <w:t xml:space="preserve"> u tom </w:t>
      </w:r>
      <w:proofErr w:type="spellStart"/>
      <w:r w:rsidRPr="50F063BC">
        <w:rPr>
          <w:lang w:val="en-US"/>
        </w:rPr>
        <w:t>roku</w:t>
      </w:r>
      <w:proofErr w:type="spellEnd"/>
      <w:r w:rsidRPr="50F063BC">
        <w:rPr>
          <w:lang w:val="en-US"/>
        </w:rPr>
        <w:t xml:space="preserve"> </w:t>
      </w:r>
      <w:proofErr w:type="spellStart"/>
      <w:r w:rsidRPr="50F063BC">
        <w:rPr>
          <w:lang w:val="en-US"/>
        </w:rPr>
        <w:t>sa</w:t>
      </w:r>
      <w:proofErr w:type="spellEnd"/>
      <w:r w:rsidRPr="50F063BC">
        <w:rPr>
          <w:lang w:val="en-US"/>
        </w:rPr>
        <w:t xml:space="preserve"> </w:t>
      </w:r>
      <w:proofErr w:type="spellStart"/>
      <w:r w:rsidRPr="50F063BC">
        <w:rPr>
          <w:lang w:val="en-US"/>
        </w:rPr>
        <w:t>svim</w:t>
      </w:r>
      <w:proofErr w:type="spellEnd"/>
      <w:r w:rsidRPr="50F063BC">
        <w:rPr>
          <w:lang w:val="en-US"/>
        </w:rPr>
        <w:t xml:space="preserve"> </w:t>
      </w:r>
      <w:proofErr w:type="spellStart"/>
      <w:r w:rsidRPr="50F063BC">
        <w:rPr>
          <w:lang w:val="en-US"/>
        </w:rPr>
        <w:t>ispitima</w:t>
      </w:r>
      <w:proofErr w:type="spellEnd"/>
      <w:r w:rsidRPr="50F063BC">
        <w:rPr>
          <w:lang w:val="en-US"/>
        </w:rPr>
        <w:t xml:space="preserve"> </w:t>
      </w:r>
      <w:proofErr w:type="spellStart"/>
      <w:r w:rsidRPr="50F063BC">
        <w:rPr>
          <w:lang w:val="en-US"/>
        </w:rPr>
        <w:t>na</w:t>
      </w:r>
      <w:proofErr w:type="spellEnd"/>
      <w:r w:rsidRPr="50F063BC">
        <w:rPr>
          <w:lang w:val="en-US"/>
        </w:rPr>
        <w:t xml:space="preserve"> koji je student </w:t>
      </w:r>
      <w:proofErr w:type="spellStart"/>
      <w:r w:rsidRPr="50F063BC">
        <w:rPr>
          <w:lang w:val="en-US"/>
        </w:rPr>
        <w:t>prijavljen</w:t>
      </w:r>
      <w:proofErr w:type="spellEnd"/>
      <w:r w:rsidRPr="50F063BC">
        <w:rPr>
          <w:lang w:val="en-US"/>
        </w:rPr>
        <w:t xml:space="preserve"> </w:t>
      </w:r>
      <w:proofErr w:type="spellStart"/>
      <w:r w:rsidRPr="50F063BC">
        <w:rPr>
          <w:lang w:val="en-US"/>
        </w:rPr>
        <w:t>kako</w:t>
      </w:r>
      <w:proofErr w:type="spellEnd"/>
      <w:r w:rsidRPr="50F063BC">
        <w:rPr>
          <w:lang w:val="en-US"/>
        </w:rPr>
        <w:t xml:space="preserve"> bi se </w:t>
      </w:r>
      <w:proofErr w:type="spellStart"/>
      <w:r w:rsidRPr="50F063BC">
        <w:rPr>
          <w:lang w:val="en-US"/>
        </w:rPr>
        <w:t>dobili</w:t>
      </w:r>
      <w:proofErr w:type="spellEnd"/>
      <w:r w:rsidRPr="50F063BC">
        <w:rPr>
          <w:lang w:val="en-US"/>
        </w:rPr>
        <w:t xml:space="preserve"> </w:t>
      </w:r>
      <w:proofErr w:type="spellStart"/>
      <w:r w:rsidRPr="50F063BC">
        <w:rPr>
          <w:lang w:val="en-US"/>
        </w:rPr>
        <w:t>svi</w:t>
      </w:r>
      <w:proofErr w:type="spellEnd"/>
      <w:r w:rsidRPr="50F063BC">
        <w:rPr>
          <w:lang w:val="en-US"/>
        </w:rPr>
        <w:t xml:space="preserve"> </w:t>
      </w:r>
      <w:proofErr w:type="spellStart"/>
      <w:r w:rsidRPr="50F063BC">
        <w:rPr>
          <w:lang w:val="en-US"/>
        </w:rPr>
        <w:t>ispiti</w:t>
      </w:r>
      <w:proofErr w:type="spellEnd"/>
      <w:r w:rsidRPr="50F063BC">
        <w:rPr>
          <w:lang w:val="en-US"/>
        </w:rPr>
        <w:t xml:space="preserve"> </w:t>
      </w:r>
      <w:proofErr w:type="spellStart"/>
      <w:r w:rsidRPr="50F063BC">
        <w:rPr>
          <w:lang w:val="en-US"/>
        </w:rPr>
        <w:t>koje</w:t>
      </w:r>
      <w:proofErr w:type="spellEnd"/>
      <w:r w:rsidRPr="50F063BC">
        <w:rPr>
          <w:lang w:val="en-US"/>
        </w:rPr>
        <w:t xml:space="preserve"> student </w:t>
      </w:r>
      <w:proofErr w:type="spellStart"/>
      <w:r w:rsidRPr="50F063BC">
        <w:rPr>
          <w:lang w:val="en-US"/>
        </w:rPr>
        <w:t>može</w:t>
      </w:r>
      <w:proofErr w:type="spellEnd"/>
      <w:r w:rsidRPr="50F063BC">
        <w:rPr>
          <w:lang w:val="en-US"/>
        </w:rPr>
        <w:t xml:space="preserve"> da </w:t>
      </w:r>
      <w:proofErr w:type="spellStart"/>
      <w:r w:rsidRPr="50F063BC">
        <w:rPr>
          <w:lang w:val="en-US"/>
        </w:rPr>
        <w:t>polaže</w:t>
      </w:r>
      <w:proofErr w:type="spellEnd"/>
      <w:r w:rsidRPr="50F063BC">
        <w:rPr>
          <w:lang w:val="en-US"/>
        </w:rPr>
        <w:t xml:space="preserve"> (</w:t>
      </w:r>
      <w:proofErr w:type="spellStart"/>
      <w:r w:rsidRPr="50F063BC">
        <w:rPr>
          <w:lang w:val="en-US"/>
        </w:rPr>
        <w:t>courseExams_where_enrolled</w:t>
      </w:r>
      <w:proofErr w:type="spellEnd"/>
      <w:r w:rsidRPr="50F063BC">
        <w:rPr>
          <w:lang w:val="en-US"/>
        </w:rPr>
        <w:t xml:space="preserve">). Na </w:t>
      </w:r>
      <w:proofErr w:type="spellStart"/>
      <w:r w:rsidRPr="50F063BC">
        <w:rPr>
          <w:lang w:val="en-US"/>
        </w:rPr>
        <w:t>kraju</w:t>
      </w:r>
      <w:proofErr w:type="spellEnd"/>
      <w:r w:rsidRPr="50F063BC">
        <w:rPr>
          <w:lang w:val="en-US"/>
        </w:rPr>
        <w:t xml:space="preserve"> se </w:t>
      </w:r>
      <w:proofErr w:type="spellStart"/>
      <w:r w:rsidRPr="50F063BC">
        <w:rPr>
          <w:lang w:val="en-US"/>
        </w:rPr>
        <w:t>se</w:t>
      </w:r>
      <w:proofErr w:type="spellEnd"/>
      <w:r w:rsidRPr="50F063BC">
        <w:rPr>
          <w:lang w:val="en-US"/>
        </w:rPr>
        <w:t xml:space="preserve"> </w:t>
      </w:r>
      <w:proofErr w:type="spellStart"/>
      <w:r w:rsidRPr="50F063BC">
        <w:rPr>
          <w:lang w:val="en-US"/>
        </w:rPr>
        <w:t>uzimaju</w:t>
      </w:r>
      <w:proofErr w:type="spellEnd"/>
      <w:r w:rsidRPr="50F063BC">
        <w:rPr>
          <w:lang w:val="en-US"/>
        </w:rPr>
        <w:t xml:space="preserve"> id-</w:t>
      </w:r>
      <w:proofErr w:type="spellStart"/>
      <w:r w:rsidRPr="50F063BC">
        <w:rPr>
          <w:lang w:val="en-US"/>
        </w:rPr>
        <w:t>evi</w:t>
      </w:r>
      <w:proofErr w:type="spellEnd"/>
      <w:r w:rsidRPr="50F063BC">
        <w:rPr>
          <w:lang w:val="en-US"/>
        </w:rPr>
        <w:t xml:space="preserve"> </w:t>
      </w:r>
      <w:proofErr w:type="spellStart"/>
      <w:r w:rsidRPr="50F063BC">
        <w:rPr>
          <w:lang w:val="en-US"/>
        </w:rPr>
        <w:t>svih</w:t>
      </w:r>
      <w:proofErr w:type="spellEnd"/>
      <w:r w:rsidRPr="50F063BC">
        <w:rPr>
          <w:lang w:val="en-US"/>
        </w:rPr>
        <w:t xml:space="preserve"> </w:t>
      </w:r>
      <w:proofErr w:type="spellStart"/>
      <w:r w:rsidRPr="50F063BC">
        <w:rPr>
          <w:lang w:val="en-US"/>
        </w:rPr>
        <w:t>curseva</w:t>
      </w:r>
      <w:proofErr w:type="spellEnd"/>
      <w:r w:rsidRPr="50F063BC">
        <w:rPr>
          <w:lang w:val="en-US"/>
        </w:rPr>
        <w:t xml:space="preserve"> </w:t>
      </w:r>
      <w:proofErr w:type="spellStart"/>
      <w:r w:rsidRPr="50F063BC">
        <w:rPr>
          <w:lang w:val="en-US"/>
        </w:rPr>
        <w:t>koje</w:t>
      </w:r>
      <w:proofErr w:type="spellEnd"/>
      <w:r w:rsidRPr="50F063BC">
        <w:rPr>
          <w:lang w:val="en-US"/>
        </w:rPr>
        <w:t xml:space="preserve"> je student </w:t>
      </w:r>
      <w:proofErr w:type="spellStart"/>
      <w:r w:rsidRPr="50F063BC">
        <w:rPr>
          <w:lang w:val="en-US"/>
        </w:rPr>
        <w:t>uspešno</w:t>
      </w:r>
      <w:proofErr w:type="spellEnd"/>
      <w:r w:rsidRPr="50F063BC">
        <w:rPr>
          <w:lang w:val="en-US"/>
        </w:rPr>
        <w:t xml:space="preserve"> </w:t>
      </w:r>
      <w:proofErr w:type="spellStart"/>
      <w:r w:rsidRPr="50F063BC">
        <w:rPr>
          <w:lang w:val="en-US"/>
        </w:rPr>
        <w:t>položio</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oduzimaju</w:t>
      </w:r>
      <w:proofErr w:type="spellEnd"/>
      <w:r w:rsidRPr="50F063BC">
        <w:rPr>
          <w:lang w:val="en-US"/>
        </w:rPr>
        <w:t xml:space="preserve"> </w:t>
      </w:r>
      <w:proofErr w:type="spellStart"/>
      <w:r w:rsidRPr="50F063BC">
        <w:rPr>
          <w:lang w:val="en-US"/>
        </w:rPr>
        <w:t>iz</w:t>
      </w:r>
      <w:proofErr w:type="spellEnd"/>
      <w:r w:rsidRPr="50F063BC">
        <w:rPr>
          <w:lang w:val="en-US"/>
        </w:rPr>
        <w:t xml:space="preserve"> </w:t>
      </w:r>
      <w:proofErr w:type="spellStart"/>
      <w:r w:rsidRPr="50F063BC">
        <w:rPr>
          <w:lang w:val="en-US"/>
        </w:rPr>
        <w:t>skupa</w:t>
      </w:r>
      <w:proofErr w:type="spellEnd"/>
      <w:r w:rsidRPr="50F063BC">
        <w:rPr>
          <w:lang w:val="en-US"/>
        </w:rPr>
        <w:t xml:space="preserve"> </w:t>
      </w:r>
      <w:proofErr w:type="spellStart"/>
      <w:r w:rsidRPr="50F063BC">
        <w:rPr>
          <w:lang w:val="en-US"/>
        </w:rPr>
        <w:t>svih</w:t>
      </w:r>
      <w:proofErr w:type="spellEnd"/>
      <w:r w:rsidRPr="50F063BC">
        <w:rPr>
          <w:lang w:val="en-US"/>
        </w:rPr>
        <w:t xml:space="preserve"> </w:t>
      </w:r>
      <w:proofErr w:type="spellStart"/>
      <w:r w:rsidRPr="50F063BC">
        <w:rPr>
          <w:lang w:val="en-US"/>
        </w:rPr>
        <w:t>ispita</w:t>
      </w:r>
      <w:proofErr w:type="spellEnd"/>
      <w:r w:rsidRPr="50F063BC">
        <w:rPr>
          <w:lang w:val="en-US"/>
        </w:rPr>
        <w:t xml:space="preserve"> da bi se </w:t>
      </w:r>
      <w:proofErr w:type="spellStart"/>
      <w:r w:rsidRPr="50F063BC">
        <w:rPr>
          <w:lang w:val="en-US"/>
        </w:rPr>
        <w:t>na</w:t>
      </w:r>
      <w:proofErr w:type="spellEnd"/>
      <w:r w:rsidRPr="50F063BC">
        <w:rPr>
          <w:lang w:val="en-US"/>
        </w:rPr>
        <w:t xml:space="preserve"> </w:t>
      </w:r>
      <w:proofErr w:type="spellStart"/>
      <w:r w:rsidRPr="50F063BC">
        <w:rPr>
          <w:lang w:val="en-US"/>
        </w:rPr>
        <w:t>kraju</w:t>
      </w:r>
      <w:proofErr w:type="spellEnd"/>
      <w:r w:rsidRPr="50F063BC">
        <w:rPr>
          <w:lang w:val="en-US"/>
        </w:rPr>
        <w:t xml:space="preserve"> </w:t>
      </w:r>
      <w:proofErr w:type="spellStart"/>
      <w:r w:rsidRPr="50F063BC">
        <w:rPr>
          <w:lang w:val="en-US"/>
        </w:rPr>
        <w:t>dobila</w:t>
      </w:r>
      <w:proofErr w:type="spellEnd"/>
      <w:r w:rsidRPr="50F063BC">
        <w:rPr>
          <w:lang w:val="en-US"/>
        </w:rPr>
        <w:t xml:space="preserve"> </w:t>
      </w:r>
      <w:proofErr w:type="spellStart"/>
      <w:r w:rsidRPr="50F063BC">
        <w:rPr>
          <w:lang w:val="en-US"/>
        </w:rPr>
        <w:t>personalizovana</w:t>
      </w:r>
      <w:proofErr w:type="spellEnd"/>
      <w:r w:rsidRPr="50F063BC">
        <w:rPr>
          <w:lang w:val="en-US"/>
        </w:rPr>
        <w:t xml:space="preserve"> </w:t>
      </w:r>
      <w:proofErr w:type="spellStart"/>
      <w:r w:rsidRPr="50F063BC">
        <w:rPr>
          <w:lang w:val="en-US"/>
        </w:rPr>
        <w:t>lista</w:t>
      </w:r>
      <w:proofErr w:type="spellEnd"/>
      <w:r w:rsidRPr="50F063BC">
        <w:rPr>
          <w:lang w:val="en-US"/>
        </w:rPr>
        <w:t xml:space="preserve"> </w:t>
      </w:r>
      <w:proofErr w:type="spellStart"/>
      <w:r w:rsidRPr="50F063BC">
        <w:rPr>
          <w:lang w:val="en-US"/>
        </w:rPr>
        <w:t>ispita</w:t>
      </w:r>
      <w:proofErr w:type="spellEnd"/>
      <w:r w:rsidRPr="50F063BC">
        <w:rPr>
          <w:lang w:val="en-US"/>
        </w:rPr>
        <w:t xml:space="preserve"> </w:t>
      </w:r>
      <w:proofErr w:type="spellStart"/>
      <w:r w:rsidRPr="50F063BC">
        <w:rPr>
          <w:lang w:val="en-US"/>
        </w:rPr>
        <w:t>preostalih</w:t>
      </w:r>
      <w:proofErr w:type="spellEnd"/>
      <w:r w:rsidRPr="50F063BC">
        <w:rPr>
          <w:lang w:val="en-US"/>
        </w:rPr>
        <w:t xml:space="preserve"> za tog </w:t>
      </w:r>
      <w:proofErr w:type="spellStart"/>
      <w:r w:rsidRPr="50F063BC">
        <w:rPr>
          <w:lang w:val="en-US"/>
        </w:rPr>
        <w:t>studenta</w:t>
      </w:r>
      <w:proofErr w:type="spellEnd"/>
      <w:r w:rsidRPr="50F063BC">
        <w:rPr>
          <w:lang w:val="en-US"/>
        </w:rPr>
        <w:t xml:space="preserve"> ($</w:t>
      </w:r>
      <w:proofErr w:type="spellStart"/>
      <w:r w:rsidRPr="50F063BC">
        <w:rPr>
          <w:lang w:val="en-US"/>
        </w:rPr>
        <w:t>courseExams_remaining</w:t>
      </w:r>
      <w:proofErr w:type="spellEnd"/>
      <w:r w:rsidRPr="50F063BC">
        <w:rPr>
          <w:lang w:val="en-US"/>
        </w:rPr>
        <w:t>).</w:t>
      </w:r>
    </w:p>
    <w:p w14:paraId="1E2E8212" w14:textId="0029D3F4" w:rsidR="00196E64" w:rsidRDefault="00196E64" w:rsidP="00196E64">
      <w:pPr>
        <w:spacing w:after="60"/>
        <w:jc w:val="center"/>
      </w:pPr>
      <w:r w:rsidRPr="005550F6">
        <w:rPr>
          <w:noProof/>
        </w:rPr>
        <w:drawing>
          <wp:inline distT="0" distB="0" distL="0" distR="0" wp14:anchorId="499B2109" wp14:editId="5F4F2BE9">
            <wp:extent cx="5158596" cy="2742984"/>
            <wp:effectExtent l="0" t="0" r="4445" b="635"/>
            <wp:docPr id="33693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37004" name=""/>
                    <pic:cNvPicPr/>
                  </pic:nvPicPr>
                  <pic:blipFill>
                    <a:blip r:embed="rId74"/>
                    <a:stretch>
                      <a:fillRect/>
                    </a:stretch>
                  </pic:blipFill>
                  <pic:spPr>
                    <a:xfrm>
                      <a:off x="0" y="0"/>
                      <a:ext cx="5185083" cy="2757068"/>
                    </a:xfrm>
                    <a:prstGeom prst="rect">
                      <a:avLst/>
                    </a:prstGeom>
                  </pic:spPr>
                </pic:pic>
              </a:graphicData>
            </a:graphic>
          </wp:inline>
        </w:drawing>
      </w:r>
    </w:p>
    <w:p w14:paraId="33E0792B" w14:textId="5C08AB0C" w:rsidR="00196E64" w:rsidRPr="005550F6" w:rsidRDefault="00196E64" w:rsidP="00196E64">
      <w:pPr>
        <w:pStyle w:val="Caption"/>
        <w:jc w:val="center"/>
        <w:rPr>
          <w:lang w:val="en-US"/>
        </w:rPr>
      </w:pPr>
      <w:bookmarkStart w:id="199" w:name="_Toc228782730"/>
      <w:r>
        <w:t xml:space="preserve">Slika </w:t>
      </w:r>
      <w:r>
        <w:fldChar w:fldCharType="begin"/>
      </w:r>
      <w:r>
        <w:instrText xml:space="preserve"> SEQ Slika \* ARABIC </w:instrText>
      </w:r>
      <w:r>
        <w:fldChar w:fldCharType="separate"/>
      </w:r>
      <w:r>
        <w:rPr>
          <w:noProof/>
        </w:rPr>
        <w:t>62</w:t>
      </w:r>
      <w:r>
        <w:fldChar w:fldCharType="end"/>
      </w:r>
      <w:r>
        <w:t>: SK3, Metoda getRemainingCourseExams</w:t>
      </w:r>
      <w:bookmarkEnd w:id="199"/>
    </w:p>
    <w:p w14:paraId="6F4E2F03" w14:textId="77777777" w:rsidR="00196E64" w:rsidRPr="005550F6" w:rsidRDefault="00196E64" w:rsidP="00196E64">
      <w:pPr>
        <w:spacing w:after="60"/>
        <w:rPr>
          <w:lang w:val="en-US"/>
        </w:rPr>
      </w:pPr>
    </w:p>
    <w:p w14:paraId="0EF5F49E" w14:textId="6CE0CEF8" w:rsidR="00196E64" w:rsidRDefault="00196E64" w:rsidP="00196E64">
      <w:pPr>
        <w:pStyle w:val="Heading3"/>
      </w:pPr>
      <w:bookmarkStart w:id="200" w:name="_4.2.4_Uputstvo_SK4:"/>
      <w:bookmarkStart w:id="201" w:name="_Toc1381310325"/>
      <w:bookmarkStart w:id="202" w:name="_Toc228782658"/>
      <w:bookmarkEnd w:id="200"/>
      <w:r>
        <w:t>4.2.4 Uputstvo SK4: Pregled uspešnih polaganja ispita</w:t>
      </w:r>
      <w:bookmarkEnd w:id="201"/>
      <w:bookmarkEnd w:id="202"/>
    </w:p>
    <w:p w14:paraId="0CB5FEBC" w14:textId="77777777" w:rsidR="00196E64" w:rsidRPr="00AE0458" w:rsidRDefault="00196E64" w:rsidP="00196E64">
      <w:pPr>
        <w:jc w:val="both"/>
        <w:rPr>
          <w:lang w:val="de-AT"/>
        </w:rPr>
      </w:pPr>
      <w:r>
        <w:t>Uslov</w:t>
      </w:r>
      <w:r w:rsidRPr="50F063BC">
        <w:rPr>
          <w:lang w:val="de-AT"/>
        </w:rPr>
        <w:t>: Student je ulogovan sa svojim nalogom.</w:t>
      </w:r>
    </w:p>
    <w:p w14:paraId="3CFA21A7" w14:textId="12A376DA" w:rsidR="00196E64" w:rsidRDefault="00196E64" w:rsidP="00196E64">
      <w:pPr>
        <w:jc w:val="both"/>
      </w:pPr>
      <w:r w:rsidRPr="50F063BC">
        <w:rPr>
          <w:lang w:val="de-AT"/>
        </w:rPr>
        <w:t>Opis: Nadno</w:t>
      </w:r>
      <w:proofErr w:type="spellStart"/>
      <w:r w:rsidRPr="50F063BC">
        <w:rPr>
          <w:lang w:val="en-US"/>
        </w:rPr>
        <w:t>šenjem</w:t>
      </w:r>
      <w:proofErr w:type="spellEnd"/>
      <w:r w:rsidRPr="50F063BC">
        <w:rPr>
          <w:lang w:val="en-US"/>
        </w:rPr>
        <w:t xml:space="preserve"> </w:t>
      </w:r>
      <w:proofErr w:type="spellStart"/>
      <w:r w:rsidRPr="50F063BC">
        <w:rPr>
          <w:lang w:val="en-US"/>
        </w:rPr>
        <w:t>nad</w:t>
      </w:r>
      <w:proofErr w:type="spellEnd"/>
      <w:r w:rsidRPr="50F063BC">
        <w:rPr>
          <w:lang w:val="en-US"/>
        </w:rPr>
        <w:t xml:space="preserve"> </w:t>
      </w:r>
      <w:proofErr w:type="spellStart"/>
      <w:r w:rsidRPr="50F063BC">
        <w:rPr>
          <w:lang w:val="en-US"/>
        </w:rPr>
        <w:t>navigacioni</w:t>
      </w:r>
      <w:proofErr w:type="spellEnd"/>
      <w:r w:rsidRPr="50F063BC">
        <w:rPr>
          <w:lang w:val="en-US"/>
        </w:rPr>
        <w:t xml:space="preserve"> bar, on se </w:t>
      </w:r>
      <w:proofErr w:type="spellStart"/>
      <w:r w:rsidRPr="50F063BC">
        <w:rPr>
          <w:lang w:val="en-US"/>
        </w:rPr>
        <w:t>proširuje</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potrebno</w:t>
      </w:r>
      <w:proofErr w:type="spellEnd"/>
      <w:r w:rsidRPr="50F063BC">
        <w:rPr>
          <w:lang w:val="en-US"/>
        </w:rPr>
        <w:t xml:space="preserve"> je </w:t>
      </w:r>
      <w:proofErr w:type="spellStart"/>
      <w:r w:rsidRPr="50F063BC">
        <w:rPr>
          <w:lang w:val="en-US"/>
        </w:rPr>
        <w:t>kliknuti</w:t>
      </w:r>
      <w:proofErr w:type="spellEnd"/>
      <w:r w:rsidRPr="50F063BC">
        <w:rPr>
          <w:lang w:val="de-AT"/>
        </w:rPr>
        <w:t xml:space="preserve"> Polo</w:t>
      </w:r>
      <w:r>
        <w:t>ženi ispiti učitavaju se svi položeni ispiti studenta i prikazuje se prosečna ocena i ukupan broj istvarenih espb.</w:t>
      </w:r>
    </w:p>
    <w:p w14:paraId="506DDD73" w14:textId="5FB4D6E2" w:rsidR="00196E64" w:rsidRDefault="00196E64" w:rsidP="00196E64">
      <w:pPr>
        <w:keepNext/>
      </w:pPr>
      <w:r w:rsidRPr="005550F6">
        <w:rPr>
          <w:noProof/>
        </w:rPr>
        <w:drawing>
          <wp:inline distT="0" distB="0" distL="0" distR="0" wp14:anchorId="7B547B15" wp14:editId="7302D4FA">
            <wp:extent cx="5943600" cy="3428365"/>
            <wp:effectExtent l="0" t="0" r="0" b="635"/>
            <wp:docPr id="114042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21118" name=""/>
                    <pic:cNvPicPr/>
                  </pic:nvPicPr>
                  <pic:blipFill>
                    <a:blip r:embed="rId75"/>
                    <a:stretch>
                      <a:fillRect/>
                    </a:stretch>
                  </pic:blipFill>
                  <pic:spPr>
                    <a:xfrm>
                      <a:off x="0" y="0"/>
                      <a:ext cx="5943600" cy="3428365"/>
                    </a:xfrm>
                    <a:prstGeom prst="rect">
                      <a:avLst/>
                    </a:prstGeom>
                  </pic:spPr>
                </pic:pic>
              </a:graphicData>
            </a:graphic>
          </wp:inline>
        </w:drawing>
      </w:r>
    </w:p>
    <w:p w14:paraId="10AF684C" w14:textId="478E8ED5" w:rsidR="00196E64" w:rsidRDefault="00196E64" w:rsidP="00196E64">
      <w:pPr>
        <w:pStyle w:val="Caption"/>
        <w:jc w:val="center"/>
      </w:pPr>
      <w:bookmarkStart w:id="203" w:name="_Toc228782731"/>
      <w:r>
        <w:t xml:space="preserve">Slika </w:t>
      </w:r>
      <w:r>
        <w:fldChar w:fldCharType="begin"/>
      </w:r>
      <w:r>
        <w:instrText xml:space="preserve"> SEQ Slika \* ARABIC </w:instrText>
      </w:r>
      <w:r>
        <w:fldChar w:fldCharType="separate"/>
      </w:r>
      <w:r>
        <w:rPr>
          <w:noProof/>
        </w:rPr>
        <w:t>63</w:t>
      </w:r>
      <w:r>
        <w:fldChar w:fldCharType="end"/>
      </w:r>
      <w:r>
        <w:t>: SK4, Navigacioni meni - student</w:t>
      </w:r>
      <w:bookmarkEnd w:id="203"/>
    </w:p>
    <w:p w14:paraId="606F48AC" w14:textId="37A4927E" w:rsidR="00196E64" w:rsidRDefault="00196E64" w:rsidP="00196E64">
      <w:pPr>
        <w:keepNext/>
      </w:pPr>
      <w:r w:rsidRPr="005550F6">
        <w:rPr>
          <w:noProof/>
        </w:rPr>
        <w:drawing>
          <wp:inline distT="0" distB="0" distL="0" distR="0" wp14:anchorId="4EB180DE" wp14:editId="0AA99CD8">
            <wp:extent cx="5943600" cy="3453130"/>
            <wp:effectExtent l="0" t="0" r="0" b="0"/>
            <wp:docPr id="207324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49360" name=""/>
                    <pic:cNvPicPr/>
                  </pic:nvPicPr>
                  <pic:blipFill>
                    <a:blip r:embed="rId76"/>
                    <a:stretch>
                      <a:fillRect/>
                    </a:stretch>
                  </pic:blipFill>
                  <pic:spPr>
                    <a:xfrm>
                      <a:off x="0" y="0"/>
                      <a:ext cx="5943600" cy="3453130"/>
                    </a:xfrm>
                    <a:prstGeom prst="rect">
                      <a:avLst/>
                    </a:prstGeom>
                  </pic:spPr>
                </pic:pic>
              </a:graphicData>
            </a:graphic>
          </wp:inline>
        </w:drawing>
      </w:r>
    </w:p>
    <w:p w14:paraId="62E9D5B6" w14:textId="6CDD8233" w:rsidR="00196E64" w:rsidRDefault="00196E64" w:rsidP="00196E64">
      <w:pPr>
        <w:pStyle w:val="Caption"/>
        <w:jc w:val="center"/>
      </w:pPr>
      <w:bookmarkStart w:id="204" w:name="_Toc228782732"/>
      <w:r>
        <w:t xml:space="preserve">Slika </w:t>
      </w:r>
      <w:r>
        <w:fldChar w:fldCharType="begin"/>
      </w:r>
      <w:r>
        <w:instrText xml:space="preserve"> SEQ Slika \* ARABIC </w:instrText>
      </w:r>
      <w:r>
        <w:fldChar w:fldCharType="separate"/>
      </w:r>
      <w:r>
        <w:rPr>
          <w:noProof/>
        </w:rPr>
        <w:t>64</w:t>
      </w:r>
      <w:r>
        <w:fldChar w:fldCharType="end"/>
      </w:r>
      <w:r>
        <w:t>: SK4, Položeni ispiti studenta</w:t>
      </w:r>
      <w:bookmarkEnd w:id="204"/>
    </w:p>
    <w:p w14:paraId="5E0900AB" w14:textId="628115DF" w:rsidR="00196E64" w:rsidRDefault="00196E64" w:rsidP="00196E64">
      <w:pPr>
        <w:jc w:val="both"/>
        <w:rPr>
          <w:lang w:val="en-US"/>
        </w:rPr>
      </w:pPr>
      <w:r>
        <w:t>Iako se api pozivi razlikuju, na serverskoj strani u se koristi ista logika za filtriranje samo polo</w:t>
      </w:r>
      <w:proofErr w:type="spellStart"/>
      <w:r w:rsidRPr="50F063BC">
        <w:rPr>
          <w:lang w:val="en-US"/>
        </w:rPr>
        <w:t>ženih</w:t>
      </w:r>
      <w:proofErr w:type="spellEnd"/>
      <w:r w:rsidRPr="50F063BC">
        <w:rPr>
          <w:lang w:val="en-US"/>
        </w:rPr>
        <w:t xml:space="preserve"> </w:t>
      </w:r>
      <w:proofErr w:type="spellStart"/>
      <w:r w:rsidRPr="50F063BC">
        <w:rPr>
          <w:lang w:val="en-US"/>
        </w:rPr>
        <w:t>ispita</w:t>
      </w:r>
      <w:proofErr w:type="spellEnd"/>
      <w:r w:rsidRPr="50F063BC">
        <w:rPr>
          <w:lang w:val="en-US"/>
        </w:rPr>
        <w:t xml:space="preserve">(SK4), </w:t>
      </w:r>
      <w:proofErr w:type="spellStart"/>
      <w:r w:rsidRPr="50F063BC">
        <w:rPr>
          <w:lang w:val="en-US"/>
        </w:rPr>
        <w:t>trenutnih</w:t>
      </w:r>
      <w:proofErr w:type="spellEnd"/>
      <w:r w:rsidRPr="50F063BC">
        <w:rPr>
          <w:lang w:val="en-US"/>
        </w:rPr>
        <w:t xml:space="preserve"> </w:t>
      </w:r>
      <w:proofErr w:type="spellStart"/>
      <w:r w:rsidRPr="50F063BC">
        <w:rPr>
          <w:lang w:val="en-US"/>
        </w:rPr>
        <w:t>prijava</w:t>
      </w:r>
      <w:proofErr w:type="spellEnd"/>
      <w:r w:rsidRPr="50F063BC">
        <w:rPr>
          <w:lang w:val="en-US"/>
        </w:rPr>
        <w:t xml:space="preserve">(SK5 </w:t>
      </w:r>
      <w:proofErr w:type="spellStart"/>
      <w:r w:rsidRPr="50F063BC">
        <w:rPr>
          <w:lang w:val="en-US"/>
        </w:rPr>
        <w:t>i</w:t>
      </w:r>
      <w:proofErr w:type="spellEnd"/>
      <w:r w:rsidRPr="50F063BC">
        <w:rPr>
          <w:lang w:val="en-US"/>
        </w:rPr>
        <w:t xml:space="preserve"> SK6) </w:t>
      </w:r>
      <w:proofErr w:type="spellStart"/>
      <w:r w:rsidRPr="50F063BC">
        <w:rPr>
          <w:lang w:val="en-US"/>
        </w:rPr>
        <w:t>i</w:t>
      </w:r>
      <w:proofErr w:type="spellEnd"/>
      <w:r w:rsidRPr="50F063BC">
        <w:rPr>
          <w:lang w:val="en-US"/>
        </w:rPr>
        <w:t xml:space="preserve"> </w:t>
      </w:r>
      <w:proofErr w:type="spellStart"/>
      <w:r w:rsidRPr="50F063BC">
        <w:rPr>
          <w:lang w:val="en-US"/>
        </w:rPr>
        <w:t>pretragu</w:t>
      </w:r>
      <w:proofErr w:type="spellEnd"/>
      <w:r w:rsidRPr="50F063BC">
        <w:rPr>
          <w:lang w:val="en-US"/>
        </w:rPr>
        <w:t xml:space="preserve"> </w:t>
      </w:r>
      <w:proofErr w:type="spellStart"/>
      <w:r w:rsidRPr="50F063BC">
        <w:rPr>
          <w:lang w:val="en-US"/>
        </w:rPr>
        <w:t>prijava</w:t>
      </w:r>
      <w:proofErr w:type="spellEnd"/>
      <w:r w:rsidRPr="50F063BC">
        <w:rPr>
          <w:lang w:val="en-US"/>
        </w:rPr>
        <w:t xml:space="preserve"> </w:t>
      </w:r>
      <w:proofErr w:type="spellStart"/>
      <w:r w:rsidRPr="50F063BC">
        <w:rPr>
          <w:lang w:val="en-US"/>
        </w:rPr>
        <w:t>radi</w:t>
      </w:r>
      <w:proofErr w:type="spellEnd"/>
      <w:r w:rsidRPr="50F063BC">
        <w:rPr>
          <w:lang w:val="en-US"/>
        </w:rPr>
        <w:t xml:space="preserve"> </w:t>
      </w:r>
      <w:proofErr w:type="spellStart"/>
      <w:r w:rsidRPr="50F063BC">
        <w:rPr>
          <w:lang w:val="en-US"/>
        </w:rPr>
        <w:t>ocenjivanja</w:t>
      </w:r>
      <w:proofErr w:type="spellEnd"/>
      <w:r w:rsidRPr="50F063BC">
        <w:rPr>
          <w:lang w:val="en-US"/>
        </w:rPr>
        <w:t xml:space="preserve">(SK7). </w:t>
      </w:r>
      <w:proofErr w:type="spellStart"/>
      <w:r w:rsidRPr="50F063BC">
        <w:rPr>
          <w:lang w:val="en-US"/>
        </w:rPr>
        <w:t>Pozivaoc</w:t>
      </w:r>
      <w:proofErr w:type="spellEnd"/>
      <w:r w:rsidRPr="50F063BC">
        <w:rPr>
          <w:lang w:val="en-US"/>
        </w:rPr>
        <w:t xml:space="preserve"> </w:t>
      </w:r>
      <w:proofErr w:type="spellStart"/>
      <w:r w:rsidRPr="50F063BC">
        <w:rPr>
          <w:lang w:val="en-US"/>
        </w:rPr>
        <w:t>može</w:t>
      </w:r>
      <w:proofErr w:type="spellEnd"/>
      <w:r w:rsidRPr="50F063BC">
        <w:rPr>
          <w:lang w:val="en-US"/>
        </w:rPr>
        <w:t xml:space="preserve"> </w:t>
      </w:r>
      <w:proofErr w:type="spellStart"/>
      <w:r w:rsidRPr="50F063BC">
        <w:rPr>
          <w:lang w:val="en-US"/>
        </w:rPr>
        <w:t>proslediti</w:t>
      </w:r>
      <w:proofErr w:type="spellEnd"/>
      <w:r w:rsidRPr="50F063BC">
        <w:rPr>
          <w:lang w:val="en-US"/>
        </w:rPr>
        <w:t xml:space="preserve"> query </w:t>
      </w:r>
      <w:proofErr w:type="spellStart"/>
      <w:r w:rsidRPr="50F063BC">
        <w:rPr>
          <w:lang w:val="en-US"/>
        </w:rPr>
        <w:t>parametre</w:t>
      </w:r>
      <w:proofErr w:type="spellEnd"/>
      <w:r w:rsidRPr="50F063BC">
        <w:rPr>
          <w:lang w:val="en-US"/>
        </w:rPr>
        <w:t xml:space="preserve"> koji se </w:t>
      </w:r>
      <w:proofErr w:type="spellStart"/>
      <w:r w:rsidRPr="50F063BC">
        <w:rPr>
          <w:lang w:val="en-US"/>
        </w:rPr>
        <w:t>konvertuju</w:t>
      </w:r>
      <w:proofErr w:type="spellEnd"/>
      <w:r w:rsidRPr="50F063BC">
        <w:rPr>
          <w:lang w:val="en-US"/>
        </w:rPr>
        <w:t xml:space="preserve"> </w:t>
      </w:r>
      <w:proofErr w:type="spellStart"/>
      <w:r w:rsidRPr="50F063BC">
        <w:rPr>
          <w:lang w:val="en-US"/>
        </w:rPr>
        <w:t>na</w:t>
      </w:r>
      <w:proofErr w:type="spellEnd"/>
      <w:r w:rsidRPr="50F063BC">
        <w:rPr>
          <w:lang w:val="en-US"/>
        </w:rPr>
        <w:t xml:space="preserve"> </w:t>
      </w:r>
      <w:proofErr w:type="spellStart"/>
      <w:r>
        <w:rPr>
          <w:lang w:val="en-US"/>
        </w:rPr>
        <w:t>serverskoj</w:t>
      </w:r>
      <w:proofErr w:type="spellEnd"/>
      <w:r>
        <w:rPr>
          <w:lang w:val="en-US"/>
        </w:rPr>
        <w:t xml:space="preserve"> </w:t>
      </w:r>
      <w:proofErr w:type="spellStart"/>
      <w:r>
        <w:rPr>
          <w:lang w:val="en-US"/>
        </w:rPr>
        <w:t>strani</w:t>
      </w:r>
      <w:proofErr w:type="spellEnd"/>
      <w:r>
        <w:rPr>
          <w:lang w:val="en-US"/>
        </w:rPr>
        <w:t xml:space="preserve"> </w:t>
      </w:r>
      <w:r w:rsidRPr="50F063BC">
        <w:rPr>
          <w:lang w:val="en-US"/>
        </w:rPr>
        <w:t xml:space="preserve">u </w:t>
      </w:r>
      <w:proofErr w:type="spellStart"/>
      <w:r w:rsidRPr="50F063BC">
        <w:rPr>
          <w:lang w:val="en-US"/>
        </w:rPr>
        <w:t>ExamRegisterstrationFilters</w:t>
      </w:r>
      <w:proofErr w:type="spellEnd"/>
      <w:r w:rsidRPr="50F063BC">
        <w:rPr>
          <w:lang w:val="en-US"/>
        </w:rPr>
        <w:t xml:space="preserve"> </w:t>
      </w:r>
      <w:proofErr w:type="spellStart"/>
      <w:r w:rsidRPr="50F063BC">
        <w:rPr>
          <w:lang w:val="en-US"/>
        </w:rPr>
        <w:t>objekat</w:t>
      </w:r>
      <w:proofErr w:type="spellEnd"/>
      <w:r w:rsidRPr="50F063BC">
        <w:rPr>
          <w:lang w:val="en-US"/>
        </w:rPr>
        <w:t xml:space="preserve">. </w:t>
      </w:r>
      <w:proofErr w:type="spellStart"/>
      <w:r w:rsidRPr="50F063BC">
        <w:rPr>
          <w:lang w:val="en-US"/>
        </w:rPr>
        <w:t>Rezultate</w:t>
      </w:r>
      <w:proofErr w:type="spellEnd"/>
      <w:r w:rsidRPr="50F063BC">
        <w:rPr>
          <w:lang w:val="en-US"/>
        </w:rPr>
        <w:t xml:space="preserve"> je </w:t>
      </w:r>
      <w:proofErr w:type="spellStart"/>
      <w:r w:rsidRPr="50F063BC">
        <w:rPr>
          <w:lang w:val="en-US"/>
        </w:rPr>
        <w:t>moguće</w:t>
      </w:r>
      <w:proofErr w:type="spellEnd"/>
      <w:r w:rsidRPr="50F063BC">
        <w:rPr>
          <w:lang w:val="en-US"/>
        </w:rPr>
        <w:t xml:space="preserve"> </w:t>
      </w:r>
      <w:proofErr w:type="spellStart"/>
      <w:r w:rsidRPr="50F063BC">
        <w:rPr>
          <w:lang w:val="en-US"/>
        </w:rPr>
        <w:t>paginirati</w:t>
      </w:r>
      <w:proofErr w:type="spellEnd"/>
      <w:r w:rsidRPr="50F063BC">
        <w:rPr>
          <w:lang w:val="en-US"/>
        </w:rPr>
        <w:t xml:space="preserve"> (page </w:t>
      </w:r>
      <w:proofErr w:type="spellStart"/>
      <w:r w:rsidRPr="50F063BC">
        <w:rPr>
          <w:lang w:val="en-US"/>
        </w:rPr>
        <w:t>i</w:t>
      </w:r>
      <w:proofErr w:type="spellEnd"/>
      <w:r w:rsidRPr="50F063BC">
        <w:rPr>
          <w:lang w:val="en-US"/>
        </w:rPr>
        <w:t xml:space="preserve"> </w:t>
      </w:r>
      <w:proofErr w:type="spellStart"/>
      <w:r w:rsidRPr="50F063BC">
        <w:rPr>
          <w:lang w:val="en-US"/>
        </w:rPr>
        <w:t>pageSize</w:t>
      </w:r>
      <w:proofErr w:type="spellEnd"/>
      <w:r w:rsidRPr="50F063BC">
        <w:rPr>
          <w:lang w:val="en-US"/>
        </w:rPr>
        <w:t xml:space="preserve">), </w:t>
      </w:r>
      <w:proofErr w:type="spellStart"/>
      <w:r w:rsidRPr="50F063BC">
        <w:rPr>
          <w:lang w:val="en-US"/>
        </w:rPr>
        <w:t>moguće</w:t>
      </w:r>
      <w:proofErr w:type="spellEnd"/>
      <w:r w:rsidRPr="50F063BC">
        <w:rPr>
          <w:lang w:val="en-US"/>
        </w:rPr>
        <w:t xml:space="preserve"> je </w:t>
      </w:r>
      <w:proofErr w:type="spellStart"/>
      <w:r w:rsidRPr="50F063BC">
        <w:rPr>
          <w:lang w:val="en-US"/>
        </w:rPr>
        <w:t>vratiti</w:t>
      </w:r>
      <w:proofErr w:type="spellEnd"/>
      <w:r w:rsidRPr="50F063BC">
        <w:rPr>
          <w:lang w:val="en-US"/>
        </w:rPr>
        <w:t xml:space="preserve"> </w:t>
      </w:r>
      <w:proofErr w:type="spellStart"/>
      <w:r w:rsidRPr="50F063BC">
        <w:rPr>
          <w:lang w:val="en-US"/>
        </w:rPr>
        <w:t>bilo</w:t>
      </w:r>
      <w:proofErr w:type="spellEnd"/>
      <w:r w:rsidRPr="50F063BC">
        <w:rPr>
          <w:lang w:val="en-US"/>
        </w:rPr>
        <w:t xml:space="preserve"> </w:t>
      </w:r>
      <w:proofErr w:type="spellStart"/>
      <w:r w:rsidRPr="50F063BC">
        <w:rPr>
          <w:lang w:val="en-US"/>
        </w:rPr>
        <w:t>koju</w:t>
      </w:r>
      <w:proofErr w:type="spellEnd"/>
      <w:r w:rsidRPr="50F063BC">
        <w:rPr>
          <w:lang w:val="en-US"/>
        </w:rPr>
        <w:t xml:space="preserve"> </w:t>
      </w:r>
      <w:proofErr w:type="spellStart"/>
      <w:r w:rsidRPr="50F063BC">
        <w:rPr>
          <w:lang w:val="en-US"/>
        </w:rPr>
        <w:t>kombinaciju</w:t>
      </w:r>
      <w:proofErr w:type="spellEnd"/>
      <w:r w:rsidRPr="50F063BC">
        <w:rPr>
          <w:lang w:val="en-US"/>
        </w:rPr>
        <w:t xml:space="preserve"> </w:t>
      </w:r>
      <w:proofErr w:type="spellStart"/>
      <w:r w:rsidRPr="50F063BC">
        <w:rPr>
          <w:lang w:val="en-US"/>
        </w:rPr>
        <w:t>samo</w:t>
      </w:r>
      <w:proofErr w:type="spellEnd"/>
      <w:r w:rsidRPr="50F063BC">
        <w:rPr>
          <w:lang w:val="en-US"/>
        </w:rPr>
        <w:t xml:space="preserve"> </w:t>
      </w:r>
      <w:proofErr w:type="spellStart"/>
      <w:r w:rsidRPr="50F063BC">
        <w:rPr>
          <w:lang w:val="en-US"/>
        </w:rPr>
        <w:t>neocenjenih</w:t>
      </w:r>
      <w:proofErr w:type="spellEnd"/>
      <w:r w:rsidRPr="50F063BC">
        <w:rPr>
          <w:lang w:val="en-US"/>
        </w:rPr>
        <w:t xml:space="preserve"> </w:t>
      </w:r>
      <w:proofErr w:type="spellStart"/>
      <w:r w:rsidRPr="50F063BC">
        <w:rPr>
          <w:lang w:val="en-US"/>
        </w:rPr>
        <w:t>prijava</w:t>
      </w:r>
      <w:proofErr w:type="spellEnd"/>
      <w:r w:rsidRPr="50F063BC">
        <w:rPr>
          <w:lang w:val="en-US"/>
        </w:rPr>
        <w:t xml:space="preserve">, </w:t>
      </w:r>
      <w:proofErr w:type="spellStart"/>
      <w:r w:rsidRPr="50F063BC">
        <w:rPr>
          <w:lang w:val="en-US"/>
        </w:rPr>
        <w:t>uspešnih</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neuspešnih</w:t>
      </w:r>
      <w:proofErr w:type="spellEnd"/>
      <w:r w:rsidRPr="50F063BC">
        <w:rPr>
          <w:lang w:val="en-US"/>
        </w:rPr>
        <w:t xml:space="preserve"> </w:t>
      </w:r>
      <w:proofErr w:type="spellStart"/>
      <w:r w:rsidRPr="50F063BC">
        <w:rPr>
          <w:lang w:val="en-US"/>
        </w:rPr>
        <w:t>prijava</w:t>
      </w:r>
      <w:proofErr w:type="spellEnd"/>
      <w:r w:rsidRPr="50F063BC">
        <w:rPr>
          <w:lang w:val="en-US"/>
        </w:rPr>
        <w:t xml:space="preserve">, </w:t>
      </w:r>
      <w:proofErr w:type="spellStart"/>
      <w:r w:rsidRPr="50F063BC">
        <w:rPr>
          <w:lang w:val="en-US"/>
        </w:rPr>
        <w:t>trenutno</w:t>
      </w:r>
      <w:proofErr w:type="spellEnd"/>
      <w:r w:rsidRPr="50F063BC">
        <w:rPr>
          <w:lang w:val="en-US"/>
        </w:rPr>
        <w:t xml:space="preserve"> </w:t>
      </w:r>
      <w:proofErr w:type="spellStart"/>
      <w:r w:rsidRPr="50F063BC">
        <w:rPr>
          <w:lang w:val="en-US"/>
        </w:rPr>
        <w:t>aktivnih</w:t>
      </w:r>
      <w:proofErr w:type="spellEnd"/>
      <w:r>
        <w:rPr>
          <w:lang w:val="en-US"/>
        </w:rPr>
        <w:t xml:space="preserve"> </w:t>
      </w:r>
      <w:r w:rsidRPr="50F063BC">
        <w:rPr>
          <w:lang w:val="en-US"/>
        </w:rPr>
        <w:t>(</w:t>
      </w:r>
      <w:proofErr w:type="spellStart"/>
      <w:r w:rsidRPr="50F063BC">
        <w:rPr>
          <w:lang w:val="en-US"/>
        </w:rPr>
        <w:t>prijave</w:t>
      </w:r>
      <w:proofErr w:type="spellEnd"/>
      <w:r w:rsidRPr="50F063BC">
        <w:rPr>
          <w:lang w:val="en-US"/>
        </w:rPr>
        <w:t xml:space="preserve"> </w:t>
      </w:r>
      <w:proofErr w:type="spellStart"/>
      <w:r w:rsidRPr="50F063BC">
        <w:rPr>
          <w:lang w:val="en-US"/>
        </w:rPr>
        <w:t>iz</w:t>
      </w:r>
      <w:proofErr w:type="spellEnd"/>
      <w:r w:rsidRPr="50F063BC">
        <w:rPr>
          <w:lang w:val="en-US"/>
        </w:rPr>
        <w:t xml:space="preserve"> </w:t>
      </w:r>
      <w:proofErr w:type="spellStart"/>
      <w:r w:rsidRPr="50F063BC">
        <w:rPr>
          <w:lang w:val="en-US"/>
        </w:rPr>
        <w:t>ispitnog</w:t>
      </w:r>
      <w:proofErr w:type="spellEnd"/>
      <w:r w:rsidRPr="50F063BC">
        <w:rPr>
          <w:lang w:val="en-US"/>
        </w:rPr>
        <w:t xml:space="preserve"> </w:t>
      </w:r>
      <w:proofErr w:type="spellStart"/>
      <w:r w:rsidRPr="50F063BC">
        <w:rPr>
          <w:lang w:val="en-US"/>
        </w:rPr>
        <w:t>roka</w:t>
      </w:r>
      <w:proofErr w:type="spellEnd"/>
      <w:r w:rsidRPr="50F063BC">
        <w:rPr>
          <w:lang w:val="en-US"/>
        </w:rPr>
        <w:t xml:space="preserve"> koji je </w:t>
      </w:r>
      <w:proofErr w:type="spellStart"/>
      <w:r w:rsidRPr="50F063BC">
        <w:rPr>
          <w:lang w:val="en-US"/>
        </w:rPr>
        <w:t>još</w:t>
      </w:r>
      <w:proofErr w:type="spellEnd"/>
      <w:r w:rsidRPr="50F063BC">
        <w:rPr>
          <w:lang w:val="en-US"/>
        </w:rPr>
        <w:t xml:space="preserve"> </w:t>
      </w:r>
      <w:proofErr w:type="spellStart"/>
      <w:r w:rsidRPr="50F063BC">
        <w:rPr>
          <w:lang w:val="en-US"/>
        </w:rPr>
        <w:t>uvek</w:t>
      </w:r>
      <w:proofErr w:type="spellEnd"/>
      <w:r w:rsidRPr="50F063BC">
        <w:rPr>
          <w:lang w:val="en-US"/>
        </w:rPr>
        <w:t xml:space="preserve"> </w:t>
      </w:r>
      <w:proofErr w:type="spellStart"/>
      <w:r w:rsidRPr="50F063BC">
        <w:rPr>
          <w:lang w:val="en-US"/>
        </w:rPr>
        <w:t>aktuelan</w:t>
      </w:r>
      <w:proofErr w:type="spellEnd"/>
      <w:r w:rsidRPr="50F063BC">
        <w:rPr>
          <w:lang w:val="en-US"/>
        </w:rPr>
        <w:t xml:space="preserve">), </w:t>
      </w:r>
      <w:proofErr w:type="spellStart"/>
      <w:r w:rsidRPr="50F063BC">
        <w:rPr>
          <w:lang w:val="en-US"/>
        </w:rPr>
        <w:t>te</w:t>
      </w:r>
      <w:proofErr w:type="spellEnd"/>
      <w:r w:rsidRPr="50F063BC">
        <w:rPr>
          <w:lang w:val="en-US"/>
        </w:rPr>
        <w:t xml:space="preserve"> </w:t>
      </w:r>
      <w:proofErr w:type="spellStart"/>
      <w:r w:rsidRPr="50F063BC">
        <w:rPr>
          <w:lang w:val="en-US"/>
        </w:rPr>
        <w:t>prijave</w:t>
      </w:r>
      <w:proofErr w:type="spellEnd"/>
      <w:r w:rsidRPr="50F063BC">
        <w:rPr>
          <w:lang w:val="en-US"/>
        </w:rPr>
        <w:t xml:space="preserve"> </w:t>
      </w:r>
      <w:proofErr w:type="spellStart"/>
      <w:r w:rsidRPr="50F063BC">
        <w:rPr>
          <w:lang w:val="en-US"/>
        </w:rPr>
        <w:t>koje</w:t>
      </w:r>
      <w:proofErr w:type="spellEnd"/>
      <w:r w:rsidRPr="50F063BC">
        <w:rPr>
          <w:lang w:val="en-US"/>
        </w:rPr>
        <w:t xml:space="preserve"> se </w:t>
      </w:r>
      <w:proofErr w:type="spellStart"/>
      <w:r w:rsidRPr="50F063BC">
        <w:rPr>
          <w:lang w:val="en-US"/>
        </w:rPr>
        <w:t>odnose</w:t>
      </w:r>
      <w:proofErr w:type="spellEnd"/>
      <w:r w:rsidRPr="50F063BC">
        <w:rPr>
          <w:lang w:val="en-US"/>
        </w:rPr>
        <w:t xml:space="preserve"> </w:t>
      </w:r>
      <w:proofErr w:type="spellStart"/>
      <w:r w:rsidRPr="50F063BC">
        <w:rPr>
          <w:lang w:val="en-US"/>
        </w:rPr>
        <w:t>na</w:t>
      </w:r>
      <w:proofErr w:type="spellEnd"/>
      <w:r w:rsidRPr="50F063BC">
        <w:rPr>
          <w:lang w:val="en-US"/>
        </w:rPr>
        <w:t xml:space="preserve"> </w:t>
      </w:r>
      <w:proofErr w:type="spellStart"/>
      <w:r w:rsidRPr="50F063BC">
        <w:rPr>
          <w:lang w:val="en-US"/>
        </w:rPr>
        <w:t>odredjenog</w:t>
      </w:r>
      <w:proofErr w:type="spellEnd"/>
      <w:r w:rsidRPr="50F063BC">
        <w:rPr>
          <w:lang w:val="en-US"/>
        </w:rPr>
        <w:t xml:space="preserve"> </w:t>
      </w:r>
      <w:proofErr w:type="spellStart"/>
      <w:r w:rsidRPr="50F063BC">
        <w:rPr>
          <w:lang w:val="en-US"/>
        </w:rPr>
        <w:t>studenta</w:t>
      </w:r>
      <w:proofErr w:type="spellEnd"/>
      <w:r w:rsidRPr="50F063BC">
        <w:rPr>
          <w:lang w:val="en-US"/>
        </w:rPr>
        <w:t xml:space="preserve">, </w:t>
      </w:r>
      <w:proofErr w:type="spellStart"/>
      <w:r w:rsidRPr="50F063BC">
        <w:rPr>
          <w:lang w:val="en-US"/>
        </w:rPr>
        <w:t>iz</w:t>
      </w:r>
      <w:proofErr w:type="spellEnd"/>
      <w:r w:rsidRPr="50F063BC">
        <w:rPr>
          <w:lang w:val="en-US"/>
        </w:rPr>
        <w:t xml:space="preserve"> </w:t>
      </w:r>
      <w:proofErr w:type="spellStart"/>
      <w:r w:rsidRPr="50F063BC">
        <w:rPr>
          <w:lang w:val="en-US"/>
        </w:rPr>
        <w:t>odredjenog</w:t>
      </w:r>
      <w:proofErr w:type="spellEnd"/>
      <w:r w:rsidRPr="50F063BC">
        <w:rPr>
          <w:lang w:val="en-US"/>
        </w:rPr>
        <w:t xml:space="preserve"> </w:t>
      </w:r>
      <w:proofErr w:type="spellStart"/>
      <w:r w:rsidRPr="50F063BC">
        <w:rPr>
          <w:lang w:val="en-US"/>
        </w:rPr>
        <w:t>predmeta</w:t>
      </w:r>
      <w:proofErr w:type="spellEnd"/>
      <w:r w:rsidRPr="50F063BC">
        <w:rPr>
          <w:lang w:val="en-US"/>
        </w:rPr>
        <w:t xml:space="preserve"> </w:t>
      </w:r>
      <w:proofErr w:type="spellStart"/>
      <w:r w:rsidRPr="50F063BC">
        <w:rPr>
          <w:lang w:val="en-US"/>
        </w:rPr>
        <w:t>ili</w:t>
      </w:r>
      <w:proofErr w:type="spellEnd"/>
      <w:r w:rsidRPr="50F063BC">
        <w:rPr>
          <w:lang w:val="en-US"/>
        </w:rPr>
        <w:t xml:space="preserve"> </w:t>
      </w:r>
      <w:proofErr w:type="spellStart"/>
      <w:r w:rsidRPr="50F063BC">
        <w:rPr>
          <w:lang w:val="en-US"/>
        </w:rPr>
        <w:t>ispitnog</w:t>
      </w:r>
      <w:proofErr w:type="spellEnd"/>
      <w:r w:rsidRPr="50F063BC">
        <w:rPr>
          <w:lang w:val="en-US"/>
        </w:rPr>
        <w:t xml:space="preserve"> </w:t>
      </w:r>
      <w:proofErr w:type="spellStart"/>
      <w:r w:rsidRPr="50F063BC">
        <w:rPr>
          <w:lang w:val="en-US"/>
        </w:rPr>
        <w:t>roka</w:t>
      </w:r>
      <w:proofErr w:type="spellEnd"/>
      <w:r w:rsidRPr="50F063BC">
        <w:rPr>
          <w:lang w:val="en-US"/>
        </w:rPr>
        <w:t>.</w:t>
      </w:r>
    </w:p>
    <w:p w14:paraId="7E2DE871" w14:textId="3F94AD56" w:rsidR="00196E64" w:rsidRDefault="00196E64">
      <w:pPr>
        <w:keepNext/>
        <w:pPrChange w:id="205" w:author="Vladimir Jecic" w:date="2026-01-09T13:12:00Z" w16du:dateUtc="2026-01-09T12:12:00Z">
          <w:pPr/>
        </w:pPrChange>
      </w:pPr>
      <w:r>
        <w:rPr>
          <w:noProof/>
        </w:rPr>
        <w:drawing>
          <wp:inline distT="0" distB="0" distL="0" distR="0" wp14:anchorId="27F2B5EE" wp14:editId="253A2C6D">
            <wp:extent cx="5297630" cy="7392838"/>
            <wp:effectExtent l="0" t="0" r="0" b="0"/>
            <wp:docPr id="81180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06833" name=""/>
                    <pic:cNvPicPr/>
                  </pic:nvPicPr>
                  <pic:blipFill>
                    <a:blip r:embed="rId77"/>
                    <a:stretch>
                      <a:fillRect/>
                    </a:stretch>
                  </pic:blipFill>
                  <pic:spPr>
                    <a:xfrm>
                      <a:off x="0" y="0"/>
                      <a:ext cx="5303137" cy="7400524"/>
                    </a:xfrm>
                    <a:prstGeom prst="rect">
                      <a:avLst/>
                    </a:prstGeom>
                  </pic:spPr>
                </pic:pic>
              </a:graphicData>
            </a:graphic>
          </wp:inline>
        </w:drawing>
      </w:r>
    </w:p>
    <w:p w14:paraId="01745D97" w14:textId="076AAF37" w:rsidR="00196E64" w:rsidRPr="00B66331" w:rsidRDefault="00196E64" w:rsidP="00196E64">
      <w:pPr>
        <w:pStyle w:val="Caption"/>
        <w:jc w:val="center"/>
        <w:rPr>
          <w:lang w:val="en-US"/>
          <w:rPrChange w:id="206" w:author="Vladimir Jecic" w:date="2026-01-09T13:02:00Z" w16du:dateUtc="2026-01-09T12:02:00Z">
            <w:rPr/>
          </w:rPrChange>
        </w:rPr>
      </w:pPr>
      <w:bookmarkStart w:id="207" w:name="_Toc228782733"/>
      <w:r>
        <w:t xml:space="preserve">Slika </w:t>
      </w:r>
      <w:ins w:id="208" w:author="Vladimir Jecic" w:date="2026-01-09T13:12:00Z" w16du:dateUtc="2026-01-09T12:12:00Z">
        <w:r>
          <w:fldChar w:fldCharType="begin"/>
        </w:r>
        <w:r>
          <w:instrText xml:space="preserve"> SEQ Slika \* ARABIC </w:instrText>
        </w:r>
      </w:ins>
      <w:r>
        <w:fldChar w:fldCharType="separate"/>
      </w:r>
      <w:r>
        <w:rPr>
          <w:noProof/>
        </w:rPr>
        <w:t>65</w:t>
      </w:r>
      <w:ins w:id="209" w:author="Vladimir Jecic" w:date="2026-01-09T13:12:00Z" w16du:dateUtc="2026-01-09T12:12:00Z">
        <w:r>
          <w:fldChar w:fldCharType="end"/>
        </w:r>
        <w:r>
          <w:t>: SK4, Mogući parametri paginacione pretrage prijava ispita</w:t>
        </w:r>
      </w:ins>
      <w:bookmarkEnd w:id="207"/>
    </w:p>
    <w:p w14:paraId="295F6D51" w14:textId="77777777" w:rsidR="00196E64" w:rsidRPr="005550F6" w:rsidRDefault="00196E64" w:rsidP="00196E64">
      <w:pPr>
        <w:rPr>
          <w:lang w:val="en-US"/>
        </w:rPr>
      </w:pPr>
    </w:p>
    <w:p w14:paraId="1167C89C" w14:textId="1F1D553D" w:rsidR="00196E64" w:rsidRDefault="00196E64" w:rsidP="00196E64">
      <w:pPr>
        <w:jc w:val="both"/>
      </w:pPr>
      <w:bookmarkStart w:id="210" w:name="_Toc163555221"/>
      <w:r>
        <w:t>Prvo se qurybuilderom pravi odgovarajući upit idući redom kroz sve filter parametre koji su setovani i postavljajući dodatne uslove. U ovom slučaju korišćenja postavljen je samo filter includePassed što znači da će biti vraćene samo prijave kod kojih je ocena izmedju 6 i 10, a paginacija se ne koristi u ovom slučaju pa je pageSize setovan na max int vrednost jer se ne očekuje veliki broj ispita, dok se u slučaju svih postojećih prijava ikada koje profesor može da pregleda pageSize ograničava na 10, kako se ne bi svaki put dovlačilo potencijalno nekoliko hiljada prijava.</w:t>
      </w:r>
    </w:p>
    <w:p w14:paraId="6C6F098D" w14:textId="45CA939C" w:rsidR="00196E64" w:rsidRDefault="00196E64">
      <w:pPr>
        <w:keepNext/>
        <w:pPrChange w:id="211" w:author="Vladimir Jecic" w:date="2026-01-09T13:21:00Z" w16du:dateUtc="2026-01-09T12:21:00Z">
          <w:pPr/>
        </w:pPrChange>
      </w:pPr>
      <w:r>
        <w:rPr>
          <w:noProof/>
        </w:rPr>
        <w:drawing>
          <wp:inline distT="0" distB="0" distL="0" distR="0" wp14:anchorId="43C71795" wp14:editId="47E07BA1">
            <wp:extent cx="5943600" cy="2794000"/>
            <wp:effectExtent l="0" t="0" r="0" b="6350"/>
            <wp:docPr id="26178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87569" name=""/>
                    <pic:cNvPicPr/>
                  </pic:nvPicPr>
                  <pic:blipFill>
                    <a:blip r:embed="rId78"/>
                    <a:stretch>
                      <a:fillRect/>
                    </a:stretch>
                  </pic:blipFill>
                  <pic:spPr>
                    <a:xfrm>
                      <a:off x="0" y="0"/>
                      <a:ext cx="5943600" cy="2794000"/>
                    </a:xfrm>
                    <a:prstGeom prst="rect">
                      <a:avLst/>
                    </a:prstGeom>
                  </pic:spPr>
                </pic:pic>
              </a:graphicData>
            </a:graphic>
          </wp:inline>
        </w:drawing>
      </w:r>
    </w:p>
    <w:p w14:paraId="59B808C3" w14:textId="1816C200" w:rsidR="00196E64" w:rsidRDefault="00196E64">
      <w:pPr>
        <w:pStyle w:val="Caption"/>
        <w:jc w:val="center"/>
        <w:rPr>
          <w:ins w:id="212" w:author="Vladimir Jecic" w:date="2026-01-09T13:15:00Z" w16du:dateUtc="2026-01-09T12:15:00Z"/>
        </w:rPr>
        <w:pPrChange w:id="213" w:author="Vladimir Jecic" w:date="2026-01-09T13:21:00Z" w16du:dateUtc="2026-01-09T12:21:00Z">
          <w:pPr/>
        </w:pPrChange>
      </w:pPr>
      <w:bookmarkStart w:id="214" w:name="_Toc228782734"/>
      <w:r>
        <w:t xml:space="preserve">Slika </w:t>
      </w:r>
      <w:ins w:id="215" w:author="Vladimir Jecic" w:date="2026-01-09T13:21:00Z" w16du:dateUtc="2026-01-09T12:21:00Z">
        <w:r>
          <w:fldChar w:fldCharType="begin"/>
        </w:r>
        <w:r>
          <w:instrText xml:space="preserve"> SEQ Slika \* ARABIC </w:instrText>
        </w:r>
      </w:ins>
      <w:r>
        <w:fldChar w:fldCharType="separate"/>
      </w:r>
      <w:r>
        <w:rPr>
          <w:noProof/>
        </w:rPr>
        <w:t>66</w:t>
      </w:r>
      <w:ins w:id="216" w:author="Vladimir Jecic" w:date="2026-01-09T13:21:00Z" w16du:dateUtc="2026-01-09T12:21:00Z">
        <w:r>
          <w:fldChar w:fldCharType="end"/>
        </w:r>
        <w:r>
          <w:t>: SK4, Priprema parametara i poziv metode getAllExamRegistrationsWithFilters</w:t>
        </w:r>
      </w:ins>
      <w:bookmarkEnd w:id="214"/>
    </w:p>
    <w:p w14:paraId="3699A43A" w14:textId="078D9993" w:rsidR="00196E64" w:rsidRDefault="00196E64">
      <w:pPr>
        <w:keepNext/>
        <w:jc w:val="center"/>
        <w:rPr>
          <w:ins w:id="217" w:author="Vladimir Jecic" w:date="2026-01-09T13:26:00Z" w16du:dateUtc="2026-01-09T12:26:00Z"/>
        </w:rPr>
        <w:pPrChange w:id="218" w:author="Vladimir Jecic" w:date="2026-01-09T13:26:00Z" w16du:dateUtc="2026-01-09T12:26:00Z">
          <w:pPr/>
        </w:pPrChange>
      </w:pPr>
      <w:ins w:id="219" w:author="Vladimir Jecic" w:date="2026-01-09T13:15:00Z" w16du:dateUtc="2026-01-09T12:15:00Z">
        <w:r w:rsidRPr="00995645">
          <w:rPr>
            <w:noProof/>
          </w:rPr>
          <w:drawing>
            <wp:inline distT="0" distB="0" distL="0" distR="0" wp14:anchorId="09F3BACA" wp14:editId="66518F0D">
              <wp:extent cx="4788593" cy="7789653"/>
              <wp:effectExtent l="0" t="0" r="0" b="1905"/>
              <wp:docPr id="180094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43285" name=""/>
                      <pic:cNvPicPr/>
                    </pic:nvPicPr>
                    <pic:blipFill>
                      <a:blip r:embed="rId79"/>
                      <a:stretch>
                        <a:fillRect/>
                      </a:stretch>
                    </pic:blipFill>
                    <pic:spPr>
                      <a:xfrm>
                        <a:off x="0" y="0"/>
                        <a:ext cx="4790309" cy="7792444"/>
                      </a:xfrm>
                      <a:prstGeom prst="rect">
                        <a:avLst/>
                      </a:prstGeom>
                    </pic:spPr>
                  </pic:pic>
                </a:graphicData>
              </a:graphic>
            </wp:inline>
          </w:drawing>
        </w:r>
      </w:ins>
    </w:p>
    <w:p w14:paraId="467608F7" w14:textId="3FDE2AEE" w:rsidR="00196E64" w:rsidRPr="00995645" w:rsidRDefault="00196E64">
      <w:pPr>
        <w:pStyle w:val="Caption"/>
        <w:jc w:val="center"/>
        <w:rPr>
          <w:ins w:id="220" w:author="Vladimir Jecic" w:date="2026-01-09T13:14:00Z" w16du:dateUtc="2026-01-09T12:14:00Z"/>
        </w:rPr>
        <w:pPrChange w:id="221" w:author="Vladimir Jecic" w:date="2026-01-09T13:26:00Z" w16du:dateUtc="2026-01-09T12:26:00Z">
          <w:pPr>
            <w:pStyle w:val="Heading3"/>
          </w:pPr>
        </w:pPrChange>
      </w:pPr>
      <w:bookmarkStart w:id="222" w:name="_Toc228782735"/>
      <w:ins w:id="223" w:author="Vladimir Jecic" w:date="2026-01-09T13:26:00Z" w16du:dateUtc="2026-01-09T12:26:00Z">
        <w:r>
          <w:t xml:space="preserve">Slika </w:t>
        </w:r>
        <w:r>
          <w:fldChar w:fldCharType="begin"/>
        </w:r>
        <w:r>
          <w:instrText xml:space="preserve"> SEQ Slika \* ARABIC </w:instrText>
        </w:r>
      </w:ins>
      <w:r>
        <w:fldChar w:fldCharType="separate"/>
      </w:r>
      <w:r>
        <w:rPr>
          <w:noProof/>
        </w:rPr>
        <w:t>67</w:t>
      </w:r>
      <w:ins w:id="224" w:author="Vladimir Jecic" w:date="2026-01-09T13:26:00Z" w16du:dateUtc="2026-01-09T12:26:00Z">
        <w:r>
          <w:fldChar w:fldCharType="end"/>
        </w:r>
        <w:r>
          <w:t>: SK4, Implementacija getAllExamRegistrationsWithFilters metode</w:t>
        </w:r>
      </w:ins>
      <w:bookmarkEnd w:id="222"/>
    </w:p>
    <w:p w14:paraId="4CF18A0D" w14:textId="60E07F17" w:rsidR="00196E64" w:rsidRPr="00AE0458" w:rsidRDefault="00196E64" w:rsidP="00196E64">
      <w:pPr>
        <w:pStyle w:val="Heading3"/>
      </w:pPr>
      <w:bookmarkStart w:id="225" w:name="_Toc226873852"/>
      <w:bookmarkStart w:id="226" w:name="_Toc228782659"/>
      <w:r>
        <w:t xml:space="preserve">4.2.5 Uputstvo SK5: </w:t>
      </w:r>
      <w:bookmarkEnd w:id="210"/>
      <w:r>
        <w:t>Prijavljivanje polaganja ispita</w:t>
      </w:r>
      <w:bookmarkEnd w:id="225"/>
      <w:bookmarkEnd w:id="226"/>
    </w:p>
    <w:p w14:paraId="6949F574" w14:textId="77777777" w:rsidR="00196E64" w:rsidRDefault="00196E64" w:rsidP="00196E64">
      <w:pPr>
        <w:spacing w:after="80"/>
      </w:pPr>
      <w:r>
        <w:t>Uslov: Student je ulogovan sa svojim nalogom.</w:t>
      </w:r>
    </w:p>
    <w:p w14:paraId="46DD639B" w14:textId="6A805A10" w:rsidR="00196E64" w:rsidRDefault="00196E64" w:rsidP="00196E64">
      <w:pPr>
        <w:rPr>
          <w:noProof/>
        </w:rPr>
      </w:pPr>
      <w:r>
        <w:t xml:space="preserve">Opis: Student klikom na navigaciju </w:t>
      </w:r>
      <w:r w:rsidRPr="00943E3A">
        <w:t>“</w:t>
      </w:r>
      <w:r>
        <w:t>Prijava ispita“ (</w:t>
      </w:r>
      <w:hyperlink w:anchor="_4.2.4_Uputstvo_SK4:" w:history="1">
        <w:r w:rsidRPr="50F063BC">
          <w:rPr>
            <w:rStyle w:val="Hyperlink"/>
          </w:rPr>
          <w:t>Slika 6</w:t>
        </w:r>
        <w:r>
          <w:rPr>
            <w:rStyle w:val="Hyperlink"/>
          </w:rPr>
          <w:t>3</w:t>
        </w:r>
        <w:r w:rsidRPr="50F063BC">
          <w:rPr>
            <w:rStyle w:val="Hyperlink"/>
          </w:rPr>
          <w:t>: SK4, Navigacioni meni - student</w:t>
        </w:r>
      </w:hyperlink>
      <w:r>
        <w:t>) učitavaju se svi prijavljeni i neprijavljeni ispiti studenta. Student klikom na dugme prijavi poziva sistem da zabeleži prijavu ispita. Za ovaj primer to će biti ispit Strukture Podataka i Algoritmi.</w:t>
      </w:r>
      <w:r w:rsidRPr="00943E3A">
        <w:rPr>
          <w:noProof/>
        </w:rPr>
        <w:t xml:space="preserve"> </w:t>
      </w:r>
    </w:p>
    <w:p w14:paraId="1D58A398" w14:textId="5E493DF8" w:rsidR="00196E64" w:rsidRDefault="00196E64" w:rsidP="00196E64">
      <w:pPr>
        <w:keepNext/>
        <w:jc w:val="both"/>
      </w:pPr>
      <w:r>
        <w:rPr>
          <w:noProof/>
        </w:rPr>
        <w:drawing>
          <wp:inline distT="0" distB="0" distL="0" distR="0" wp14:anchorId="61E9E45A" wp14:editId="64EA297C">
            <wp:extent cx="5943600" cy="3762375"/>
            <wp:effectExtent l="0" t="0" r="0" b="9525"/>
            <wp:docPr id="10904648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64801" name="Picture 1090464801"/>
                    <pic:cNvPicPr/>
                  </pic:nvPicPr>
                  <pic:blipFill>
                    <a:blip r:embed="rId80">
                      <a:extLst>
                        <a:ext uri="{28A0092B-C50C-407E-A947-70E740481C1C}">
                          <a14:useLocalDpi xmlns:a14="http://schemas.microsoft.com/office/drawing/2010/main"/>
                        </a:ext>
                      </a:extLst>
                    </a:blip>
                    <a:stretch>
                      <a:fillRect/>
                    </a:stretch>
                  </pic:blipFill>
                  <pic:spPr>
                    <a:xfrm>
                      <a:off x="0" y="0"/>
                      <a:ext cx="5943600" cy="3762375"/>
                    </a:xfrm>
                    <a:prstGeom prst="rect">
                      <a:avLst/>
                    </a:prstGeom>
                  </pic:spPr>
                </pic:pic>
              </a:graphicData>
            </a:graphic>
          </wp:inline>
        </w:drawing>
      </w:r>
    </w:p>
    <w:p w14:paraId="04BF39E2" w14:textId="4E6C631B" w:rsidR="00196E64" w:rsidRDefault="00196E64" w:rsidP="00196E64">
      <w:pPr>
        <w:pStyle w:val="Caption"/>
        <w:jc w:val="center"/>
      </w:pPr>
      <w:bookmarkStart w:id="227" w:name="_Toc228782736"/>
      <w:r>
        <w:t xml:space="preserve">Slika </w:t>
      </w:r>
      <w:r>
        <w:fldChar w:fldCharType="begin"/>
      </w:r>
      <w:r>
        <w:instrText xml:space="preserve"> SEQ Slika \* ARABIC </w:instrText>
      </w:r>
      <w:r>
        <w:fldChar w:fldCharType="separate"/>
      </w:r>
      <w:r>
        <w:rPr>
          <w:noProof/>
        </w:rPr>
        <w:t>68</w:t>
      </w:r>
      <w:r>
        <w:fldChar w:fldCharType="end"/>
      </w:r>
      <w:r>
        <w:t xml:space="preserve">: SK5, </w:t>
      </w:r>
      <w:r w:rsidRPr="000C6D71">
        <w:t>Učitavanje ispita koje student može da polaže</w:t>
      </w:r>
      <w:bookmarkEnd w:id="227"/>
    </w:p>
    <w:p w14:paraId="15BDE124" w14:textId="3ADB3B52" w:rsidR="00196E64" w:rsidRDefault="00196E64" w:rsidP="00196E64">
      <w:pPr>
        <w:keepNext/>
      </w:pPr>
      <w:r w:rsidRPr="008E6974">
        <w:rPr>
          <w:noProof/>
        </w:rPr>
        <w:drawing>
          <wp:inline distT="0" distB="0" distL="0" distR="0" wp14:anchorId="06465D41" wp14:editId="54744CF8">
            <wp:extent cx="5943600" cy="3442970"/>
            <wp:effectExtent l="0" t="0" r="0" b="5080"/>
            <wp:docPr id="70516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66942" name=""/>
                    <pic:cNvPicPr/>
                  </pic:nvPicPr>
                  <pic:blipFill>
                    <a:blip r:embed="rId81"/>
                    <a:stretch>
                      <a:fillRect/>
                    </a:stretch>
                  </pic:blipFill>
                  <pic:spPr>
                    <a:xfrm>
                      <a:off x="0" y="0"/>
                      <a:ext cx="5943600" cy="3442970"/>
                    </a:xfrm>
                    <a:prstGeom prst="rect">
                      <a:avLst/>
                    </a:prstGeom>
                  </pic:spPr>
                </pic:pic>
              </a:graphicData>
            </a:graphic>
          </wp:inline>
        </w:drawing>
      </w:r>
    </w:p>
    <w:p w14:paraId="05168FDD" w14:textId="00BF79A4" w:rsidR="00196E64" w:rsidRDefault="00196E64" w:rsidP="00196E64">
      <w:pPr>
        <w:pStyle w:val="Caption"/>
        <w:jc w:val="center"/>
      </w:pPr>
      <w:bookmarkStart w:id="228" w:name="_Toc228782737"/>
      <w:r>
        <w:t xml:space="preserve">Slika </w:t>
      </w:r>
      <w:r>
        <w:fldChar w:fldCharType="begin"/>
      </w:r>
      <w:r>
        <w:instrText xml:space="preserve"> SEQ Slika \* ARABIC </w:instrText>
      </w:r>
      <w:r>
        <w:fldChar w:fldCharType="separate"/>
      </w:r>
      <w:r>
        <w:rPr>
          <w:noProof/>
        </w:rPr>
        <w:t>69</w:t>
      </w:r>
      <w:r>
        <w:fldChar w:fldCharType="end"/>
      </w:r>
      <w:r>
        <w:t>: SK5, Prijava ispita</w:t>
      </w:r>
      <w:bookmarkEnd w:id="228"/>
    </w:p>
    <w:p w14:paraId="640F9577" w14:textId="77777777" w:rsidR="00196E64" w:rsidRDefault="00196E64" w:rsidP="00196E64"/>
    <w:p w14:paraId="2B503698" w14:textId="174E4240" w:rsidR="00196E64" w:rsidRDefault="00196E64" w:rsidP="00196E64">
      <w:pPr>
        <w:jc w:val="both"/>
        <w:rPr>
          <w:lang w:val="en-US"/>
        </w:rPr>
      </w:pPr>
      <w:r>
        <w:t>U slu</w:t>
      </w:r>
      <w:proofErr w:type="spellStart"/>
      <w:r w:rsidRPr="50F063BC">
        <w:rPr>
          <w:lang w:val="en-US"/>
        </w:rPr>
        <w:t>čaju</w:t>
      </w:r>
      <w:proofErr w:type="spellEnd"/>
      <w:r w:rsidRPr="50F063BC">
        <w:rPr>
          <w:lang w:val="en-US"/>
        </w:rPr>
        <w:t xml:space="preserve"> da je period za </w:t>
      </w:r>
      <w:proofErr w:type="spellStart"/>
      <w:r w:rsidRPr="50F063BC">
        <w:rPr>
          <w:lang w:val="en-US"/>
        </w:rPr>
        <w:t>prijavu</w:t>
      </w:r>
      <w:proofErr w:type="spellEnd"/>
      <w:r w:rsidRPr="50F063BC">
        <w:rPr>
          <w:lang w:val="en-US"/>
        </w:rPr>
        <w:t xml:space="preserve"> </w:t>
      </w:r>
      <w:proofErr w:type="spellStart"/>
      <w:r w:rsidRPr="50F063BC">
        <w:rPr>
          <w:lang w:val="en-US"/>
        </w:rPr>
        <w:t>istekao</w:t>
      </w:r>
      <w:proofErr w:type="spellEnd"/>
      <w:r w:rsidRPr="50F063BC">
        <w:rPr>
          <w:lang w:val="en-US"/>
        </w:rPr>
        <w:t xml:space="preserve"> </w:t>
      </w:r>
      <w:proofErr w:type="spellStart"/>
      <w:r w:rsidRPr="50F063BC">
        <w:rPr>
          <w:lang w:val="en-US"/>
        </w:rPr>
        <w:t>dugme</w:t>
      </w:r>
      <w:proofErr w:type="spellEnd"/>
      <w:r w:rsidRPr="50F063BC">
        <w:rPr>
          <w:lang w:val="en-US"/>
        </w:rPr>
        <w:t xml:space="preserve"> za </w:t>
      </w:r>
      <w:proofErr w:type="spellStart"/>
      <w:r w:rsidRPr="50F063BC">
        <w:rPr>
          <w:lang w:val="en-US"/>
        </w:rPr>
        <w:t>Prijavu</w:t>
      </w:r>
      <w:proofErr w:type="spellEnd"/>
      <w:r w:rsidRPr="50F063BC">
        <w:rPr>
          <w:lang w:val="en-US"/>
        </w:rPr>
        <w:t xml:space="preserve"> </w:t>
      </w:r>
      <w:proofErr w:type="spellStart"/>
      <w:r w:rsidRPr="50F063BC">
        <w:rPr>
          <w:lang w:val="en-US"/>
        </w:rPr>
        <w:t>će</w:t>
      </w:r>
      <w:proofErr w:type="spellEnd"/>
      <w:r w:rsidRPr="50F063BC">
        <w:rPr>
          <w:lang w:val="en-US"/>
        </w:rPr>
        <w:t xml:space="preserve"> </w:t>
      </w:r>
      <w:proofErr w:type="spellStart"/>
      <w:r w:rsidRPr="50F063BC">
        <w:rPr>
          <w:lang w:val="en-US"/>
        </w:rPr>
        <w:t>biti</w:t>
      </w:r>
      <w:proofErr w:type="spellEnd"/>
      <w:r w:rsidRPr="50F063BC">
        <w:rPr>
          <w:lang w:val="en-US"/>
        </w:rPr>
        <w:t xml:space="preserve"> </w:t>
      </w:r>
      <w:proofErr w:type="spellStart"/>
      <w:r w:rsidRPr="50F063BC">
        <w:rPr>
          <w:lang w:val="en-US"/>
        </w:rPr>
        <w:t>onemogućeno</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hoverovanjem</w:t>
      </w:r>
      <w:proofErr w:type="spellEnd"/>
      <w:r w:rsidRPr="50F063BC">
        <w:rPr>
          <w:lang w:val="en-US"/>
        </w:rPr>
        <w:t xml:space="preserve"> </w:t>
      </w:r>
      <w:proofErr w:type="spellStart"/>
      <w:r w:rsidRPr="50F063BC">
        <w:rPr>
          <w:lang w:val="en-US"/>
        </w:rPr>
        <w:t>nad</w:t>
      </w:r>
      <w:proofErr w:type="spellEnd"/>
      <w:r w:rsidRPr="50F063BC">
        <w:rPr>
          <w:lang w:val="en-US"/>
        </w:rPr>
        <w:t xml:space="preserve"> </w:t>
      </w:r>
      <w:proofErr w:type="spellStart"/>
      <w:r w:rsidRPr="50F063BC">
        <w:rPr>
          <w:lang w:val="en-US"/>
        </w:rPr>
        <w:t>dugmetom</w:t>
      </w:r>
      <w:proofErr w:type="spellEnd"/>
      <w:r w:rsidRPr="50F063BC">
        <w:rPr>
          <w:lang w:val="en-US"/>
        </w:rPr>
        <w:t xml:space="preserve"> </w:t>
      </w:r>
      <w:proofErr w:type="spellStart"/>
      <w:r w:rsidRPr="50F063BC">
        <w:rPr>
          <w:lang w:val="en-US"/>
        </w:rPr>
        <w:t>će</w:t>
      </w:r>
      <w:proofErr w:type="spellEnd"/>
      <w:r w:rsidRPr="50F063BC">
        <w:rPr>
          <w:lang w:val="en-US"/>
        </w:rPr>
        <w:t xml:space="preserve"> se </w:t>
      </w:r>
      <w:proofErr w:type="spellStart"/>
      <w:r w:rsidRPr="50F063BC">
        <w:rPr>
          <w:lang w:val="en-US"/>
        </w:rPr>
        <w:t>prikazati</w:t>
      </w:r>
      <w:proofErr w:type="spellEnd"/>
      <w:r w:rsidRPr="50F063BC">
        <w:rPr>
          <w:lang w:val="en-US"/>
        </w:rPr>
        <w:t xml:space="preserve"> </w:t>
      </w:r>
      <w:proofErr w:type="spellStart"/>
      <w:r w:rsidRPr="50F063BC">
        <w:rPr>
          <w:lang w:val="en-US"/>
        </w:rPr>
        <w:t>poruka</w:t>
      </w:r>
      <w:proofErr w:type="spellEnd"/>
      <w:r w:rsidRPr="50F063BC">
        <w:rPr>
          <w:lang w:val="en-US"/>
        </w:rPr>
        <w:t xml:space="preserve"> “Period za </w:t>
      </w:r>
      <w:proofErr w:type="spellStart"/>
      <w:r w:rsidRPr="50F063BC">
        <w:rPr>
          <w:lang w:val="en-US"/>
        </w:rPr>
        <w:t>prijavu</w:t>
      </w:r>
      <w:proofErr w:type="spellEnd"/>
      <w:r w:rsidRPr="50F063BC">
        <w:rPr>
          <w:lang w:val="en-US"/>
        </w:rPr>
        <w:t xml:space="preserve"> je </w:t>
      </w:r>
      <w:proofErr w:type="spellStart"/>
      <w:r w:rsidRPr="50F063BC">
        <w:rPr>
          <w:lang w:val="en-US"/>
        </w:rPr>
        <w:t>istekao</w:t>
      </w:r>
      <w:proofErr w:type="spellEnd"/>
      <w:r w:rsidRPr="50F063BC">
        <w:rPr>
          <w:lang w:val="en-US"/>
        </w:rPr>
        <w:t xml:space="preserve">”. </w:t>
      </w:r>
      <w:r>
        <w:t>Klikom na dugme se okida asinhroni post poziv na rutu exam-registrations gde se nakon provere da je registracija ispita jo</w:t>
      </w:r>
      <w:r w:rsidRPr="50F063BC">
        <w:rPr>
          <w:lang w:val="en-US"/>
        </w:rPr>
        <w:t xml:space="preserve">š </w:t>
      </w:r>
      <w:proofErr w:type="spellStart"/>
      <w:r w:rsidRPr="50F063BC">
        <w:rPr>
          <w:lang w:val="en-US"/>
        </w:rPr>
        <w:t>uvek</w:t>
      </w:r>
      <w:proofErr w:type="spellEnd"/>
      <w:r w:rsidRPr="50F063BC">
        <w:rPr>
          <w:lang w:val="en-US"/>
        </w:rPr>
        <w:t xml:space="preserve"> u </w:t>
      </w:r>
      <w:proofErr w:type="spellStart"/>
      <w:r w:rsidRPr="50F063BC">
        <w:rPr>
          <w:lang w:val="en-US"/>
        </w:rPr>
        <w:t>toku</w:t>
      </w:r>
      <w:proofErr w:type="spellEnd"/>
      <w:r w:rsidRPr="50F063BC">
        <w:rPr>
          <w:lang w:val="en-US"/>
        </w:rPr>
        <w:t xml:space="preserve"> </w:t>
      </w:r>
      <w:proofErr w:type="spellStart"/>
      <w:r w:rsidRPr="50F063BC">
        <w:rPr>
          <w:lang w:val="en-US"/>
        </w:rPr>
        <w:t>pamti</w:t>
      </w:r>
      <w:proofErr w:type="spellEnd"/>
      <w:r w:rsidRPr="50F063BC">
        <w:rPr>
          <w:lang w:val="en-US"/>
        </w:rPr>
        <w:t xml:space="preserve"> nova </w:t>
      </w:r>
      <w:proofErr w:type="spellStart"/>
      <w:r w:rsidRPr="50F063BC">
        <w:rPr>
          <w:lang w:val="en-US"/>
        </w:rPr>
        <w:t>prijava</w:t>
      </w:r>
      <w:proofErr w:type="spellEnd"/>
      <w:r w:rsidRPr="50F063BC">
        <w:rPr>
          <w:lang w:val="en-US"/>
        </w:rPr>
        <w:t xml:space="preserve"> za </w:t>
      </w:r>
      <w:proofErr w:type="spellStart"/>
      <w:r w:rsidRPr="50F063BC">
        <w:rPr>
          <w:lang w:val="en-US"/>
        </w:rPr>
        <w:t>tog</w:t>
      </w:r>
      <w:proofErr w:type="spellEnd"/>
      <w:r w:rsidRPr="50F063BC">
        <w:rPr>
          <w:lang w:val="en-US"/>
        </w:rPr>
        <w:t xml:space="preserve"> </w:t>
      </w:r>
      <w:proofErr w:type="spellStart"/>
      <w:r w:rsidRPr="50F063BC">
        <w:rPr>
          <w:lang w:val="en-US"/>
        </w:rPr>
        <w:t>studenta</w:t>
      </w:r>
      <w:proofErr w:type="spellEnd"/>
      <w:r w:rsidRPr="50F063BC">
        <w:rPr>
          <w:lang w:val="en-US"/>
        </w:rPr>
        <w:t>.</w:t>
      </w:r>
    </w:p>
    <w:p w14:paraId="00EEC34D" w14:textId="077F85AB" w:rsidR="00196E64" w:rsidRDefault="00196E64" w:rsidP="00196E64">
      <w:pPr>
        <w:keepNext/>
        <w:ind w:left="360"/>
      </w:pPr>
      <w:r w:rsidRPr="00F516D1">
        <w:rPr>
          <w:noProof/>
          <w:lang w:val="en-US"/>
        </w:rPr>
        <w:drawing>
          <wp:inline distT="0" distB="0" distL="0" distR="0" wp14:anchorId="0CB9B571" wp14:editId="4B726061">
            <wp:extent cx="5943600" cy="2236470"/>
            <wp:effectExtent l="0" t="0" r="0" b="0"/>
            <wp:docPr id="181311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14636" name=""/>
                    <pic:cNvPicPr/>
                  </pic:nvPicPr>
                  <pic:blipFill>
                    <a:blip r:embed="rId82"/>
                    <a:stretch>
                      <a:fillRect/>
                    </a:stretch>
                  </pic:blipFill>
                  <pic:spPr>
                    <a:xfrm>
                      <a:off x="0" y="0"/>
                      <a:ext cx="5943600" cy="2236470"/>
                    </a:xfrm>
                    <a:prstGeom prst="rect">
                      <a:avLst/>
                    </a:prstGeom>
                  </pic:spPr>
                </pic:pic>
              </a:graphicData>
            </a:graphic>
          </wp:inline>
        </w:drawing>
      </w:r>
    </w:p>
    <w:p w14:paraId="46BCF527" w14:textId="458F9F0F" w:rsidR="00196E64" w:rsidRPr="00F516D1" w:rsidRDefault="00196E64" w:rsidP="00196E64">
      <w:pPr>
        <w:pStyle w:val="Caption"/>
        <w:jc w:val="center"/>
        <w:rPr>
          <w:lang w:val="en-US"/>
        </w:rPr>
      </w:pPr>
      <w:bookmarkStart w:id="229" w:name="_Toc228782738"/>
      <w:r>
        <w:t xml:space="preserve">Slika </w:t>
      </w:r>
      <w:r>
        <w:fldChar w:fldCharType="begin"/>
      </w:r>
      <w:r>
        <w:instrText xml:space="preserve"> SEQ Slika \* ARABIC </w:instrText>
      </w:r>
      <w:r>
        <w:fldChar w:fldCharType="separate"/>
      </w:r>
      <w:r w:rsidRPr="0561083C">
        <w:rPr>
          <w:noProof/>
        </w:rPr>
        <w:t>70</w:t>
      </w:r>
      <w:r>
        <w:fldChar w:fldCharType="end"/>
      </w:r>
      <w:r>
        <w:t>: SK5, Implementacija metode za kreiranje nove prijave</w:t>
      </w:r>
      <w:bookmarkEnd w:id="229"/>
    </w:p>
    <w:p w14:paraId="5D9047F2" w14:textId="77777777" w:rsidR="00196E64" w:rsidRPr="00F516D1" w:rsidRDefault="00196E64" w:rsidP="00196E64"/>
    <w:p w14:paraId="1D1FE2AE" w14:textId="25A85FC1" w:rsidR="00196E64" w:rsidRDefault="00196E64" w:rsidP="00196E64">
      <w:pPr>
        <w:keepNext/>
        <w:jc w:val="both"/>
        <w:rPr>
          <w:lang w:val="en-US"/>
        </w:rPr>
      </w:pPr>
      <w:r>
        <w:t xml:space="preserve"> Nakon </w:t>
      </w:r>
      <w:proofErr w:type="spellStart"/>
      <w:r w:rsidRPr="50F063BC">
        <w:rPr>
          <w:lang w:val="en-US"/>
        </w:rPr>
        <w:t>što</w:t>
      </w:r>
      <w:proofErr w:type="spellEnd"/>
      <w:r w:rsidRPr="50F063BC">
        <w:rPr>
          <w:lang w:val="en-US"/>
        </w:rPr>
        <w:t xml:space="preserve"> je </w:t>
      </w:r>
      <w:proofErr w:type="spellStart"/>
      <w:r w:rsidRPr="50F063BC">
        <w:rPr>
          <w:lang w:val="en-US"/>
        </w:rPr>
        <w:t>prijava</w:t>
      </w:r>
      <w:proofErr w:type="spellEnd"/>
      <w:r w:rsidRPr="50F063BC">
        <w:rPr>
          <w:lang w:val="en-US"/>
        </w:rPr>
        <w:t xml:space="preserve"> </w:t>
      </w:r>
      <w:proofErr w:type="spellStart"/>
      <w:r w:rsidRPr="50F063BC">
        <w:rPr>
          <w:lang w:val="en-US"/>
        </w:rPr>
        <w:t>uspešno</w:t>
      </w:r>
      <w:proofErr w:type="spellEnd"/>
      <w:r w:rsidRPr="50F063BC">
        <w:rPr>
          <w:lang w:val="en-US"/>
        </w:rPr>
        <w:t xml:space="preserve"> </w:t>
      </w:r>
      <w:proofErr w:type="spellStart"/>
      <w:r w:rsidRPr="50F063BC">
        <w:rPr>
          <w:lang w:val="en-US"/>
        </w:rPr>
        <w:t>zapamćena</w:t>
      </w:r>
      <w:proofErr w:type="spellEnd"/>
      <w:r w:rsidRPr="50F063BC">
        <w:rPr>
          <w:lang w:val="en-US"/>
        </w:rPr>
        <w:t xml:space="preserve"> </w:t>
      </w:r>
      <w:proofErr w:type="spellStart"/>
      <w:r w:rsidRPr="50F063BC">
        <w:rPr>
          <w:lang w:val="en-US"/>
        </w:rPr>
        <w:t>ona</w:t>
      </w:r>
      <w:proofErr w:type="spellEnd"/>
      <w:r w:rsidRPr="50F063BC">
        <w:rPr>
          <w:lang w:val="en-US"/>
        </w:rPr>
        <w:t xml:space="preserve"> se </w:t>
      </w:r>
      <w:proofErr w:type="spellStart"/>
      <w:r w:rsidRPr="50F063BC">
        <w:rPr>
          <w:lang w:val="en-US"/>
        </w:rPr>
        <w:t>pojavljuje</w:t>
      </w:r>
      <w:proofErr w:type="spellEnd"/>
      <w:r w:rsidRPr="50F063BC">
        <w:rPr>
          <w:lang w:val="en-US"/>
        </w:rPr>
        <w:t xml:space="preserve"> u </w:t>
      </w:r>
      <w:proofErr w:type="spellStart"/>
      <w:r w:rsidRPr="50F063BC">
        <w:rPr>
          <w:lang w:val="en-US"/>
        </w:rPr>
        <w:t>tabeli</w:t>
      </w:r>
      <w:proofErr w:type="spellEnd"/>
      <w:r w:rsidRPr="50F063BC">
        <w:rPr>
          <w:lang w:val="en-US"/>
        </w:rPr>
        <w:t xml:space="preserve"> </w:t>
      </w:r>
      <w:proofErr w:type="spellStart"/>
      <w:r w:rsidRPr="50F063BC">
        <w:rPr>
          <w:lang w:val="en-US"/>
        </w:rPr>
        <w:t>ispod</w:t>
      </w:r>
      <w:proofErr w:type="spellEnd"/>
      <w:r w:rsidRPr="50F063BC">
        <w:rPr>
          <w:lang w:val="en-US"/>
        </w:rPr>
        <w:t xml:space="preserve"> (</w:t>
      </w:r>
      <w:proofErr w:type="spellStart"/>
      <w:r w:rsidRPr="50F063BC">
        <w:rPr>
          <w:lang w:val="en-US"/>
        </w:rPr>
        <w:t>nakon</w:t>
      </w:r>
      <w:proofErr w:type="spellEnd"/>
      <w:r w:rsidRPr="50F063BC">
        <w:rPr>
          <w:lang w:val="en-US"/>
        </w:rPr>
        <w:t xml:space="preserve"> </w:t>
      </w:r>
      <w:proofErr w:type="spellStart"/>
      <w:r w:rsidRPr="50F063BC">
        <w:rPr>
          <w:lang w:val="en-US"/>
        </w:rPr>
        <w:t>posta</w:t>
      </w:r>
      <w:proofErr w:type="spellEnd"/>
      <w:r w:rsidRPr="50F063BC">
        <w:rPr>
          <w:lang w:val="en-US"/>
        </w:rPr>
        <w:t xml:space="preserve"> se </w:t>
      </w:r>
      <w:proofErr w:type="spellStart"/>
      <w:r w:rsidRPr="50F063BC">
        <w:rPr>
          <w:lang w:val="en-US"/>
        </w:rPr>
        <w:t>radi</w:t>
      </w:r>
      <w:proofErr w:type="spellEnd"/>
      <w:r w:rsidRPr="50F063BC">
        <w:rPr>
          <w:lang w:val="en-US"/>
        </w:rPr>
        <w:t xml:space="preserve"> novi fetch </w:t>
      </w:r>
      <w:proofErr w:type="spellStart"/>
      <w:r w:rsidRPr="50F063BC">
        <w:rPr>
          <w:lang w:val="en-US"/>
        </w:rPr>
        <w:t>svih</w:t>
      </w:r>
      <w:proofErr w:type="spellEnd"/>
      <w:r w:rsidRPr="50F063BC">
        <w:rPr>
          <w:lang w:val="en-US"/>
        </w:rPr>
        <w:t xml:space="preserve"> </w:t>
      </w:r>
      <w:proofErr w:type="spellStart"/>
      <w:r w:rsidRPr="50F063BC">
        <w:rPr>
          <w:lang w:val="en-US"/>
        </w:rPr>
        <w:t>trenutnih</w:t>
      </w:r>
      <w:proofErr w:type="spellEnd"/>
      <w:r w:rsidRPr="50F063BC">
        <w:rPr>
          <w:lang w:val="en-US"/>
        </w:rPr>
        <w:t xml:space="preserve"> </w:t>
      </w:r>
      <w:proofErr w:type="spellStart"/>
      <w:r w:rsidRPr="50F063BC">
        <w:rPr>
          <w:lang w:val="en-US"/>
        </w:rPr>
        <w:t>prijava</w:t>
      </w:r>
      <w:proofErr w:type="spellEnd"/>
      <w:r w:rsidRPr="50F063BC">
        <w:rPr>
          <w:lang w:val="en-US"/>
        </w:rPr>
        <w:t xml:space="preserve"> za tog </w:t>
      </w:r>
      <w:proofErr w:type="spellStart"/>
      <w:r w:rsidRPr="50F063BC">
        <w:rPr>
          <w:lang w:val="en-US"/>
        </w:rPr>
        <w:t>studenta</w:t>
      </w:r>
      <w:proofErr w:type="spellEnd"/>
      <w:r w:rsidRPr="50F063BC">
        <w:rPr>
          <w:lang w:val="en-US"/>
        </w:rPr>
        <w:t xml:space="preserve">, filter include-current, </w:t>
      </w:r>
      <w:proofErr w:type="spellStart"/>
      <w:r w:rsidRPr="50F063BC">
        <w:rPr>
          <w:lang w:val="en-US"/>
        </w:rPr>
        <w:t>pogledati</w:t>
      </w:r>
      <w:proofErr w:type="spellEnd"/>
      <w:r w:rsidRPr="50F063BC">
        <w:rPr>
          <w:lang w:val="en-US"/>
        </w:rPr>
        <w:t xml:space="preserve"> </w:t>
      </w:r>
      <w:proofErr w:type="spellStart"/>
      <w:r w:rsidRPr="50F063BC">
        <w:rPr>
          <w:lang w:val="en-US"/>
        </w:rPr>
        <w:t>objašnjenje</w:t>
      </w:r>
      <w:proofErr w:type="spellEnd"/>
      <w:r w:rsidRPr="50F063BC">
        <w:rPr>
          <w:lang w:val="en-US"/>
        </w:rPr>
        <w:t xml:space="preserve"> za </w:t>
      </w:r>
      <w:hyperlink w:anchor="_4.2.4_Uputstvo_SK4:" w:history="1">
        <w:r w:rsidRPr="50F063BC">
          <w:rPr>
            <w:rStyle w:val="Hyperlink"/>
            <w:lang w:val="en-US"/>
          </w:rPr>
          <w:t>SK4</w:t>
        </w:r>
      </w:hyperlink>
      <w:r w:rsidRPr="50F063BC">
        <w:rPr>
          <w:lang w:val="en-US"/>
        </w:rPr>
        <w:t xml:space="preserve"> )</w:t>
      </w:r>
    </w:p>
    <w:p w14:paraId="11D2543B" w14:textId="4237B289" w:rsidR="00196E64" w:rsidRDefault="00196E64" w:rsidP="00196E64">
      <w:pPr>
        <w:keepNext/>
        <w:jc w:val="both"/>
      </w:pPr>
      <w:r w:rsidRPr="000946C8">
        <w:rPr>
          <w:noProof/>
        </w:rPr>
        <w:drawing>
          <wp:inline distT="0" distB="0" distL="0" distR="0" wp14:anchorId="7DE84925" wp14:editId="534AFD76">
            <wp:extent cx="5943600" cy="1771650"/>
            <wp:effectExtent l="0" t="0" r="0" b="0"/>
            <wp:docPr id="38369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98970" name=""/>
                    <pic:cNvPicPr/>
                  </pic:nvPicPr>
                  <pic:blipFill>
                    <a:blip r:embed="rId83"/>
                    <a:stretch>
                      <a:fillRect/>
                    </a:stretch>
                  </pic:blipFill>
                  <pic:spPr>
                    <a:xfrm>
                      <a:off x="0" y="0"/>
                      <a:ext cx="5943600" cy="1771650"/>
                    </a:xfrm>
                    <a:prstGeom prst="rect">
                      <a:avLst/>
                    </a:prstGeom>
                  </pic:spPr>
                </pic:pic>
              </a:graphicData>
            </a:graphic>
          </wp:inline>
        </w:drawing>
      </w:r>
    </w:p>
    <w:p w14:paraId="778347B4" w14:textId="29D1B318" w:rsidR="00196E64" w:rsidRDefault="00196E64" w:rsidP="00196E64">
      <w:pPr>
        <w:pStyle w:val="Caption"/>
        <w:jc w:val="center"/>
      </w:pPr>
      <w:bookmarkStart w:id="230" w:name="_Toc228782739"/>
      <w:r>
        <w:t xml:space="preserve">Slika </w:t>
      </w:r>
      <w:r>
        <w:fldChar w:fldCharType="begin"/>
      </w:r>
      <w:r>
        <w:instrText xml:space="preserve"> SEQ Slika \* ARABIC </w:instrText>
      </w:r>
      <w:r>
        <w:fldChar w:fldCharType="separate"/>
      </w:r>
      <w:r>
        <w:rPr>
          <w:noProof/>
        </w:rPr>
        <w:t>71</w:t>
      </w:r>
      <w:r>
        <w:fldChar w:fldCharType="end"/>
      </w:r>
      <w:r>
        <w:t>: SK5, Poruka ispit je uspešno prijavljen</w:t>
      </w:r>
      <w:bookmarkEnd w:id="230"/>
    </w:p>
    <w:p w14:paraId="1A647BC2" w14:textId="6DC8FB32" w:rsidR="00196E64" w:rsidRDefault="00196E64" w:rsidP="00196E64">
      <w:pPr>
        <w:keepNext/>
      </w:pPr>
      <w:r w:rsidRPr="004C7EBD">
        <w:rPr>
          <w:noProof/>
        </w:rPr>
        <w:drawing>
          <wp:inline distT="0" distB="0" distL="0" distR="0" wp14:anchorId="7EEA7CCB" wp14:editId="04C26B4A">
            <wp:extent cx="5943600" cy="1785620"/>
            <wp:effectExtent l="0" t="0" r="0" b="5080"/>
            <wp:docPr id="203239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94023" name=""/>
                    <pic:cNvPicPr/>
                  </pic:nvPicPr>
                  <pic:blipFill>
                    <a:blip r:embed="rId84"/>
                    <a:stretch>
                      <a:fillRect/>
                    </a:stretch>
                  </pic:blipFill>
                  <pic:spPr>
                    <a:xfrm>
                      <a:off x="0" y="0"/>
                      <a:ext cx="5943600" cy="1785620"/>
                    </a:xfrm>
                    <a:prstGeom prst="rect">
                      <a:avLst/>
                    </a:prstGeom>
                  </pic:spPr>
                </pic:pic>
              </a:graphicData>
            </a:graphic>
          </wp:inline>
        </w:drawing>
      </w:r>
    </w:p>
    <w:p w14:paraId="1BEC83A4" w14:textId="1626325D" w:rsidR="00196E64" w:rsidRDefault="00196E64" w:rsidP="00196E64">
      <w:pPr>
        <w:pStyle w:val="Caption"/>
        <w:jc w:val="center"/>
      </w:pPr>
      <w:bookmarkStart w:id="231" w:name="_Toc228782740"/>
      <w:r>
        <w:t xml:space="preserve">Slika </w:t>
      </w:r>
      <w:r>
        <w:fldChar w:fldCharType="begin"/>
      </w:r>
      <w:r>
        <w:instrText xml:space="preserve"> SEQ Slika \* ARABIC </w:instrText>
      </w:r>
      <w:r>
        <w:fldChar w:fldCharType="separate"/>
      </w:r>
      <w:r>
        <w:rPr>
          <w:noProof/>
        </w:rPr>
        <w:t>72</w:t>
      </w:r>
      <w:r>
        <w:fldChar w:fldCharType="end"/>
      </w:r>
      <w:r>
        <w:t>: SK5 - Period za prijavu je istekao</w:t>
      </w:r>
      <w:bookmarkEnd w:id="231"/>
    </w:p>
    <w:p w14:paraId="18500341" w14:textId="4AE8D26E" w:rsidR="00196E64" w:rsidRPr="00AE0458" w:rsidRDefault="00196E64" w:rsidP="00196E64">
      <w:pPr>
        <w:pStyle w:val="Heading3"/>
      </w:pPr>
      <w:bookmarkStart w:id="232" w:name="_Toc72902986"/>
      <w:bookmarkStart w:id="233" w:name="_Toc228782660"/>
      <w:r>
        <w:t>4.2.6 Uputstvo SK6: Odjavljivanje polaganja ispita</w:t>
      </w:r>
      <w:bookmarkEnd w:id="232"/>
      <w:bookmarkEnd w:id="233"/>
    </w:p>
    <w:p w14:paraId="50999414" w14:textId="77777777" w:rsidR="00196E64" w:rsidRPr="00AE0458" w:rsidRDefault="00196E64" w:rsidP="00196E64">
      <w:pPr>
        <w:jc w:val="both"/>
      </w:pPr>
      <w:r>
        <w:t>Uslov: Student je ulogovan sa svojim nalogom.</w:t>
      </w:r>
    </w:p>
    <w:p w14:paraId="0E029E30" w14:textId="7F5DD2D2" w:rsidR="00196E64" w:rsidRDefault="00196E64" w:rsidP="00196E64">
      <w:pPr>
        <w:jc w:val="both"/>
      </w:pPr>
      <w:r>
        <w:t xml:space="preserve">Opis: Student klikom na navigaciju </w:t>
      </w:r>
      <w:r w:rsidRPr="50F063BC">
        <w:rPr>
          <w:lang w:val="en-US"/>
        </w:rPr>
        <w:t>“</w:t>
      </w:r>
      <w:r>
        <w:t>Prijava ispita“ (</w:t>
      </w:r>
      <w:hyperlink w:anchor="_4.2.4_Uputstvo_SK4:" w:history="1">
        <w:r w:rsidRPr="50F063BC">
          <w:rPr>
            <w:rStyle w:val="Hyperlink"/>
          </w:rPr>
          <w:t>Slika 66: SK4, Navigacioni meni - student</w:t>
        </w:r>
      </w:hyperlink>
      <w:r>
        <w:t>) učitavaju se svi prijavljeni i neprijavljeni ispiti studenta. Klikom na dugme odjavi, student upućuje zahtev da ispit bude odjavljen.</w:t>
      </w:r>
    </w:p>
    <w:p w14:paraId="3CEFCB5F" w14:textId="5259ADAA" w:rsidR="00196E64" w:rsidRDefault="00196E64" w:rsidP="00196E64">
      <w:pPr>
        <w:keepNext/>
        <w:jc w:val="both"/>
      </w:pPr>
      <w:r>
        <w:rPr>
          <w:noProof/>
        </w:rPr>
        <w:drawing>
          <wp:inline distT="0" distB="0" distL="0" distR="0" wp14:anchorId="319AACF5" wp14:editId="15E9F9E4">
            <wp:extent cx="5943600" cy="1210310"/>
            <wp:effectExtent l="0" t="0" r="0" b="8890"/>
            <wp:docPr id="59755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51591" name=""/>
                    <pic:cNvPicPr/>
                  </pic:nvPicPr>
                  <pic:blipFill>
                    <a:blip r:embed="rId85"/>
                    <a:stretch>
                      <a:fillRect/>
                    </a:stretch>
                  </pic:blipFill>
                  <pic:spPr>
                    <a:xfrm>
                      <a:off x="0" y="0"/>
                      <a:ext cx="5943600" cy="1210310"/>
                    </a:xfrm>
                    <a:prstGeom prst="rect">
                      <a:avLst/>
                    </a:prstGeom>
                  </pic:spPr>
                </pic:pic>
              </a:graphicData>
            </a:graphic>
          </wp:inline>
        </w:drawing>
      </w:r>
    </w:p>
    <w:p w14:paraId="2E51AAA8" w14:textId="160505BA" w:rsidR="00196E64" w:rsidRDefault="00196E64" w:rsidP="00196E64">
      <w:pPr>
        <w:pStyle w:val="Caption"/>
        <w:jc w:val="both"/>
      </w:pPr>
      <w:bookmarkStart w:id="234" w:name="_Toc228782741"/>
      <w:r>
        <w:t xml:space="preserve">Slika </w:t>
      </w:r>
      <w:r>
        <w:fldChar w:fldCharType="begin"/>
      </w:r>
      <w:r>
        <w:instrText xml:space="preserve"> SEQ Slika \* ARABIC </w:instrText>
      </w:r>
      <w:r>
        <w:fldChar w:fldCharType="separate"/>
      </w:r>
      <w:r>
        <w:rPr>
          <w:noProof/>
        </w:rPr>
        <w:t>73</w:t>
      </w:r>
      <w:r>
        <w:fldChar w:fldCharType="end"/>
      </w:r>
      <w:r>
        <w:t>: SK6, implementacija odjave ispita</w:t>
      </w:r>
      <w:bookmarkEnd w:id="234"/>
    </w:p>
    <w:p w14:paraId="6DE19618" w14:textId="26DDF058" w:rsidR="00196E64" w:rsidRPr="00C975A1" w:rsidRDefault="00196E64" w:rsidP="00196E64">
      <w:pPr>
        <w:jc w:val="both"/>
        <w:rPr>
          <w:lang w:val="en-US"/>
        </w:rPr>
      </w:pPr>
      <w:r>
        <w:t xml:space="preserve">Ako je odjavljivanje uspešno, posle nekoliko sekundi pregled će se osvežiti i ispit </w:t>
      </w:r>
      <w:proofErr w:type="spellStart"/>
      <w:r w:rsidRPr="50F063BC">
        <w:rPr>
          <w:lang w:val="en-US"/>
        </w:rPr>
        <w:t>će</w:t>
      </w:r>
      <w:proofErr w:type="spellEnd"/>
      <w:r w:rsidRPr="50F063BC">
        <w:rPr>
          <w:lang w:val="en-US"/>
        </w:rPr>
        <w:t xml:space="preserve"> </w:t>
      </w:r>
      <w:proofErr w:type="spellStart"/>
      <w:r w:rsidRPr="50F063BC">
        <w:rPr>
          <w:lang w:val="en-US"/>
        </w:rPr>
        <w:t>nestati</w:t>
      </w:r>
      <w:proofErr w:type="spellEnd"/>
      <w:r w:rsidRPr="50F063BC">
        <w:rPr>
          <w:lang w:val="en-US"/>
        </w:rPr>
        <w:t xml:space="preserve"> </w:t>
      </w:r>
      <w:proofErr w:type="spellStart"/>
      <w:r w:rsidRPr="50F063BC">
        <w:rPr>
          <w:lang w:val="en-US"/>
        </w:rPr>
        <w:t>iz</w:t>
      </w:r>
      <w:proofErr w:type="spellEnd"/>
      <w:r w:rsidRPr="50F063BC">
        <w:rPr>
          <w:lang w:val="en-US"/>
        </w:rPr>
        <w:t xml:space="preserve"> </w:t>
      </w:r>
      <w:proofErr w:type="spellStart"/>
      <w:r w:rsidRPr="50F063BC">
        <w:rPr>
          <w:lang w:val="en-US"/>
        </w:rPr>
        <w:t>tabele</w:t>
      </w:r>
      <w:proofErr w:type="spellEnd"/>
      <w:r w:rsidRPr="50F063BC">
        <w:rPr>
          <w:lang w:val="en-US"/>
        </w:rPr>
        <w:t xml:space="preserve"> </w:t>
      </w:r>
      <w:proofErr w:type="spellStart"/>
      <w:r w:rsidRPr="50F063BC">
        <w:rPr>
          <w:lang w:val="en-US"/>
        </w:rPr>
        <w:t>Prijavljeni</w:t>
      </w:r>
      <w:proofErr w:type="spellEnd"/>
      <w:r w:rsidRPr="50F063BC">
        <w:rPr>
          <w:lang w:val="en-US"/>
        </w:rPr>
        <w:t xml:space="preserve"> </w:t>
      </w:r>
      <w:proofErr w:type="spellStart"/>
      <w:r w:rsidRPr="50F063BC">
        <w:rPr>
          <w:lang w:val="en-US"/>
        </w:rPr>
        <w:t>ispiti</w:t>
      </w:r>
      <w:proofErr w:type="spellEnd"/>
      <w:r w:rsidRPr="50F063BC">
        <w:rPr>
          <w:lang w:val="en-US"/>
        </w:rPr>
        <w:t xml:space="preserve"> I </w:t>
      </w:r>
      <w:proofErr w:type="spellStart"/>
      <w:r w:rsidRPr="50F063BC">
        <w:rPr>
          <w:lang w:val="en-US"/>
        </w:rPr>
        <w:t>pojaviti</w:t>
      </w:r>
      <w:proofErr w:type="spellEnd"/>
      <w:r w:rsidRPr="50F063BC">
        <w:rPr>
          <w:lang w:val="en-US"/>
        </w:rPr>
        <w:t xml:space="preserve"> se u </w:t>
      </w:r>
      <w:proofErr w:type="spellStart"/>
      <w:r w:rsidRPr="50F063BC">
        <w:rPr>
          <w:lang w:val="en-US"/>
        </w:rPr>
        <w:t>tabeli</w:t>
      </w:r>
      <w:proofErr w:type="spellEnd"/>
      <w:r w:rsidRPr="50F063BC">
        <w:rPr>
          <w:lang w:val="en-US"/>
        </w:rPr>
        <w:t xml:space="preserve"> </w:t>
      </w:r>
      <w:proofErr w:type="spellStart"/>
      <w:r w:rsidRPr="50F063BC">
        <w:rPr>
          <w:lang w:val="en-US"/>
        </w:rPr>
        <w:t>ispiti</w:t>
      </w:r>
      <w:proofErr w:type="spellEnd"/>
      <w:r w:rsidRPr="50F063BC">
        <w:rPr>
          <w:lang w:val="en-US"/>
        </w:rPr>
        <w:t xml:space="preserve"> </w:t>
      </w:r>
      <w:proofErr w:type="spellStart"/>
      <w:r w:rsidRPr="50F063BC">
        <w:rPr>
          <w:lang w:val="en-US"/>
        </w:rPr>
        <w:t>koje</w:t>
      </w:r>
      <w:proofErr w:type="spellEnd"/>
      <w:r w:rsidRPr="50F063BC">
        <w:rPr>
          <w:lang w:val="en-US"/>
        </w:rPr>
        <w:t xml:space="preserve"> </w:t>
      </w:r>
      <w:proofErr w:type="spellStart"/>
      <w:r w:rsidRPr="50F063BC">
        <w:rPr>
          <w:lang w:val="en-US"/>
        </w:rPr>
        <w:t>mogu</w:t>
      </w:r>
      <w:proofErr w:type="spellEnd"/>
      <w:r w:rsidRPr="50F063BC">
        <w:rPr>
          <w:lang w:val="en-US"/>
        </w:rPr>
        <w:t xml:space="preserve"> da </w:t>
      </w:r>
      <w:proofErr w:type="spellStart"/>
      <w:r w:rsidRPr="50F063BC">
        <w:rPr>
          <w:lang w:val="en-US"/>
        </w:rPr>
        <w:t>prijavim</w:t>
      </w:r>
      <w:proofErr w:type="spellEnd"/>
      <w:r w:rsidRPr="50F063BC">
        <w:rPr>
          <w:lang w:val="en-US"/>
        </w:rPr>
        <w:t xml:space="preserve">, u </w:t>
      </w:r>
      <w:proofErr w:type="spellStart"/>
      <w:r w:rsidRPr="50F063BC">
        <w:rPr>
          <w:lang w:val="en-US"/>
        </w:rPr>
        <w:t>slučaju</w:t>
      </w:r>
      <w:proofErr w:type="spellEnd"/>
      <w:r w:rsidRPr="50F063BC">
        <w:rPr>
          <w:lang w:val="en-US"/>
        </w:rPr>
        <w:t xml:space="preserve"> da je </w:t>
      </w:r>
      <w:proofErr w:type="spellStart"/>
      <w:r w:rsidRPr="50F063BC">
        <w:rPr>
          <w:lang w:val="en-US"/>
        </w:rPr>
        <w:t>rok</w:t>
      </w:r>
      <w:proofErr w:type="spellEnd"/>
      <w:r w:rsidRPr="50F063BC">
        <w:rPr>
          <w:lang w:val="en-US"/>
        </w:rPr>
        <w:t xml:space="preserve"> </w:t>
      </w:r>
      <w:proofErr w:type="spellStart"/>
      <w:r w:rsidRPr="50F063BC">
        <w:rPr>
          <w:lang w:val="en-US"/>
        </w:rPr>
        <w:t>počeo</w:t>
      </w:r>
      <w:proofErr w:type="spellEnd"/>
      <w:r w:rsidRPr="50F063BC">
        <w:rPr>
          <w:lang w:val="en-US"/>
        </w:rPr>
        <w:t xml:space="preserve">, </w:t>
      </w:r>
      <w:proofErr w:type="spellStart"/>
      <w:r w:rsidRPr="50F063BC">
        <w:rPr>
          <w:lang w:val="en-US"/>
        </w:rPr>
        <w:t>odjava</w:t>
      </w:r>
      <w:proofErr w:type="spellEnd"/>
      <w:r w:rsidRPr="50F063BC">
        <w:rPr>
          <w:lang w:val="en-US"/>
        </w:rPr>
        <w:t xml:space="preserve"> </w:t>
      </w:r>
      <w:proofErr w:type="spellStart"/>
      <w:r w:rsidRPr="50F063BC">
        <w:rPr>
          <w:lang w:val="en-US"/>
        </w:rPr>
        <w:t>ispita</w:t>
      </w:r>
      <w:proofErr w:type="spellEnd"/>
      <w:r w:rsidRPr="50F063BC">
        <w:rPr>
          <w:lang w:val="en-US"/>
        </w:rPr>
        <w:t xml:space="preserve"> </w:t>
      </w:r>
      <w:proofErr w:type="spellStart"/>
      <w:r w:rsidRPr="50F063BC">
        <w:rPr>
          <w:lang w:val="en-US"/>
        </w:rPr>
        <w:t>će</w:t>
      </w:r>
      <w:proofErr w:type="spellEnd"/>
      <w:r w:rsidRPr="50F063BC">
        <w:rPr>
          <w:lang w:val="en-US"/>
        </w:rPr>
        <w:t xml:space="preserve"> </w:t>
      </w:r>
      <w:proofErr w:type="spellStart"/>
      <w:r w:rsidRPr="50F063BC">
        <w:rPr>
          <w:lang w:val="en-US"/>
        </w:rPr>
        <w:t>biti</w:t>
      </w:r>
      <w:proofErr w:type="spellEnd"/>
      <w:r w:rsidRPr="50F063BC">
        <w:rPr>
          <w:lang w:val="en-US"/>
        </w:rPr>
        <w:t xml:space="preserve"> </w:t>
      </w:r>
      <w:proofErr w:type="spellStart"/>
      <w:r w:rsidRPr="50F063BC">
        <w:rPr>
          <w:lang w:val="en-US"/>
        </w:rPr>
        <w:t>onemogućena</w:t>
      </w:r>
      <w:proofErr w:type="spellEnd"/>
      <w:r w:rsidRPr="50F063BC">
        <w:rPr>
          <w:lang w:val="en-US"/>
        </w:rPr>
        <w:t>.</w:t>
      </w:r>
    </w:p>
    <w:p w14:paraId="3E4F1B35" w14:textId="4E153AB9" w:rsidR="00196E64" w:rsidRDefault="00196E64" w:rsidP="00196E64">
      <w:pPr>
        <w:keepNext/>
      </w:pPr>
    </w:p>
    <w:p w14:paraId="7DF50475" w14:textId="55684060" w:rsidR="00196E64" w:rsidRDefault="00196E64" w:rsidP="00196E64">
      <w:pPr>
        <w:pStyle w:val="Caption"/>
        <w:tabs>
          <w:tab w:val="left" w:pos="1991"/>
          <w:tab w:val="center" w:pos="4680"/>
        </w:tabs>
      </w:pPr>
      <w:r w:rsidRPr="000946C8">
        <w:rPr>
          <w:noProof/>
        </w:rPr>
        <w:drawing>
          <wp:inline distT="0" distB="0" distL="0" distR="0" wp14:anchorId="4C244CDC" wp14:editId="27A57422">
            <wp:extent cx="5943600" cy="1784985"/>
            <wp:effectExtent l="0" t="0" r="0" b="5715"/>
            <wp:docPr id="33531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11247" name=""/>
                    <pic:cNvPicPr/>
                  </pic:nvPicPr>
                  <pic:blipFill>
                    <a:blip r:embed="rId86"/>
                    <a:stretch>
                      <a:fillRect/>
                    </a:stretch>
                  </pic:blipFill>
                  <pic:spPr>
                    <a:xfrm>
                      <a:off x="0" y="0"/>
                      <a:ext cx="5943600" cy="1784985"/>
                    </a:xfrm>
                    <a:prstGeom prst="rect">
                      <a:avLst/>
                    </a:prstGeom>
                  </pic:spPr>
                </pic:pic>
              </a:graphicData>
            </a:graphic>
          </wp:inline>
        </w:drawing>
      </w:r>
    </w:p>
    <w:p w14:paraId="7BD383FC" w14:textId="17960150" w:rsidR="00196E64" w:rsidRPr="00DB3494" w:rsidRDefault="00196E64" w:rsidP="00196E64">
      <w:pPr>
        <w:pStyle w:val="Caption"/>
        <w:tabs>
          <w:tab w:val="left" w:pos="1991"/>
          <w:tab w:val="center" w:pos="4680"/>
        </w:tabs>
        <w:jc w:val="center"/>
      </w:pPr>
      <w:bookmarkStart w:id="235" w:name="_Toc228782742"/>
      <w:r>
        <w:t xml:space="preserve">Slika </w:t>
      </w:r>
      <w:r>
        <w:fldChar w:fldCharType="begin"/>
      </w:r>
      <w:r>
        <w:instrText xml:space="preserve"> SEQ Slika \* ARABIC </w:instrText>
      </w:r>
      <w:r>
        <w:fldChar w:fldCharType="separate"/>
      </w:r>
      <w:r>
        <w:rPr>
          <w:noProof/>
        </w:rPr>
        <w:t>74</w:t>
      </w:r>
      <w:r>
        <w:fldChar w:fldCharType="end"/>
      </w:r>
      <w:r>
        <w:t>: SK6, poruka, Ispit je uspešno odjavljen</w:t>
      </w:r>
      <w:bookmarkEnd w:id="235"/>
    </w:p>
    <w:p w14:paraId="15FD003D" w14:textId="1B7A991D" w:rsidR="00196E64" w:rsidRDefault="00196E64" w:rsidP="00196E64">
      <w:pPr>
        <w:keepNext/>
      </w:pPr>
      <w:r w:rsidRPr="00C975A1">
        <w:rPr>
          <w:noProof/>
        </w:rPr>
        <w:drawing>
          <wp:inline distT="0" distB="0" distL="0" distR="0" wp14:anchorId="1164F886" wp14:editId="699EDAAF">
            <wp:extent cx="5943600" cy="1898650"/>
            <wp:effectExtent l="0" t="0" r="0" b="6350"/>
            <wp:docPr id="172292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23949" name=""/>
                    <pic:cNvPicPr/>
                  </pic:nvPicPr>
                  <pic:blipFill>
                    <a:blip r:embed="rId87"/>
                    <a:stretch>
                      <a:fillRect/>
                    </a:stretch>
                  </pic:blipFill>
                  <pic:spPr>
                    <a:xfrm>
                      <a:off x="0" y="0"/>
                      <a:ext cx="5943600" cy="1898650"/>
                    </a:xfrm>
                    <a:prstGeom prst="rect">
                      <a:avLst/>
                    </a:prstGeom>
                  </pic:spPr>
                </pic:pic>
              </a:graphicData>
            </a:graphic>
          </wp:inline>
        </w:drawing>
      </w:r>
    </w:p>
    <w:p w14:paraId="7C7B628A" w14:textId="68FBA75E" w:rsidR="00196E64" w:rsidRPr="00B3328E" w:rsidRDefault="00196E64" w:rsidP="00196E64">
      <w:pPr>
        <w:pStyle w:val="Caption"/>
        <w:jc w:val="center"/>
        <w:rPr>
          <w:lang w:val="en-US"/>
        </w:rPr>
      </w:pPr>
      <w:bookmarkStart w:id="236" w:name="_Toc228782743"/>
      <w:r>
        <w:t xml:space="preserve">Slika </w:t>
      </w:r>
      <w:r>
        <w:fldChar w:fldCharType="begin"/>
      </w:r>
      <w:r>
        <w:instrText xml:space="preserve"> SEQ Slika \* ARABIC </w:instrText>
      </w:r>
      <w:r>
        <w:fldChar w:fldCharType="separate"/>
      </w:r>
      <w:r>
        <w:rPr>
          <w:noProof/>
        </w:rPr>
        <w:t>75</w:t>
      </w:r>
      <w:r>
        <w:fldChar w:fldCharType="end"/>
      </w:r>
      <w:r>
        <w:t>: SK6, Period za prijavu je istekao</w:t>
      </w:r>
      <w:bookmarkEnd w:id="236"/>
    </w:p>
    <w:p w14:paraId="24803C0D" w14:textId="7458FF46" w:rsidR="00196E64" w:rsidRDefault="00196E64" w:rsidP="00196E64">
      <w:pPr>
        <w:pStyle w:val="Heading3"/>
      </w:pPr>
      <w:bookmarkStart w:id="237" w:name="_Toc901822985"/>
      <w:bookmarkStart w:id="238" w:name="_Toc228782661"/>
      <w:r>
        <w:t>4.2.7 Uputstvo SK7: Ocenjivanje prijave studenta</w:t>
      </w:r>
      <w:bookmarkEnd w:id="237"/>
      <w:bookmarkEnd w:id="238"/>
    </w:p>
    <w:p w14:paraId="668C7232" w14:textId="77777777" w:rsidR="00196E64" w:rsidRPr="00D563E7" w:rsidRDefault="00196E64" w:rsidP="00196E64">
      <w:r>
        <w:t>Uslov</w:t>
      </w:r>
      <w:r w:rsidRPr="00D563E7">
        <w:t>: Korisnik je ulogovan sa administratorskim nalogom.</w:t>
      </w:r>
    </w:p>
    <w:p w14:paraId="3505E033" w14:textId="24565A1B" w:rsidR="00196E64" w:rsidRPr="00D563E7" w:rsidRDefault="00196E64" w:rsidP="00196E64">
      <w:r w:rsidRPr="00D563E7">
        <w:t xml:space="preserve">Opis: </w:t>
      </w:r>
      <w:r>
        <w:t>Kada se uloguje, za razliku od studenta njemu se po defaultu</w:t>
      </w:r>
      <w:r w:rsidRPr="00D563E7">
        <w:t xml:space="preserve"> prikazu</w:t>
      </w:r>
      <w:r>
        <w:t>je</w:t>
      </w:r>
      <w:r w:rsidRPr="00D563E7">
        <w:t xml:space="preserve"> interfejs za rad sa </w:t>
      </w:r>
      <w:r>
        <w:t>prijavama</w:t>
      </w:r>
      <w:r w:rsidRPr="00D563E7">
        <w:t xml:space="preserve"> polaganj</w:t>
      </w:r>
      <w:r>
        <w:t>a</w:t>
      </w:r>
      <w:r w:rsidRPr="00D563E7">
        <w:t>.</w:t>
      </w:r>
    </w:p>
    <w:p w14:paraId="3D76DDEB" w14:textId="4950B923" w:rsidR="00196E64" w:rsidRDefault="00196E64" w:rsidP="00196E64">
      <w:r w:rsidRPr="00AA2290">
        <w:rPr>
          <w:noProof/>
        </w:rPr>
        <w:drawing>
          <wp:inline distT="0" distB="0" distL="0" distR="0" wp14:anchorId="0E3859A6" wp14:editId="22D3E244">
            <wp:extent cx="5943600" cy="3439795"/>
            <wp:effectExtent l="0" t="0" r="0" b="8255"/>
            <wp:docPr id="179208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84772" name=""/>
                    <pic:cNvPicPr/>
                  </pic:nvPicPr>
                  <pic:blipFill>
                    <a:blip r:embed="rId88"/>
                    <a:stretch>
                      <a:fillRect/>
                    </a:stretch>
                  </pic:blipFill>
                  <pic:spPr>
                    <a:xfrm>
                      <a:off x="0" y="0"/>
                      <a:ext cx="5943600" cy="3439795"/>
                    </a:xfrm>
                    <a:prstGeom prst="rect">
                      <a:avLst/>
                    </a:prstGeom>
                  </pic:spPr>
                </pic:pic>
              </a:graphicData>
            </a:graphic>
          </wp:inline>
        </w:drawing>
      </w:r>
    </w:p>
    <w:p w14:paraId="142C4E99" w14:textId="0FC57451" w:rsidR="00196E64" w:rsidRDefault="00196E64" w:rsidP="00196E64">
      <w:pPr>
        <w:pStyle w:val="Caption"/>
        <w:jc w:val="center"/>
      </w:pPr>
      <w:bookmarkStart w:id="239" w:name="_Toc228782744"/>
      <w:r>
        <w:t xml:space="preserve">Slika </w:t>
      </w:r>
      <w:r>
        <w:fldChar w:fldCharType="begin"/>
      </w:r>
      <w:r>
        <w:instrText xml:space="preserve"> SEQ Slika \* ARABIC </w:instrText>
      </w:r>
      <w:r>
        <w:fldChar w:fldCharType="separate"/>
      </w:r>
      <w:r>
        <w:rPr>
          <w:noProof/>
        </w:rPr>
        <w:t>76</w:t>
      </w:r>
      <w:r>
        <w:fldChar w:fldCharType="end"/>
      </w:r>
      <w:r>
        <w:t>: SK7: Upis ocena</w:t>
      </w:r>
      <w:bookmarkEnd w:id="239"/>
    </w:p>
    <w:p w14:paraId="2ADE46F0" w14:textId="6721E6B5" w:rsidR="00196E64" w:rsidRDefault="00196E64" w:rsidP="00196E64">
      <w:pPr>
        <w:jc w:val="both"/>
        <w:rPr>
          <w:lang w:val="en-US"/>
        </w:rPr>
      </w:pPr>
      <w:r>
        <w:t>Na formi vidimo prijavu studenta Abigail Klein, br. Indexa 2025/7000 koje je kreirana prilikom demonstriranja prijave ispita u SK5. Prijave je mogu</w:t>
      </w:r>
      <w:proofErr w:type="spellStart"/>
      <w:r w:rsidRPr="50F063BC">
        <w:rPr>
          <w:lang w:val="en-US"/>
        </w:rPr>
        <w:t>će</w:t>
      </w:r>
      <w:proofErr w:type="spellEnd"/>
      <w:r w:rsidRPr="50F063BC">
        <w:rPr>
          <w:lang w:val="en-US"/>
        </w:rPr>
        <w:t xml:space="preserve"> </w:t>
      </w:r>
      <w:proofErr w:type="spellStart"/>
      <w:r w:rsidRPr="50F063BC">
        <w:rPr>
          <w:lang w:val="en-US"/>
        </w:rPr>
        <w:t>filtrirati</w:t>
      </w:r>
      <w:proofErr w:type="spellEnd"/>
      <w:r w:rsidRPr="50F063BC">
        <w:rPr>
          <w:lang w:val="en-US"/>
        </w:rPr>
        <w:t xml:space="preserve"> po student (full text search – po </w:t>
      </w:r>
      <w:proofErr w:type="spellStart"/>
      <w:r w:rsidRPr="50F063BC">
        <w:rPr>
          <w:lang w:val="en-US"/>
        </w:rPr>
        <w:t>delu</w:t>
      </w:r>
      <w:proofErr w:type="spellEnd"/>
      <w:r w:rsidRPr="50F063BC">
        <w:rPr>
          <w:lang w:val="en-US"/>
        </w:rPr>
        <w:t xml:space="preserve"> </w:t>
      </w:r>
      <w:proofErr w:type="spellStart"/>
      <w:r w:rsidRPr="50F063BC">
        <w:rPr>
          <w:lang w:val="en-US"/>
        </w:rPr>
        <w:t>imena</w:t>
      </w:r>
      <w:proofErr w:type="spellEnd"/>
      <w:r w:rsidRPr="50F063BC">
        <w:rPr>
          <w:lang w:val="en-US"/>
        </w:rPr>
        <w:t xml:space="preserve"> </w:t>
      </w:r>
      <w:proofErr w:type="spellStart"/>
      <w:r w:rsidRPr="50F063BC">
        <w:rPr>
          <w:lang w:val="en-US"/>
        </w:rPr>
        <w:t>ili</w:t>
      </w:r>
      <w:proofErr w:type="spellEnd"/>
      <w:r w:rsidRPr="50F063BC">
        <w:rPr>
          <w:lang w:val="en-US"/>
        </w:rPr>
        <w:t xml:space="preserve"> </w:t>
      </w:r>
      <w:proofErr w:type="spellStart"/>
      <w:r w:rsidRPr="50F063BC">
        <w:rPr>
          <w:lang w:val="en-US"/>
        </w:rPr>
        <w:t>broju</w:t>
      </w:r>
      <w:proofErr w:type="spellEnd"/>
      <w:r w:rsidRPr="50F063BC">
        <w:rPr>
          <w:lang w:val="en-US"/>
        </w:rPr>
        <w:t xml:space="preserve"> </w:t>
      </w:r>
      <w:proofErr w:type="spellStart"/>
      <w:r w:rsidRPr="50F063BC">
        <w:rPr>
          <w:lang w:val="en-US"/>
        </w:rPr>
        <w:t>indexa</w:t>
      </w:r>
      <w:proofErr w:type="spellEnd"/>
      <w:r w:rsidRPr="50F063BC">
        <w:rPr>
          <w:lang w:val="en-US"/>
        </w:rPr>
        <w:t xml:space="preserve">), po </w:t>
      </w:r>
      <w:proofErr w:type="spellStart"/>
      <w:r w:rsidRPr="50F063BC">
        <w:rPr>
          <w:lang w:val="en-US"/>
        </w:rPr>
        <w:t>roku</w:t>
      </w:r>
      <w:proofErr w:type="spellEnd"/>
      <w:r w:rsidRPr="50F063BC">
        <w:rPr>
          <w:lang w:val="en-US"/>
        </w:rPr>
        <w:t xml:space="preserve"> u </w:t>
      </w:r>
      <w:proofErr w:type="spellStart"/>
      <w:r w:rsidRPr="50F063BC">
        <w:rPr>
          <w:lang w:val="en-US"/>
        </w:rPr>
        <w:t>kojem</w:t>
      </w:r>
      <w:proofErr w:type="spellEnd"/>
      <w:r w:rsidRPr="50F063BC">
        <w:rPr>
          <w:lang w:val="en-US"/>
        </w:rPr>
        <w:t xml:space="preserve"> je </w:t>
      </w:r>
      <w:proofErr w:type="spellStart"/>
      <w:r w:rsidRPr="50F063BC">
        <w:rPr>
          <w:lang w:val="en-US"/>
        </w:rPr>
        <w:t>prijava</w:t>
      </w:r>
      <w:proofErr w:type="spellEnd"/>
      <w:r w:rsidRPr="50F063BC">
        <w:rPr>
          <w:lang w:val="en-US"/>
        </w:rPr>
        <w:t xml:space="preserve"> </w:t>
      </w:r>
      <w:proofErr w:type="spellStart"/>
      <w:r w:rsidRPr="50F063BC">
        <w:rPr>
          <w:lang w:val="en-US"/>
        </w:rPr>
        <w:t>napravljena</w:t>
      </w:r>
      <w:proofErr w:type="spellEnd"/>
      <w:r w:rsidRPr="50F063BC">
        <w:rPr>
          <w:lang w:val="en-US"/>
        </w:rPr>
        <w:t xml:space="preserve"> </w:t>
      </w:r>
      <w:proofErr w:type="spellStart"/>
      <w:r w:rsidRPr="50F063BC">
        <w:rPr>
          <w:lang w:val="en-US"/>
        </w:rPr>
        <w:t>i</w:t>
      </w:r>
      <w:proofErr w:type="spellEnd"/>
      <w:r w:rsidRPr="50F063BC">
        <w:rPr>
          <w:lang w:val="en-US"/>
        </w:rPr>
        <w:t xml:space="preserve"> po </w:t>
      </w:r>
      <w:proofErr w:type="spellStart"/>
      <w:r w:rsidRPr="50F063BC">
        <w:rPr>
          <w:lang w:val="en-US"/>
        </w:rPr>
        <w:t>ispitu</w:t>
      </w:r>
      <w:proofErr w:type="spellEnd"/>
      <w:r w:rsidRPr="50F063BC">
        <w:rPr>
          <w:lang w:val="en-US"/>
        </w:rPr>
        <w:t xml:space="preserve"> u </w:t>
      </w:r>
      <w:proofErr w:type="spellStart"/>
      <w:r w:rsidRPr="50F063BC">
        <w:rPr>
          <w:lang w:val="en-US"/>
        </w:rPr>
        <w:t>izabranom</w:t>
      </w:r>
      <w:proofErr w:type="spellEnd"/>
      <w:r w:rsidRPr="50F063BC">
        <w:rPr>
          <w:lang w:val="en-US"/>
        </w:rPr>
        <w:t xml:space="preserve"> </w:t>
      </w:r>
      <w:proofErr w:type="spellStart"/>
      <w:r w:rsidRPr="50F063BC">
        <w:rPr>
          <w:lang w:val="en-US"/>
        </w:rPr>
        <w:t>roku</w:t>
      </w:r>
      <w:proofErr w:type="spellEnd"/>
      <w:r w:rsidRPr="50F063BC">
        <w:rPr>
          <w:lang w:val="en-US"/>
        </w:rPr>
        <w:t>.</w:t>
      </w:r>
    </w:p>
    <w:p w14:paraId="5A686BA4" w14:textId="38DB581F" w:rsidR="00196E64" w:rsidRDefault="00196E64" w:rsidP="00196E64">
      <w:pPr>
        <w:keepNext/>
      </w:pPr>
      <w:r w:rsidRPr="000C748A">
        <w:rPr>
          <w:noProof/>
          <w:lang w:val="en-US"/>
        </w:rPr>
        <w:drawing>
          <wp:inline distT="0" distB="0" distL="0" distR="0" wp14:anchorId="359BFD95" wp14:editId="3C5BFD6B">
            <wp:extent cx="5943600" cy="1712595"/>
            <wp:effectExtent l="0" t="0" r="0" b="1905"/>
            <wp:docPr id="184368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83751" name=""/>
                    <pic:cNvPicPr/>
                  </pic:nvPicPr>
                  <pic:blipFill>
                    <a:blip r:embed="rId89"/>
                    <a:stretch>
                      <a:fillRect/>
                    </a:stretch>
                  </pic:blipFill>
                  <pic:spPr>
                    <a:xfrm>
                      <a:off x="0" y="0"/>
                      <a:ext cx="5943600" cy="1712595"/>
                    </a:xfrm>
                    <a:prstGeom prst="rect">
                      <a:avLst/>
                    </a:prstGeom>
                  </pic:spPr>
                </pic:pic>
              </a:graphicData>
            </a:graphic>
          </wp:inline>
        </w:drawing>
      </w:r>
    </w:p>
    <w:p w14:paraId="594E7D69" w14:textId="377E1D52" w:rsidR="00196E64" w:rsidRDefault="00196E64" w:rsidP="00196E64">
      <w:pPr>
        <w:pStyle w:val="Caption"/>
        <w:jc w:val="center"/>
        <w:rPr>
          <w:noProof/>
        </w:rPr>
      </w:pPr>
      <w:bookmarkStart w:id="240" w:name="_Toc228782745"/>
      <w:r>
        <w:t xml:space="preserve">Slika </w:t>
      </w:r>
      <w:r>
        <w:fldChar w:fldCharType="begin"/>
      </w:r>
      <w:r>
        <w:instrText xml:space="preserve"> SEQ Slika \* ARABIC </w:instrText>
      </w:r>
      <w:r>
        <w:fldChar w:fldCharType="separate"/>
      </w:r>
      <w:r>
        <w:rPr>
          <w:noProof/>
        </w:rPr>
        <w:t>77</w:t>
      </w:r>
      <w:r>
        <w:fldChar w:fldCharType="end"/>
      </w:r>
      <w:r>
        <w:t xml:space="preserve">: SK7, Pretraga po studentu i/ili ispitno roku </w:t>
      </w:r>
      <w:r>
        <w:rPr>
          <w:noProof/>
        </w:rPr>
        <w:t>i ispitu</w:t>
      </w:r>
      <w:bookmarkEnd w:id="240"/>
    </w:p>
    <w:p w14:paraId="163BF974" w14:textId="7AD07776" w:rsidR="00196E64" w:rsidRDefault="00196E64" w:rsidP="00196E64">
      <w:pPr>
        <w:jc w:val="both"/>
        <w:rPr>
          <w:lang w:val="en-US"/>
        </w:rPr>
      </w:pPr>
      <w:proofErr w:type="spellStart"/>
      <w:r w:rsidRPr="50F063BC">
        <w:rPr>
          <w:lang w:val="en-US"/>
        </w:rPr>
        <w:t>Klikom</w:t>
      </w:r>
      <w:proofErr w:type="spellEnd"/>
      <w:r w:rsidRPr="50F063BC">
        <w:rPr>
          <w:lang w:val="en-US"/>
        </w:rPr>
        <w:t xml:space="preserve"> </w:t>
      </w:r>
      <w:proofErr w:type="spellStart"/>
      <w:r w:rsidRPr="50F063BC">
        <w:rPr>
          <w:lang w:val="en-US"/>
        </w:rPr>
        <w:t>na</w:t>
      </w:r>
      <w:proofErr w:type="spellEnd"/>
      <w:r w:rsidRPr="50F063BC">
        <w:rPr>
          <w:lang w:val="en-US"/>
        </w:rPr>
        <w:t xml:space="preserve"> </w:t>
      </w:r>
      <w:proofErr w:type="spellStart"/>
      <w:r w:rsidRPr="50F063BC">
        <w:rPr>
          <w:lang w:val="en-US"/>
        </w:rPr>
        <w:t>više</w:t>
      </w:r>
      <w:proofErr w:type="spellEnd"/>
      <w:r w:rsidRPr="50F063BC">
        <w:rPr>
          <w:lang w:val="en-US"/>
        </w:rPr>
        <w:t xml:space="preserve"> </w:t>
      </w:r>
      <w:proofErr w:type="spellStart"/>
      <w:r w:rsidRPr="50F063BC">
        <w:rPr>
          <w:lang w:val="en-US"/>
        </w:rPr>
        <w:t>filtera</w:t>
      </w:r>
      <w:proofErr w:type="spellEnd"/>
      <w:r w:rsidRPr="50F063BC">
        <w:rPr>
          <w:lang w:val="en-US"/>
        </w:rPr>
        <w:t xml:space="preserve"> se </w:t>
      </w:r>
      <w:proofErr w:type="spellStart"/>
      <w:r w:rsidRPr="50F063BC">
        <w:rPr>
          <w:lang w:val="en-US"/>
        </w:rPr>
        <w:t>otvara</w:t>
      </w:r>
      <w:proofErr w:type="spellEnd"/>
      <w:r w:rsidRPr="50F063BC">
        <w:rPr>
          <w:lang w:val="en-US"/>
        </w:rPr>
        <w:t xml:space="preserve"> </w:t>
      </w:r>
      <w:proofErr w:type="spellStart"/>
      <w:r w:rsidRPr="50F063BC">
        <w:rPr>
          <w:lang w:val="en-US"/>
        </w:rPr>
        <w:t>dijalog</w:t>
      </w:r>
      <w:proofErr w:type="spellEnd"/>
      <w:r w:rsidRPr="50F063BC">
        <w:rPr>
          <w:lang w:val="en-US"/>
        </w:rPr>
        <w:t xml:space="preserve"> </w:t>
      </w:r>
      <w:proofErr w:type="spellStart"/>
      <w:r w:rsidRPr="50F063BC">
        <w:rPr>
          <w:lang w:val="en-US"/>
        </w:rPr>
        <w:t>sa</w:t>
      </w:r>
      <w:proofErr w:type="spellEnd"/>
      <w:r w:rsidRPr="50F063BC">
        <w:rPr>
          <w:lang w:val="en-US"/>
        </w:rPr>
        <w:t xml:space="preserve"> </w:t>
      </w:r>
      <w:proofErr w:type="spellStart"/>
      <w:r w:rsidRPr="50F063BC">
        <w:rPr>
          <w:lang w:val="en-US"/>
        </w:rPr>
        <w:t>dodatnim</w:t>
      </w:r>
      <w:proofErr w:type="spellEnd"/>
      <w:r w:rsidRPr="50F063BC">
        <w:rPr>
          <w:lang w:val="en-US"/>
        </w:rPr>
        <w:t xml:space="preserve"> </w:t>
      </w:r>
      <w:proofErr w:type="spellStart"/>
      <w:r w:rsidRPr="50F063BC">
        <w:rPr>
          <w:lang w:val="en-US"/>
        </w:rPr>
        <w:t>filterima</w:t>
      </w:r>
      <w:proofErr w:type="spellEnd"/>
      <w:r w:rsidRPr="50F063BC">
        <w:rPr>
          <w:lang w:val="en-US"/>
        </w:rPr>
        <w:t xml:space="preserve"> </w:t>
      </w:r>
      <w:proofErr w:type="spellStart"/>
      <w:r w:rsidRPr="50F063BC">
        <w:rPr>
          <w:lang w:val="en-US"/>
        </w:rPr>
        <w:t>pretrage</w:t>
      </w:r>
      <w:proofErr w:type="spellEnd"/>
      <w:r w:rsidRPr="50F063BC">
        <w:rPr>
          <w:lang w:val="en-US"/>
        </w:rPr>
        <w:t xml:space="preserve">, </w:t>
      </w:r>
      <w:proofErr w:type="spellStart"/>
      <w:r w:rsidRPr="50F063BC">
        <w:rPr>
          <w:lang w:val="en-US"/>
        </w:rPr>
        <w:t>svih</w:t>
      </w:r>
      <w:proofErr w:type="spellEnd"/>
      <w:r w:rsidRPr="50F063BC">
        <w:rPr>
          <w:lang w:val="en-US"/>
        </w:rPr>
        <w:t xml:space="preserve"> 6 </w:t>
      </w:r>
      <w:proofErr w:type="spellStart"/>
      <w:r w:rsidRPr="50F063BC">
        <w:rPr>
          <w:lang w:val="en-US"/>
        </w:rPr>
        <w:t>filtera</w:t>
      </w:r>
      <w:proofErr w:type="spellEnd"/>
      <w:r w:rsidRPr="50F063BC">
        <w:rPr>
          <w:lang w:val="en-US"/>
        </w:rPr>
        <w:t xml:space="preserve"> je </w:t>
      </w:r>
      <w:proofErr w:type="spellStart"/>
      <w:r w:rsidRPr="50F063BC">
        <w:rPr>
          <w:lang w:val="en-US"/>
        </w:rPr>
        <w:t>moguće</w:t>
      </w:r>
      <w:proofErr w:type="spellEnd"/>
      <w:r w:rsidRPr="50F063BC">
        <w:rPr>
          <w:lang w:val="en-US"/>
        </w:rPr>
        <w:t xml:space="preserve"> </w:t>
      </w:r>
      <w:proofErr w:type="spellStart"/>
      <w:r w:rsidRPr="50F063BC">
        <w:rPr>
          <w:lang w:val="en-US"/>
        </w:rPr>
        <w:t>očistiti</w:t>
      </w:r>
      <w:proofErr w:type="spellEnd"/>
      <w:r w:rsidRPr="50F063BC">
        <w:rPr>
          <w:lang w:val="en-US"/>
        </w:rPr>
        <w:t xml:space="preserve"> </w:t>
      </w:r>
      <w:proofErr w:type="spellStart"/>
      <w:r w:rsidRPr="50F063BC">
        <w:rPr>
          <w:lang w:val="en-US"/>
        </w:rPr>
        <w:t>odjednom</w:t>
      </w:r>
      <w:proofErr w:type="spellEnd"/>
      <w:r w:rsidRPr="50F063BC">
        <w:rPr>
          <w:lang w:val="en-US"/>
        </w:rPr>
        <w:t xml:space="preserve"> </w:t>
      </w:r>
      <w:proofErr w:type="spellStart"/>
      <w:r w:rsidRPr="50F063BC">
        <w:rPr>
          <w:lang w:val="en-US"/>
        </w:rPr>
        <w:t>klikom</w:t>
      </w:r>
      <w:proofErr w:type="spellEnd"/>
      <w:r w:rsidRPr="50F063BC">
        <w:rPr>
          <w:lang w:val="en-US"/>
        </w:rPr>
        <w:t xml:space="preserve"> </w:t>
      </w:r>
      <w:proofErr w:type="spellStart"/>
      <w:r w:rsidRPr="50F063BC">
        <w:rPr>
          <w:lang w:val="en-US"/>
        </w:rPr>
        <w:t>na</w:t>
      </w:r>
      <w:proofErr w:type="spellEnd"/>
      <w:r w:rsidRPr="50F063BC">
        <w:rPr>
          <w:lang w:val="en-US"/>
        </w:rPr>
        <w:t xml:space="preserve"> </w:t>
      </w:r>
      <w:proofErr w:type="spellStart"/>
      <w:r w:rsidRPr="50F063BC">
        <w:rPr>
          <w:lang w:val="en-US"/>
        </w:rPr>
        <w:t>sivo</w:t>
      </w:r>
      <w:proofErr w:type="spellEnd"/>
      <w:r w:rsidRPr="50F063BC">
        <w:rPr>
          <w:lang w:val="en-US"/>
        </w:rPr>
        <w:t xml:space="preserve"> </w:t>
      </w:r>
      <w:proofErr w:type="spellStart"/>
      <w:r w:rsidRPr="50F063BC">
        <w:rPr>
          <w:lang w:val="en-US"/>
        </w:rPr>
        <w:t>dugme</w:t>
      </w:r>
      <w:proofErr w:type="spellEnd"/>
      <w:r w:rsidRPr="50F063BC">
        <w:rPr>
          <w:lang w:val="en-US"/>
        </w:rPr>
        <w:t xml:space="preserve"> pored </w:t>
      </w:r>
      <w:proofErr w:type="spellStart"/>
      <w:r w:rsidRPr="50F063BC">
        <w:rPr>
          <w:lang w:val="en-US"/>
        </w:rPr>
        <w:t>više</w:t>
      </w:r>
      <w:proofErr w:type="spellEnd"/>
      <w:r w:rsidRPr="50F063BC">
        <w:rPr>
          <w:lang w:val="en-US"/>
        </w:rPr>
        <w:t xml:space="preserve"> </w:t>
      </w:r>
      <w:proofErr w:type="spellStart"/>
      <w:r w:rsidRPr="50F063BC">
        <w:rPr>
          <w:lang w:val="en-US"/>
        </w:rPr>
        <w:t>filtera</w:t>
      </w:r>
      <w:proofErr w:type="spellEnd"/>
      <w:r w:rsidRPr="50F063BC">
        <w:rPr>
          <w:lang w:val="en-US"/>
        </w:rPr>
        <w:t xml:space="preserve"> </w:t>
      </w:r>
      <w:proofErr w:type="spellStart"/>
      <w:r w:rsidRPr="50F063BC">
        <w:rPr>
          <w:lang w:val="en-US"/>
        </w:rPr>
        <w:t>koje</w:t>
      </w:r>
      <w:proofErr w:type="spellEnd"/>
      <w:r w:rsidRPr="50F063BC">
        <w:rPr>
          <w:lang w:val="en-US"/>
        </w:rPr>
        <w:t xml:space="preserve"> </w:t>
      </w:r>
      <w:proofErr w:type="spellStart"/>
      <w:r w:rsidRPr="50F063BC">
        <w:rPr>
          <w:lang w:val="en-US"/>
        </w:rPr>
        <w:t>postaje</w:t>
      </w:r>
      <w:proofErr w:type="spellEnd"/>
      <w:r w:rsidRPr="50F063BC">
        <w:rPr>
          <w:lang w:val="en-US"/>
        </w:rPr>
        <w:t xml:space="preserve"> </w:t>
      </w:r>
      <w:proofErr w:type="spellStart"/>
      <w:r w:rsidRPr="50F063BC">
        <w:rPr>
          <w:lang w:val="en-US"/>
        </w:rPr>
        <w:t>vidljivo</w:t>
      </w:r>
      <w:proofErr w:type="spellEnd"/>
      <w:r w:rsidRPr="50F063BC">
        <w:rPr>
          <w:lang w:val="en-US"/>
        </w:rPr>
        <w:t xml:space="preserve"> u </w:t>
      </w:r>
      <w:proofErr w:type="spellStart"/>
      <w:r w:rsidRPr="50F063BC">
        <w:rPr>
          <w:lang w:val="en-US"/>
        </w:rPr>
        <w:t>slučaju</w:t>
      </w:r>
      <w:proofErr w:type="spellEnd"/>
      <w:r w:rsidRPr="50F063BC">
        <w:rPr>
          <w:lang w:val="en-US"/>
        </w:rPr>
        <w:t xml:space="preserve"> da je </w:t>
      </w:r>
      <w:proofErr w:type="spellStart"/>
      <w:r w:rsidRPr="50F063BC">
        <w:rPr>
          <w:lang w:val="en-US"/>
        </w:rPr>
        <w:t>bilo</w:t>
      </w:r>
      <w:proofErr w:type="spellEnd"/>
      <w:r w:rsidRPr="50F063BC">
        <w:rPr>
          <w:lang w:val="en-US"/>
        </w:rPr>
        <w:t xml:space="preserve"> koji od </w:t>
      </w:r>
      <w:proofErr w:type="spellStart"/>
      <w:r w:rsidRPr="50F063BC">
        <w:rPr>
          <w:lang w:val="en-US"/>
        </w:rPr>
        <w:t>filtera</w:t>
      </w:r>
      <w:proofErr w:type="spellEnd"/>
      <w:r w:rsidRPr="50F063BC">
        <w:rPr>
          <w:lang w:val="en-US"/>
        </w:rPr>
        <w:t xml:space="preserve"> </w:t>
      </w:r>
      <w:proofErr w:type="spellStart"/>
      <w:r w:rsidRPr="50F063BC">
        <w:rPr>
          <w:lang w:val="en-US"/>
        </w:rPr>
        <w:t>aktivan</w:t>
      </w:r>
      <w:proofErr w:type="spellEnd"/>
      <w:r w:rsidRPr="50F063BC">
        <w:rPr>
          <w:lang w:val="en-US"/>
        </w:rPr>
        <w:t>:</w:t>
      </w:r>
    </w:p>
    <w:p w14:paraId="10BDFAA4" w14:textId="51D06006" w:rsidR="00196E64" w:rsidRDefault="00196E64" w:rsidP="00196E64">
      <w:pPr>
        <w:keepNext/>
      </w:pPr>
      <w:r w:rsidRPr="000946C8">
        <w:rPr>
          <w:noProof/>
        </w:rPr>
        <w:drawing>
          <wp:inline distT="0" distB="0" distL="0" distR="0" wp14:anchorId="3015C5DE" wp14:editId="4E54A0E0">
            <wp:extent cx="5943600" cy="3441700"/>
            <wp:effectExtent l="0" t="0" r="0" b="6350"/>
            <wp:docPr id="22723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33328" name=""/>
                    <pic:cNvPicPr/>
                  </pic:nvPicPr>
                  <pic:blipFill>
                    <a:blip r:embed="rId90"/>
                    <a:stretch>
                      <a:fillRect/>
                    </a:stretch>
                  </pic:blipFill>
                  <pic:spPr>
                    <a:xfrm>
                      <a:off x="0" y="0"/>
                      <a:ext cx="5943600" cy="3441700"/>
                    </a:xfrm>
                    <a:prstGeom prst="rect">
                      <a:avLst/>
                    </a:prstGeom>
                  </pic:spPr>
                </pic:pic>
              </a:graphicData>
            </a:graphic>
          </wp:inline>
        </w:drawing>
      </w:r>
    </w:p>
    <w:p w14:paraId="4AD3BF33" w14:textId="66272059" w:rsidR="00196E64" w:rsidRPr="000C748A" w:rsidRDefault="00196E64" w:rsidP="00196E64">
      <w:pPr>
        <w:pStyle w:val="Caption"/>
        <w:jc w:val="center"/>
        <w:rPr>
          <w:lang w:val="en-US"/>
        </w:rPr>
      </w:pPr>
      <w:bookmarkStart w:id="241" w:name="_Toc228782746"/>
      <w:r>
        <w:t xml:space="preserve">Slika </w:t>
      </w:r>
      <w:r>
        <w:fldChar w:fldCharType="begin"/>
      </w:r>
      <w:r>
        <w:instrText xml:space="preserve"> SEQ Slika \* ARABIC </w:instrText>
      </w:r>
      <w:r>
        <w:fldChar w:fldCharType="separate"/>
      </w:r>
      <w:r>
        <w:rPr>
          <w:noProof/>
        </w:rPr>
        <w:t>78</w:t>
      </w:r>
      <w:r>
        <w:fldChar w:fldCharType="end"/>
      </w:r>
      <w:r>
        <w:t>: SK7, Dodatni filteri</w:t>
      </w:r>
      <w:bookmarkEnd w:id="241"/>
    </w:p>
    <w:p w14:paraId="02E92239" w14:textId="6165C69E" w:rsidR="00196E64" w:rsidRDefault="00196E64" w:rsidP="00196E64">
      <w:pPr>
        <w:jc w:val="both"/>
      </w:pPr>
      <w:r>
        <w:t>Nastanik klikom na olov</w:t>
      </w:r>
      <w:proofErr w:type="spellStart"/>
      <w:r w:rsidRPr="50F063BC">
        <w:rPr>
          <w:lang w:val="en-US"/>
        </w:rPr>
        <w:t>čicu</w:t>
      </w:r>
      <w:proofErr w:type="spellEnd"/>
      <w:r w:rsidRPr="50F063BC">
        <w:rPr>
          <w:lang w:val="en-US"/>
        </w:rPr>
        <w:t xml:space="preserve"> </w:t>
      </w:r>
      <w:proofErr w:type="spellStart"/>
      <w:r w:rsidRPr="50F063BC">
        <w:rPr>
          <w:lang w:val="en-US"/>
        </w:rPr>
        <w:t>otvara</w:t>
      </w:r>
      <w:proofErr w:type="spellEnd"/>
      <w:r w:rsidRPr="50F063BC">
        <w:rPr>
          <w:lang w:val="en-US"/>
        </w:rPr>
        <w:t xml:space="preserve"> </w:t>
      </w:r>
      <w:proofErr w:type="spellStart"/>
      <w:r w:rsidRPr="50F063BC">
        <w:rPr>
          <w:lang w:val="en-US"/>
        </w:rPr>
        <w:t>dijalog</w:t>
      </w:r>
      <w:proofErr w:type="spellEnd"/>
      <w:r w:rsidRPr="50F063BC">
        <w:rPr>
          <w:lang w:val="en-US"/>
        </w:rPr>
        <w:t xml:space="preserve"> za </w:t>
      </w:r>
      <w:proofErr w:type="spellStart"/>
      <w:r w:rsidRPr="50F063BC">
        <w:rPr>
          <w:lang w:val="en-US"/>
        </w:rPr>
        <w:t>izmenu</w:t>
      </w:r>
      <w:proofErr w:type="spellEnd"/>
      <w:r w:rsidRPr="50F063BC">
        <w:rPr>
          <w:lang w:val="en-US"/>
        </w:rPr>
        <w:t xml:space="preserve"> </w:t>
      </w:r>
      <w:proofErr w:type="spellStart"/>
      <w:r w:rsidRPr="50F063BC">
        <w:rPr>
          <w:lang w:val="en-US"/>
        </w:rPr>
        <w:t>prijave</w:t>
      </w:r>
      <w:proofErr w:type="spellEnd"/>
      <w:r w:rsidRPr="50F063BC">
        <w:rPr>
          <w:lang w:val="en-US"/>
        </w:rPr>
        <w:t xml:space="preserve">, </w:t>
      </w:r>
      <w:proofErr w:type="spellStart"/>
      <w:r w:rsidRPr="50F063BC">
        <w:rPr>
          <w:lang w:val="en-US"/>
        </w:rPr>
        <w:t>gde</w:t>
      </w:r>
      <w:proofErr w:type="spellEnd"/>
      <w:r>
        <w:t xml:space="preserve"> može da upiše ocenu, prisustvo i ostavi komentar(opciono) nakon čega klikom na sačuvaj izmene poziva sistem da sačuva ocenjenu prijavu. Ako je prijava uspešno izmenjena prikazaće se poruka: “Polaganje je uspe</w:t>
      </w:r>
      <w:proofErr w:type="spellStart"/>
      <w:r w:rsidRPr="50F063BC">
        <w:rPr>
          <w:lang w:val="en-US"/>
        </w:rPr>
        <w:t>šno</w:t>
      </w:r>
      <w:proofErr w:type="spellEnd"/>
      <w:r w:rsidRPr="50F063BC">
        <w:rPr>
          <w:lang w:val="en-US"/>
        </w:rPr>
        <w:t xml:space="preserve"> </w:t>
      </w:r>
      <w:proofErr w:type="spellStart"/>
      <w:r w:rsidRPr="50F063BC">
        <w:rPr>
          <w:lang w:val="en-US"/>
        </w:rPr>
        <w:t>ažurirano</w:t>
      </w:r>
      <w:proofErr w:type="spellEnd"/>
      <w:r>
        <w:t>”.</w:t>
      </w:r>
    </w:p>
    <w:p w14:paraId="44D29F3A" w14:textId="420099F3" w:rsidR="00196E64" w:rsidRDefault="00196E64" w:rsidP="00196E64">
      <w:r w:rsidRPr="000C748A">
        <w:rPr>
          <w:noProof/>
        </w:rPr>
        <w:drawing>
          <wp:inline distT="0" distB="0" distL="0" distR="0" wp14:anchorId="1FAC994E" wp14:editId="3B81F657">
            <wp:extent cx="5943600" cy="3430905"/>
            <wp:effectExtent l="0" t="0" r="0" b="0"/>
            <wp:docPr id="126004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47663" name=""/>
                    <pic:cNvPicPr/>
                  </pic:nvPicPr>
                  <pic:blipFill>
                    <a:blip r:embed="rId91"/>
                    <a:stretch>
                      <a:fillRect/>
                    </a:stretch>
                  </pic:blipFill>
                  <pic:spPr>
                    <a:xfrm>
                      <a:off x="0" y="0"/>
                      <a:ext cx="5943600" cy="3430905"/>
                    </a:xfrm>
                    <a:prstGeom prst="rect">
                      <a:avLst/>
                    </a:prstGeom>
                  </pic:spPr>
                </pic:pic>
              </a:graphicData>
            </a:graphic>
          </wp:inline>
        </w:drawing>
      </w:r>
    </w:p>
    <w:p w14:paraId="5F335F96" w14:textId="007F080F" w:rsidR="00196E64" w:rsidRDefault="00196E64" w:rsidP="00196E64">
      <w:pPr>
        <w:pStyle w:val="Caption"/>
        <w:jc w:val="center"/>
      </w:pPr>
      <w:bookmarkStart w:id="242" w:name="_Toc228782747"/>
      <w:r>
        <w:t xml:space="preserve">Slika </w:t>
      </w:r>
      <w:r>
        <w:fldChar w:fldCharType="begin"/>
      </w:r>
      <w:r>
        <w:instrText xml:space="preserve"> SEQ Slika \* ARABIC </w:instrText>
      </w:r>
      <w:r>
        <w:fldChar w:fldCharType="separate"/>
      </w:r>
      <w:r>
        <w:rPr>
          <w:noProof/>
        </w:rPr>
        <w:t>79</w:t>
      </w:r>
      <w:r>
        <w:fldChar w:fldCharType="end"/>
      </w:r>
      <w:r>
        <w:t>: SK7: Unos ocene</w:t>
      </w:r>
      <w:bookmarkEnd w:id="242"/>
    </w:p>
    <w:p w14:paraId="7716A909" w14:textId="2C1EDBF7" w:rsidR="00196E64" w:rsidRDefault="00196E64" w:rsidP="00196E64">
      <w:pPr>
        <w:keepNext/>
      </w:pPr>
      <w:r w:rsidRPr="000946C8">
        <w:rPr>
          <w:noProof/>
        </w:rPr>
        <w:drawing>
          <wp:inline distT="0" distB="0" distL="0" distR="0" wp14:anchorId="03D43982" wp14:editId="7FAED1CA">
            <wp:extent cx="5943600" cy="3438525"/>
            <wp:effectExtent l="0" t="0" r="0" b="9525"/>
            <wp:docPr id="12127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1237" name=""/>
                    <pic:cNvPicPr/>
                  </pic:nvPicPr>
                  <pic:blipFill>
                    <a:blip r:embed="rId92"/>
                    <a:stretch>
                      <a:fillRect/>
                    </a:stretch>
                  </pic:blipFill>
                  <pic:spPr>
                    <a:xfrm>
                      <a:off x="0" y="0"/>
                      <a:ext cx="5943600" cy="3438525"/>
                    </a:xfrm>
                    <a:prstGeom prst="rect">
                      <a:avLst/>
                    </a:prstGeom>
                  </pic:spPr>
                </pic:pic>
              </a:graphicData>
            </a:graphic>
          </wp:inline>
        </w:drawing>
      </w:r>
    </w:p>
    <w:p w14:paraId="768AD10F" w14:textId="37724B98" w:rsidR="00196E64" w:rsidRDefault="00196E64" w:rsidP="00196E64">
      <w:pPr>
        <w:pStyle w:val="Caption"/>
        <w:jc w:val="center"/>
      </w:pPr>
      <w:bookmarkStart w:id="243" w:name="_Toc228782748"/>
      <w:r>
        <w:t xml:space="preserve">Slika </w:t>
      </w:r>
      <w:r>
        <w:fldChar w:fldCharType="begin"/>
      </w:r>
      <w:r>
        <w:instrText xml:space="preserve"> SEQ Slika \* ARABIC </w:instrText>
      </w:r>
      <w:r>
        <w:fldChar w:fldCharType="separate"/>
      </w:r>
      <w:r>
        <w:rPr>
          <w:noProof/>
        </w:rPr>
        <w:t>80</w:t>
      </w:r>
      <w:r>
        <w:fldChar w:fldCharType="end"/>
      </w:r>
      <w:r>
        <w:t>: SK7, poruka, Polaganje je uspešno ažurirano</w:t>
      </w:r>
      <w:bookmarkEnd w:id="243"/>
    </w:p>
    <w:p w14:paraId="38C2A600" w14:textId="36E960A8" w:rsidR="00196E64" w:rsidRDefault="00196E64" w:rsidP="00196E64">
      <w:pPr>
        <w:keepNext/>
      </w:pPr>
      <w:r w:rsidRPr="00582029">
        <w:rPr>
          <w:noProof/>
        </w:rPr>
        <w:drawing>
          <wp:inline distT="0" distB="0" distL="0" distR="0" wp14:anchorId="70B340F8" wp14:editId="27D05D69">
            <wp:extent cx="5943600" cy="2127250"/>
            <wp:effectExtent l="0" t="0" r="0" b="6350"/>
            <wp:docPr id="113623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39908" name=""/>
                    <pic:cNvPicPr/>
                  </pic:nvPicPr>
                  <pic:blipFill>
                    <a:blip r:embed="rId93"/>
                    <a:stretch>
                      <a:fillRect/>
                    </a:stretch>
                  </pic:blipFill>
                  <pic:spPr>
                    <a:xfrm>
                      <a:off x="0" y="0"/>
                      <a:ext cx="5943600" cy="2127250"/>
                    </a:xfrm>
                    <a:prstGeom prst="rect">
                      <a:avLst/>
                    </a:prstGeom>
                  </pic:spPr>
                </pic:pic>
              </a:graphicData>
            </a:graphic>
          </wp:inline>
        </w:drawing>
      </w:r>
    </w:p>
    <w:p w14:paraId="7E7B0660" w14:textId="3C73ABF7" w:rsidR="00196E64" w:rsidRPr="00582029" w:rsidRDefault="00196E64" w:rsidP="00196E64">
      <w:pPr>
        <w:pStyle w:val="Caption"/>
        <w:jc w:val="center"/>
      </w:pPr>
      <w:bookmarkStart w:id="244" w:name="_Toc228782749"/>
      <w:r>
        <w:t xml:space="preserve">Slika </w:t>
      </w:r>
      <w:r>
        <w:fldChar w:fldCharType="begin"/>
      </w:r>
      <w:r>
        <w:instrText xml:space="preserve"> SEQ Slika \* ARABIC </w:instrText>
      </w:r>
      <w:r>
        <w:fldChar w:fldCharType="separate"/>
      </w:r>
      <w:r>
        <w:rPr>
          <w:noProof/>
        </w:rPr>
        <w:t>81</w:t>
      </w:r>
      <w:r>
        <w:fldChar w:fldCharType="end"/>
      </w:r>
      <w:r>
        <w:t>: SK7, implementacija updateExamRegistration, prvog unosa ili izmena ocene</w:t>
      </w:r>
      <w:bookmarkEnd w:id="244"/>
    </w:p>
    <w:p w14:paraId="393E4FF0" w14:textId="77777777" w:rsidR="00196E64" w:rsidRPr="000946C8" w:rsidRDefault="00196E64" w:rsidP="00196E64"/>
    <w:p w14:paraId="0BF7F97B" w14:textId="77777777" w:rsidR="00196E64" w:rsidRPr="00AE0458" w:rsidRDefault="00196E64" w:rsidP="00196E64">
      <w:pPr>
        <w:pStyle w:val="Heading3"/>
      </w:pPr>
      <w:bookmarkStart w:id="245" w:name="_Toc686142346"/>
      <w:bookmarkStart w:id="246" w:name="_Toc228782662"/>
      <w:r>
        <w:t>4.2.8 Uputstvo SK8: Odjavljivanje korisnika</w:t>
      </w:r>
      <w:bookmarkEnd w:id="245"/>
      <w:bookmarkEnd w:id="246"/>
    </w:p>
    <w:p w14:paraId="4D64CF12" w14:textId="77777777" w:rsidR="00196E64" w:rsidRPr="00703CF4" w:rsidRDefault="00196E64" w:rsidP="00196E64">
      <w:pPr>
        <w:jc w:val="both"/>
        <w:rPr>
          <w:lang w:val="en-US"/>
        </w:rPr>
      </w:pPr>
      <w:r>
        <w:t>Uslov</w:t>
      </w:r>
      <w:r w:rsidRPr="50F063BC">
        <w:rPr>
          <w:lang w:val="de-AT"/>
        </w:rPr>
        <w:t>: Korisnik je ulogovan sa svojim nalogom.</w:t>
      </w:r>
    </w:p>
    <w:p w14:paraId="62518916" w14:textId="1051B7CA" w:rsidR="00196E64" w:rsidRPr="00902E10" w:rsidRDefault="00196E64" w:rsidP="00196E64">
      <w:pPr>
        <w:jc w:val="both"/>
        <w:rPr>
          <w:lang w:val="de-AT"/>
        </w:rPr>
      </w:pPr>
      <w:r w:rsidRPr="50F063BC">
        <w:rPr>
          <w:lang w:val="de-AT"/>
        </w:rPr>
        <w:t>Opis: Korisnik klikće na dugme izloguj me pored imena. Nakon čega će korisnik biti vraćen na početnu login stranu kao na slici. Korisniku se bri</w:t>
      </w:r>
      <w:proofErr w:type="spellStart"/>
      <w:r w:rsidRPr="50F063BC">
        <w:rPr>
          <w:lang w:val="en-US"/>
        </w:rPr>
        <w:t>še</w:t>
      </w:r>
      <w:proofErr w:type="spellEnd"/>
      <w:r w:rsidRPr="50F063BC">
        <w:rPr>
          <w:lang w:val="en-US"/>
        </w:rPr>
        <w:t xml:space="preserve"> OAuth </w:t>
      </w:r>
      <w:proofErr w:type="spellStart"/>
      <w:r w:rsidRPr="50F063BC">
        <w:rPr>
          <w:lang w:val="en-US"/>
        </w:rPr>
        <w:t>jwt</w:t>
      </w:r>
      <w:proofErr w:type="spellEnd"/>
      <w:r w:rsidRPr="50F063BC">
        <w:rPr>
          <w:lang w:val="en-US"/>
        </w:rPr>
        <w:t xml:space="preserve"> </w:t>
      </w:r>
      <w:r w:rsidRPr="50F063BC">
        <w:rPr>
          <w:lang w:val="de-AT"/>
        </w:rPr>
        <w:t>token(</w:t>
      </w:r>
      <w:hyperlink r:id="rId94">
        <w:r w:rsidRPr="50F063BC">
          <w:rPr>
            <w:lang w:val="de-AT"/>
          </w:rPr>
          <w:t>JSON Web Token</w:t>
        </w:r>
      </w:hyperlink>
      <w:r w:rsidRPr="50F063BC">
        <w:rPr>
          <w:lang w:val="de-AT"/>
        </w:rPr>
        <w:t xml:space="preserve">) i da bi dobio novi mora da se ponovo uloguje. </w:t>
      </w:r>
    </w:p>
    <w:p w14:paraId="6D05056E" w14:textId="322DE346" w:rsidR="00196E64" w:rsidRDefault="00196E64" w:rsidP="00196E64">
      <w:pPr>
        <w:keepNext/>
      </w:pPr>
      <w:r>
        <w:rPr>
          <w:noProof/>
        </w:rPr>
        <w:drawing>
          <wp:inline distT="0" distB="0" distL="0" distR="0" wp14:anchorId="7F9C4D99" wp14:editId="2A59D939">
            <wp:extent cx="5936615" cy="3446145"/>
            <wp:effectExtent l="0" t="0" r="6985" b="1905"/>
            <wp:docPr id="1160753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36615" cy="3446145"/>
                    </a:xfrm>
                    <a:prstGeom prst="rect">
                      <a:avLst/>
                    </a:prstGeom>
                    <a:noFill/>
                    <a:ln>
                      <a:noFill/>
                    </a:ln>
                  </pic:spPr>
                </pic:pic>
              </a:graphicData>
            </a:graphic>
          </wp:inline>
        </w:drawing>
      </w:r>
    </w:p>
    <w:p w14:paraId="74AE3123" w14:textId="67CF1F29" w:rsidR="00196E64" w:rsidRDefault="00196E64" w:rsidP="00196E64">
      <w:pPr>
        <w:pStyle w:val="Caption"/>
        <w:jc w:val="center"/>
      </w:pPr>
      <w:bookmarkStart w:id="247" w:name="_Toc228782750"/>
      <w:r>
        <w:t xml:space="preserve">Slika </w:t>
      </w:r>
      <w:r>
        <w:fldChar w:fldCharType="begin"/>
      </w:r>
      <w:r>
        <w:instrText xml:space="preserve"> SEQ Slika \* ARABIC </w:instrText>
      </w:r>
      <w:r>
        <w:fldChar w:fldCharType="separate"/>
      </w:r>
      <w:r>
        <w:rPr>
          <w:noProof/>
        </w:rPr>
        <w:t>82</w:t>
      </w:r>
      <w:r>
        <w:fldChar w:fldCharType="end"/>
      </w:r>
      <w:r>
        <w:t>: SK8: Dugme izloguj me</w:t>
      </w:r>
      <w:bookmarkEnd w:id="247"/>
    </w:p>
    <w:p w14:paraId="55D949FB" w14:textId="77777777" w:rsidR="00196E64" w:rsidRDefault="00196E64" w:rsidP="00196E64"/>
    <w:p w14:paraId="50E6E8CA" w14:textId="4B63FC77" w:rsidR="00196E64" w:rsidRPr="00703CF4" w:rsidRDefault="00196E64" w:rsidP="00196E64">
      <w:pPr>
        <w:pStyle w:val="Heading3"/>
        <w:rPr>
          <w:lang w:val="en-US"/>
        </w:rPr>
      </w:pPr>
      <w:bookmarkStart w:id="248" w:name="_4.2.9_Uputstvo_SK9:"/>
      <w:bookmarkStart w:id="249" w:name="_Toc1816772658"/>
      <w:bookmarkStart w:id="250" w:name="_Toc228782663"/>
      <w:bookmarkEnd w:id="248"/>
      <w:r>
        <w:t>4.2.9 Uputstvo SK9: Pregled izve</w:t>
      </w:r>
      <w:proofErr w:type="spellStart"/>
      <w:r w:rsidRPr="50F063BC">
        <w:rPr>
          <w:lang w:val="en-US"/>
        </w:rPr>
        <w:t>štaja</w:t>
      </w:r>
      <w:proofErr w:type="spellEnd"/>
      <w:r w:rsidRPr="50F063BC">
        <w:rPr>
          <w:lang w:val="en-US"/>
        </w:rPr>
        <w:t xml:space="preserve"> </w:t>
      </w:r>
      <w:proofErr w:type="spellStart"/>
      <w:r w:rsidRPr="50F063BC">
        <w:rPr>
          <w:lang w:val="en-US"/>
        </w:rPr>
        <w:t>polaganja</w:t>
      </w:r>
      <w:proofErr w:type="spellEnd"/>
      <w:r w:rsidRPr="50F063BC">
        <w:rPr>
          <w:lang w:val="en-US"/>
        </w:rPr>
        <w:t xml:space="preserve"> </w:t>
      </w:r>
      <w:proofErr w:type="spellStart"/>
      <w:r w:rsidRPr="50F063BC">
        <w:rPr>
          <w:lang w:val="en-US"/>
        </w:rPr>
        <w:t>predmeta</w:t>
      </w:r>
      <w:proofErr w:type="spellEnd"/>
      <w:r w:rsidRPr="50F063BC">
        <w:rPr>
          <w:lang w:val="en-US"/>
        </w:rPr>
        <w:t xml:space="preserve"> u </w:t>
      </w:r>
      <w:proofErr w:type="spellStart"/>
      <w:r w:rsidRPr="50F063BC">
        <w:rPr>
          <w:lang w:val="en-US"/>
        </w:rPr>
        <w:t>ispitnom</w:t>
      </w:r>
      <w:proofErr w:type="spellEnd"/>
      <w:r w:rsidRPr="50F063BC">
        <w:rPr>
          <w:lang w:val="en-US"/>
        </w:rPr>
        <w:t xml:space="preserve"> </w:t>
      </w:r>
      <w:proofErr w:type="spellStart"/>
      <w:r w:rsidRPr="50F063BC">
        <w:rPr>
          <w:lang w:val="en-US"/>
        </w:rPr>
        <w:t>roku</w:t>
      </w:r>
      <w:bookmarkEnd w:id="249"/>
      <w:bookmarkEnd w:id="250"/>
      <w:proofErr w:type="spellEnd"/>
    </w:p>
    <w:p w14:paraId="457D6B6B" w14:textId="1981B0DD" w:rsidR="00196E64" w:rsidRPr="00AE0458" w:rsidRDefault="00196E64" w:rsidP="00196E64">
      <w:pPr>
        <w:rPr>
          <w:lang w:val="de-AT"/>
        </w:rPr>
      </w:pPr>
      <w:r>
        <w:t>Uslov</w:t>
      </w:r>
      <w:r w:rsidRPr="00AE0458">
        <w:rPr>
          <w:lang w:val="de-AT"/>
        </w:rPr>
        <w:t xml:space="preserve">: </w:t>
      </w:r>
      <w:r>
        <w:rPr>
          <w:lang w:val="de-AT"/>
        </w:rPr>
        <w:t>K</w:t>
      </w:r>
      <w:r w:rsidRPr="00AE0458">
        <w:rPr>
          <w:lang w:val="de-AT"/>
        </w:rPr>
        <w:t>orisnik je ulogovan sa svojim nalogom.</w:t>
      </w:r>
    </w:p>
    <w:p w14:paraId="361352CB" w14:textId="5343B2DD" w:rsidR="00196E64" w:rsidRPr="00703CF4" w:rsidRDefault="00196E64" w:rsidP="00196E64">
      <w:pPr>
        <w:jc w:val="both"/>
        <w:rPr>
          <w:lang w:val="en-US"/>
        </w:rPr>
      </w:pPr>
      <w:r w:rsidRPr="50F063BC">
        <w:rPr>
          <w:lang w:val="de-AT"/>
        </w:rPr>
        <w:t xml:space="preserve">Opis: Admin Korisnik u navigacionom meniju bira opciju </w:t>
      </w:r>
      <w:r w:rsidRPr="50F063BC">
        <w:rPr>
          <w:lang w:val="en-US"/>
        </w:rPr>
        <w:t>“</w:t>
      </w:r>
      <w:proofErr w:type="spellStart"/>
      <w:r w:rsidRPr="50F063BC">
        <w:rPr>
          <w:lang w:val="en-US"/>
        </w:rPr>
        <w:t>Izveštaj</w:t>
      </w:r>
      <w:proofErr w:type="spellEnd"/>
      <w:r w:rsidRPr="50F063BC">
        <w:rPr>
          <w:lang w:val="en-US"/>
        </w:rPr>
        <w:t xml:space="preserve"> </w:t>
      </w:r>
      <w:proofErr w:type="spellStart"/>
      <w:r w:rsidRPr="50F063BC">
        <w:rPr>
          <w:lang w:val="en-US"/>
        </w:rPr>
        <w:t>polaganja</w:t>
      </w:r>
      <w:proofErr w:type="spellEnd"/>
      <w:r w:rsidRPr="50F063BC">
        <w:rPr>
          <w:lang w:val="en-US"/>
        </w:rPr>
        <w:t xml:space="preserve"> </w:t>
      </w:r>
      <w:proofErr w:type="spellStart"/>
      <w:r w:rsidRPr="50F063BC">
        <w:rPr>
          <w:lang w:val="en-US"/>
        </w:rPr>
        <w:t>ispita</w:t>
      </w:r>
      <w:proofErr w:type="spellEnd"/>
      <w:r w:rsidRPr="50F063BC">
        <w:rPr>
          <w:lang w:val="en-US"/>
        </w:rPr>
        <w:t xml:space="preserve">”. </w:t>
      </w:r>
      <w:r>
        <w:t>Izveštaj je prvo mogu</w:t>
      </w:r>
      <w:proofErr w:type="spellStart"/>
      <w:r w:rsidRPr="50F063BC">
        <w:rPr>
          <w:lang w:val="en-US"/>
        </w:rPr>
        <w:t>će</w:t>
      </w:r>
      <w:proofErr w:type="spellEnd"/>
      <w:r w:rsidRPr="50F063BC">
        <w:rPr>
          <w:lang w:val="en-US"/>
        </w:rPr>
        <w:t xml:space="preserve"> </w:t>
      </w:r>
      <w:proofErr w:type="spellStart"/>
      <w:r w:rsidRPr="50F063BC">
        <w:rPr>
          <w:lang w:val="en-US"/>
        </w:rPr>
        <w:t>filtirati</w:t>
      </w:r>
      <w:proofErr w:type="spellEnd"/>
      <w:r w:rsidRPr="50F063BC">
        <w:rPr>
          <w:lang w:val="en-US"/>
        </w:rPr>
        <w:t xml:space="preserve"> po </w:t>
      </w:r>
      <w:proofErr w:type="spellStart"/>
      <w:r w:rsidRPr="50F063BC">
        <w:rPr>
          <w:lang w:val="en-US"/>
        </w:rPr>
        <w:t>nazivu</w:t>
      </w:r>
      <w:proofErr w:type="spellEnd"/>
      <w:r w:rsidRPr="50F063BC">
        <w:rPr>
          <w:lang w:val="en-US"/>
        </w:rPr>
        <w:t xml:space="preserve"> </w:t>
      </w:r>
      <w:proofErr w:type="spellStart"/>
      <w:r w:rsidRPr="50F063BC">
        <w:rPr>
          <w:lang w:val="en-US"/>
        </w:rPr>
        <w:t>ispita</w:t>
      </w:r>
      <w:proofErr w:type="spellEnd"/>
      <w:r w:rsidRPr="50F063BC">
        <w:rPr>
          <w:lang w:val="en-US"/>
        </w:rPr>
        <w:t xml:space="preserve"> </w:t>
      </w:r>
      <w:proofErr w:type="spellStart"/>
      <w:r w:rsidRPr="50F063BC">
        <w:rPr>
          <w:lang w:val="en-US"/>
        </w:rPr>
        <w:t>ili</w:t>
      </w:r>
      <w:proofErr w:type="spellEnd"/>
      <w:r w:rsidRPr="50F063BC">
        <w:rPr>
          <w:lang w:val="en-US"/>
        </w:rPr>
        <w:t xml:space="preserve"> </w:t>
      </w:r>
      <w:proofErr w:type="spellStart"/>
      <w:r w:rsidRPr="50F063BC">
        <w:rPr>
          <w:lang w:val="en-US"/>
        </w:rPr>
        <w:t>roka</w:t>
      </w:r>
      <w:proofErr w:type="spellEnd"/>
      <w:r w:rsidRPr="50F063BC">
        <w:rPr>
          <w:lang w:val="en-US"/>
        </w:rPr>
        <w:t xml:space="preserve"> </w:t>
      </w:r>
      <w:proofErr w:type="spellStart"/>
      <w:r w:rsidRPr="50F063BC">
        <w:rPr>
          <w:lang w:val="en-US"/>
        </w:rPr>
        <w:t>kao</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datumu</w:t>
      </w:r>
      <w:proofErr w:type="spellEnd"/>
      <w:r w:rsidRPr="50F063BC">
        <w:rPr>
          <w:lang w:val="en-US"/>
        </w:rPr>
        <w:t xml:space="preserve"> od </w:t>
      </w:r>
      <w:proofErr w:type="spellStart"/>
      <w:r w:rsidRPr="50F063BC">
        <w:rPr>
          <w:lang w:val="en-US"/>
        </w:rPr>
        <w:t>i</w:t>
      </w:r>
      <w:proofErr w:type="spellEnd"/>
      <w:r w:rsidRPr="50F063BC">
        <w:rPr>
          <w:lang w:val="en-US"/>
        </w:rPr>
        <w:t xml:space="preserve"> </w:t>
      </w:r>
      <w:proofErr w:type="spellStart"/>
      <w:r w:rsidRPr="50F063BC">
        <w:rPr>
          <w:lang w:val="en-US"/>
        </w:rPr>
        <w:t>datumu</w:t>
      </w:r>
      <w:proofErr w:type="spellEnd"/>
      <w:r w:rsidRPr="50F063BC">
        <w:rPr>
          <w:lang w:val="en-US"/>
        </w:rPr>
        <w:t xml:space="preserve"> do </w:t>
      </w:r>
      <w:proofErr w:type="spellStart"/>
      <w:r w:rsidRPr="50F063BC">
        <w:rPr>
          <w:lang w:val="en-US"/>
        </w:rPr>
        <w:t>gde</w:t>
      </w:r>
      <w:proofErr w:type="spellEnd"/>
      <w:r w:rsidRPr="50F063BC">
        <w:rPr>
          <w:lang w:val="en-US"/>
        </w:rPr>
        <w:t xml:space="preserve"> </w:t>
      </w:r>
      <w:proofErr w:type="spellStart"/>
      <w:r w:rsidRPr="50F063BC">
        <w:rPr>
          <w:lang w:val="en-US"/>
        </w:rPr>
        <w:t>ispit</w:t>
      </w:r>
      <w:proofErr w:type="spellEnd"/>
      <w:r w:rsidRPr="50F063BC">
        <w:rPr>
          <w:lang w:val="en-US"/>
        </w:rPr>
        <w:t xml:space="preserve"> </w:t>
      </w:r>
      <w:proofErr w:type="spellStart"/>
      <w:r w:rsidRPr="50F063BC">
        <w:rPr>
          <w:lang w:val="en-US"/>
        </w:rPr>
        <w:t>upada</w:t>
      </w:r>
      <w:proofErr w:type="spellEnd"/>
      <w:r w:rsidRPr="50F063BC">
        <w:rPr>
          <w:lang w:val="en-US"/>
        </w:rPr>
        <w:t>.</w:t>
      </w:r>
    </w:p>
    <w:p w14:paraId="3A6DD781" w14:textId="28C762CE" w:rsidR="00196E64" w:rsidRPr="00703CF4" w:rsidRDefault="00196E64" w:rsidP="00196E64">
      <w:pPr>
        <w:rPr>
          <w:lang w:val="en-US"/>
        </w:rPr>
      </w:pPr>
    </w:p>
    <w:p w14:paraId="18B360B3" w14:textId="2574D0E5" w:rsidR="00196E64" w:rsidRDefault="00196E64" w:rsidP="00196E64">
      <w:pPr>
        <w:keepNext/>
      </w:pPr>
      <w:r w:rsidRPr="00703CF4">
        <w:rPr>
          <w:noProof/>
        </w:rPr>
        <w:drawing>
          <wp:inline distT="0" distB="0" distL="0" distR="0" wp14:anchorId="53EF3640" wp14:editId="1B010739">
            <wp:extent cx="5943600" cy="3431540"/>
            <wp:effectExtent l="0" t="0" r="0" b="0"/>
            <wp:docPr id="1529489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89921" name=""/>
                    <pic:cNvPicPr/>
                  </pic:nvPicPr>
                  <pic:blipFill>
                    <a:blip r:embed="rId96"/>
                    <a:stretch>
                      <a:fillRect/>
                    </a:stretch>
                  </pic:blipFill>
                  <pic:spPr>
                    <a:xfrm>
                      <a:off x="0" y="0"/>
                      <a:ext cx="5943600" cy="3431540"/>
                    </a:xfrm>
                    <a:prstGeom prst="rect">
                      <a:avLst/>
                    </a:prstGeom>
                  </pic:spPr>
                </pic:pic>
              </a:graphicData>
            </a:graphic>
          </wp:inline>
        </w:drawing>
      </w:r>
    </w:p>
    <w:p w14:paraId="22F15325" w14:textId="2A707A22" w:rsidR="00196E64" w:rsidRDefault="00196E64" w:rsidP="00196E64">
      <w:pPr>
        <w:pStyle w:val="Caption"/>
        <w:jc w:val="center"/>
      </w:pPr>
      <w:bookmarkStart w:id="251" w:name="_Toc228782751"/>
      <w:r>
        <w:t xml:space="preserve">Slika </w:t>
      </w:r>
      <w:r>
        <w:fldChar w:fldCharType="begin"/>
      </w:r>
      <w:r>
        <w:instrText xml:space="preserve"> SEQ Slika \* ARABIC </w:instrText>
      </w:r>
      <w:r>
        <w:fldChar w:fldCharType="separate"/>
      </w:r>
      <w:r>
        <w:rPr>
          <w:noProof/>
        </w:rPr>
        <w:t>83</w:t>
      </w:r>
      <w:r>
        <w:fldChar w:fldCharType="end"/>
      </w:r>
      <w:r>
        <w:t>: SK9, Navigacioni meni – admin</w:t>
      </w:r>
      <w:bookmarkEnd w:id="251"/>
    </w:p>
    <w:p w14:paraId="6C2EE7F2" w14:textId="36D4DEFE" w:rsidR="00196E64" w:rsidRPr="00703CF4" w:rsidRDefault="00196E64" w:rsidP="00196E64">
      <w:pPr>
        <w:rPr>
          <w:lang w:val="en-US"/>
        </w:rPr>
      </w:pPr>
      <w:r>
        <w:rPr>
          <w:lang w:val="en-US"/>
        </w:rPr>
        <w:t xml:space="preserve"> </w:t>
      </w:r>
      <w:r>
        <w:rPr>
          <w:lang w:val="en-US"/>
        </w:rPr>
        <w:tab/>
      </w:r>
    </w:p>
    <w:p w14:paraId="5F769790" w14:textId="0D7E9A37" w:rsidR="00196E64" w:rsidRDefault="00196E64" w:rsidP="00196E64">
      <w:r w:rsidRPr="00282B61">
        <w:rPr>
          <w:noProof/>
        </w:rPr>
        <w:drawing>
          <wp:inline distT="0" distB="0" distL="0" distR="0" wp14:anchorId="117EE49C" wp14:editId="4C14F26A">
            <wp:extent cx="5943600" cy="3450590"/>
            <wp:effectExtent l="0" t="0" r="0" b="0"/>
            <wp:docPr id="88066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69693" name=""/>
                    <pic:cNvPicPr/>
                  </pic:nvPicPr>
                  <pic:blipFill>
                    <a:blip r:embed="rId97"/>
                    <a:stretch>
                      <a:fillRect/>
                    </a:stretch>
                  </pic:blipFill>
                  <pic:spPr>
                    <a:xfrm>
                      <a:off x="0" y="0"/>
                      <a:ext cx="5943600" cy="3450590"/>
                    </a:xfrm>
                    <a:prstGeom prst="rect">
                      <a:avLst/>
                    </a:prstGeom>
                  </pic:spPr>
                </pic:pic>
              </a:graphicData>
            </a:graphic>
          </wp:inline>
        </w:drawing>
      </w:r>
    </w:p>
    <w:p w14:paraId="3995F2AC" w14:textId="21D1A3C4" w:rsidR="00196E64" w:rsidRDefault="00196E64" w:rsidP="00196E64">
      <w:pPr>
        <w:pStyle w:val="Caption"/>
        <w:jc w:val="center"/>
      </w:pPr>
      <w:bookmarkStart w:id="252" w:name="_Toc228782752"/>
      <w:r>
        <w:t xml:space="preserve">Slika </w:t>
      </w:r>
      <w:r>
        <w:fldChar w:fldCharType="begin"/>
      </w:r>
      <w:r>
        <w:instrText xml:space="preserve"> SEQ Slika \* ARABIC </w:instrText>
      </w:r>
      <w:r>
        <w:fldChar w:fldCharType="separate"/>
      </w:r>
      <w:r>
        <w:rPr>
          <w:noProof/>
        </w:rPr>
        <w:t>84</w:t>
      </w:r>
      <w:r>
        <w:fldChar w:fldCharType="end"/>
      </w:r>
      <w:r>
        <w:t>: SK9, Pretraga željenog izveštaja</w:t>
      </w:r>
      <w:bookmarkEnd w:id="252"/>
    </w:p>
    <w:p w14:paraId="28A1EBD5" w14:textId="3D9FE6B3" w:rsidR="00196E64" w:rsidRPr="00F128C7" w:rsidRDefault="00196E64" w:rsidP="00196E64">
      <w:pPr>
        <w:jc w:val="both"/>
        <w:rPr>
          <w:lang w:val="en-US"/>
        </w:rPr>
      </w:pPr>
      <w:r w:rsidRPr="50F063BC">
        <w:rPr>
          <w:lang w:val="en-US"/>
        </w:rPr>
        <w:t xml:space="preserve">Kada se </w:t>
      </w:r>
      <w:proofErr w:type="spellStart"/>
      <w:r w:rsidRPr="50F063BC">
        <w:rPr>
          <w:lang w:val="en-US"/>
        </w:rPr>
        <w:t>nadje</w:t>
      </w:r>
      <w:proofErr w:type="spellEnd"/>
      <w:r w:rsidRPr="50F063BC">
        <w:rPr>
          <w:lang w:val="en-US"/>
        </w:rPr>
        <w:t xml:space="preserve"> </w:t>
      </w:r>
      <w:proofErr w:type="spellStart"/>
      <w:r w:rsidRPr="50F063BC">
        <w:rPr>
          <w:lang w:val="en-US"/>
        </w:rPr>
        <w:t>odgovarajući</w:t>
      </w:r>
      <w:proofErr w:type="spellEnd"/>
      <w:r w:rsidRPr="50F063BC">
        <w:rPr>
          <w:lang w:val="en-US"/>
        </w:rPr>
        <w:t xml:space="preserve"> </w:t>
      </w:r>
      <w:proofErr w:type="spellStart"/>
      <w:r w:rsidRPr="50F063BC">
        <w:rPr>
          <w:lang w:val="en-US"/>
        </w:rPr>
        <w:t>ispit</w:t>
      </w:r>
      <w:proofErr w:type="spellEnd"/>
      <w:r w:rsidRPr="50F063BC">
        <w:rPr>
          <w:lang w:val="en-US"/>
        </w:rPr>
        <w:t xml:space="preserve">, excel </w:t>
      </w:r>
      <w:proofErr w:type="spellStart"/>
      <w:r w:rsidRPr="50F063BC">
        <w:rPr>
          <w:lang w:val="en-US"/>
        </w:rPr>
        <w:t>izveštaj</w:t>
      </w:r>
      <w:proofErr w:type="spellEnd"/>
      <w:r w:rsidRPr="50F063BC">
        <w:rPr>
          <w:lang w:val="en-US"/>
        </w:rPr>
        <w:t xml:space="preserve"> se </w:t>
      </w:r>
      <w:proofErr w:type="spellStart"/>
      <w:r w:rsidRPr="50F063BC">
        <w:rPr>
          <w:lang w:val="en-US"/>
        </w:rPr>
        <w:t>skida</w:t>
      </w:r>
      <w:proofErr w:type="spellEnd"/>
      <w:r w:rsidRPr="50F063BC">
        <w:rPr>
          <w:lang w:val="en-US"/>
        </w:rPr>
        <w:t xml:space="preserve"> </w:t>
      </w:r>
      <w:proofErr w:type="spellStart"/>
      <w:r w:rsidRPr="50F063BC">
        <w:rPr>
          <w:lang w:val="en-US"/>
        </w:rPr>
        <w:t>klikom</w:t>
      </w:r>
      <w:proofErr w:type="spellEnd"/>
      <w:r w:rsidRPr="50F063BC">
        <w:rPr>
          <w:lang w:val="en-US"/>
        </w:rPr>
        <w:t xml:space="preserve"> </w:t>
      </w:r>
      <w:proofErr w:type="spellStart"/>
      <w:r w:rsidRPr="50F063BC">
        <w:rPr>
          <w:lang w:val="en-US"/>
        </w:rPr>
        <w:t>na</w:t>
      </w:r>
      <w:proofErr w:type="spellEnd"/>
      <w:r w:rsidRPr="50F063BC">
        <w:rPr>
          <w:lang w:val="en-US"/>
        </w:rPr>
        <w:t xml:space="preserve"> download </w:t>
      </w:r>
      <w:proofErr w:type="spellStart"/>
      <w:r w:rsidRPr="50F063BC">
        <w:rPr>
          <w:lang w:val="en-US"/>
        </w:rPr>
        <w:t>ikonicu</w:t>
      </w:r>
      <w:proofErr w:type="spellEnd"/>
      <w:r w:rsidRPr="50F063BC">
        <w:rPr>
          <w:lang w:val="en-US"/>
        </w:rPr>
        <w:t xml:space="preserve"> u tom </w:t>
      </w:r>
      <w:proofErr w:type="spellStart"/>
      <w:r w:rsidRPr="50F063BC">
        <w:rPr>
          <w:lang w:val="en-US"/>
        </w:rPr>
        <w:t>redu</w:t>
      </w:r>
      <w:proofErr w:type="spellEnd"/>
      <w:r w:rsidRPr="50F063BC">
        <w:rPr>
          <w:lang w:val="en-US"/>
        </w:rPr>
        <w:t xml:space="preserve">. U </w:t>
      </w:r>
      <w:proofErr w:type="spellStart"/>
      <w:r w:rsidRPr="50F063BC">
        <w:rPr>
          <w:lang w:val="en-US"/>
        </w:rPr>
        <w:t>izveštaju</w:t>
      </w:r>
      <w:proofErr w:type="spellEnd"/>
      <w:r w:rsidRPr="50F063BC">
        <w:rPr>
          <w:lang w:val="en-US"/>
        </w:rPr>
        <w:t xml:space="preserve"> se </w:t>
      </w:r>
      <w:proofErr w:type="spellStart"/>
      <w:r w:rsidRPr="50F063BC">
        <w:rPr>
          <w:lang w:val="en-US"/>
        </w:rPr>
        <w:t>može</w:t>
      </w:r>
      <w:proofErr w:type="spellEnd"/>
      <w:r w:rsidRPr="50F063BC">
        <w:rPr>
          <w:lang w:val="en-US"/>
        </w:rPr>
        <w:t xml:space="preserve"> </w:t>
      </w:r>
      <w:proofErr w:type="spellStart"/>
      <w:r w:rsidRPr="50F063BC">
        <w:rPr>
          <w:lang w:val="en-US"/>
        </w:rPr>
        <w:t>vidi</w:t>
      </w:r>
      <w:proofErr w:type="spellEnd"/>
      <w:r w:rsidRPr="50F063BC">
        <w:rPr>
          <w:lang w:val="en-US"/>
        </w:rPr>
        <w:t xml:space="preserve"> </w:t>
      </w:r>
      <w:proofErr w:type="spellStart"/>
      <w:r w:rsidRPr="50F063BC">
        <w:rPr>
          <w:lang w:val="en-US"/>
        </w:rPr>
        <w:t>spisak</w:t>
      </w:r>
      <w:proofErr w:type="spellEnd"/>
      <w:r w:rsidRPr="50F063BC">
        <w:rPr>
          <w:lang w:val="en-US"/>
        </w:rPr>
        <w:t xml:space="preserve"> </w:t>
      </w:r>
      <w:proofErr w:type="spellStart"/>
      <w:r w:rsidRPr="50F063BC">
        <w:rPr>
          <w:lang w:val="en-US"/>
        </w:rPr>
        <w:t>studenata</w:t>
      </w:r>
      <w:proofErr w:type="spellEnd"/>
      <w:r w:rsidRPr="50F063BC">
        <w:rPr>
          <w:lang w:val="en-US"/>
        </w:rPr>
        <w:t xml:space="preserve"> koji </w:t>
      </w:r>
      <w:proofErr w:type="spellStart"/>
      <w:r w:rsidRPr="50F063BC">
        <w:rPr>
          <w:lang w:val="en-US"/>
        </w:rPr>
        <w:t>su</w:t>
      </w:r>
      <w:proofErr w:type="spellEnd"/>
      <w:r w:rsidRPr="50F063BC">
        <w:rPr>
          <w:lang w:val="en-US"/>
        </w:rPr>
        <w:t xml:space="preserve"> </w:t>
      </w:r>
      <w:proofErr w:type="spellStart"/>
      <w:r w:rsidRPr="50F063BC">
        <w:rPr>
          <w:lang w:val="en-US"/>
        </w:rPr>
        <w:t>bili</w:t>
      </w:r>
      <w:proofErr w:type="spellEnd"/>
      <w:r w:rsidRPr="50F063BC">
        <w:rPr>
          <w:lang w:val="en-US"/>
        </w:rPr>
        <w:t xml:space="preserve"> </w:t>
      </w:r>
      <w:proofErr w:type="spellStart"/>
      <w:r w:rsidRPr="50F063BC">
        <w:rPr>
          <w:lang w:val="en-US"/>
        </w:rPr>
        <w:t>prijavljeni</w:t>
      </w:r>
      <w:proofErr w:type="spellEnd"/>
      <w:r w:rsidRPr="50F063BC">
        <w:rPr>
          <w:lang w:val="en-US"/>
        </w:rPr>
        <w:t xml:space="preserve"> </w:t>
      </w:r>
      <w:proofErr w:type="spellStart"/>
      <w:r w:rsidRPr="50F063BC">
        <w:rPr>
          <w:lang w:val="en-US"/>
        </w:rPr>
        <w:t>na</w:t>
      </w:r>
      <w:proofErr w:type="spellEnd"/>
      <w:r w:rsidRPr="50F063BC">
        <w:rPr>
          <w:lang w:val="en-US"/>
        </w:rPr>
        <w:t xml:space="preserve"> taj </w:t>
      </w:r>
      <w:proofErr w:type="spellStart"/>
      <w:r w:rsidRPr="50F063BC">
        <w:rPr>
          <w:lang w:val="en-US"/>
        </w:rPr>
        <w:t>ispit</w:t>
      </w:r>
      <w:proofErr w:type="spellEnd"/>
      <w:r w:rsidRPr="50F063BC">
        <w:rPr>
          <w:lang w:val="en-US"/>
        </w:rPr>
        <w:t xml:space="preserve"> </w:t>
      </w:r>
      <w:proofErr w:type="spellStart"/>
      <w:r w:rsidRPr="50F063BC">
        <w:rPr>
          <w:lang w:val="en-US"/>
        </w:rPr>
        <w:t>kao</w:t>
      </w:r>
      <w:proofErr w:type="spellEnd"/>
      <w:r w:rsidRPr="50F063BC">
        <w:rPr>
          <w:lang w:val="en-US"/>
        </w:rPr>
        <w:t xml:space="preserve"> </w:t>
      </w:r>
      <w:proofErr w:type="spellStart"/>
      <w:r w:rsidRPr="50F063BC">
        <w:rPr>
          <w:lang w:val="en-US"/>
        </w:rPr>
        <w:t>i</w:t>
      </w:r>
      <w:proofErr w:type="spellEnd"/>
      <w:r w:rsidRPr="50F063BC">
        <w:rPr>
          <w:lang w:val="en-US"/>
        </w:rPr>
        <w:t xml:space="preserve"> da li </w:t>
      </w:r>
      <w:proofErr w:type="spellStart"/>
      <w:r w:rsidRPr="50F063BC">
        <w:rPr>
          <w:lang w:val="en-US"/>
        </w:rPr>
        <w:t>su</w:t>
      </w:r>
      <w:proofErr w:type="spellEnd"/>
      <w:r w:rsidRPr="50F063BC">
        <w:rPr>
          <w:lang w:val="en-US"/>
        </w:rPr>
        <w:t xml:space="preserve"> </w:t>
      </w:r>
      <w:proofErr w:type="spellStart"/>
      <w:r w:rsidRPr="50F063BC">
        <w:rPr>
          <w:lang w:val="en-US"/>
        </w:rPr>
        <w:t>izašli</w:t>
      </w:r>
      <w:proofErr w:type="spellEnd"/>
      <w:r w:rsidRPr="50F063BC">
        <w:rPr>
          <w:lang w:val="en-US"/>
        </w:rPr>
        <w:t xml:space="preserve"> </w:t>
      </w:r>
      <w:proofErr w:type="spellStart"/>
      <w:r w:rsidRPr="50F063BC">
        <w:rPr>
          <w:lang w:val="en-US"/>
        </w:rPr>
        <w:t>na</w:t>
      </w:r>
      <w:proofErr w:type="spellEnd"/>
      <w:r w:rsidRPr="50F063BC">
        <w:rPr>
          <w:lang w:val="en-US"/>
        </w:rPr>
        <w:t xml:space="preserve"> </w:t>
      </w:r>
      <w:proofErr w:type="spellStart"/>
      <w:r w:rsidRPr="50F063BC">
        <w:rPr>
          <w:lang w:val="en-US"/>
        </w:rPr>
        <w:t>ispit</w:t>
      </w:r>
      <w:proofErr w:type="spellEnd"/>
      <w:r w:rsidRPr="50F063BC">
        <w:rPr>
          <w:lang w:val="en-US"/>
        </w:rPr>
        <w:t xml:space="preserve"> I </w:t>
      </w:r>
      <w:proofErr w:type="spellStart"/>
      <w:r w:rsidRPr="50F063BC">
        <w:rPr>
          <w:lang w:val="en-US"/>
        </w:rPr>
        <w:t>koju</w:t>
      </w:r>
      <w:proofErr w:type="spellEnd"/>
      <w:r w:rsidRPr="50F063BC">
        <w:rPr>
          <w:lang w:val="en-US"/>
        </w:rPr>
        <w:t xml:space="preserve"> </w:t>
      </w:r>
      <w:proofErr w:type="spellStart"/>
      <w:r w:rsidRPr="50F063BC">
        <w:rPr>
          <w:lang w:val="en-US"/>
        </w:rPr>
        <w:t>ocenu</w:t>
      </w:r>
      <w:proofErr w:type="spellEnd"/>
      <w:r w:rsidRPr="50F063BC">
        <w:rPr>
          <w:lang w:val="en-US"/>
        </w:rPr>
        <w:t xml:space="preserve"> </w:t>
      </w:r>
      <w:proofErr w:type="spellStart"/>
      <w:r w:rsidRPr="50F063BC">
        <w:rPr>
          <w:lang w:val="en-US"/>
        </w:rPr>
        <w:t>su</w:t>
      </w:r>
      <w:proofErr w:type="spellEnd"/>
      <w:r w:rsidRPr="50F063BC">
        <w:rPr>
          <w:lang w:val="en-US"/>
        </w:rPr>
        <w:t xml:space="preserve"> </w:t>
      </w:r>
      <w:proofErr w:type="spellStart"/>
      <w:r w:rsidRPr="50F063BC">
        <w:rPr>
          <w:lang w:val="en-US"/>
        </w:rPr>
        <w:t>dobili</w:t>
      </w:r>
      <w:proofErr w:type="spellEnd"/>
      <w:r w:rsidRPr="50F063BC">
        <w:rPr>
          <w:lang w:val="en-US"/>
        </w:rPr>
        <w:t xml:space="preserve"> </w:t>
      </w:r>
      <w:proofErr w:type="spellStart"/>
      <w:r w:rsidRPr="50F063BC">
        <w:rPr>
          <w:lang w:val="en-US"/>
        </w:rPr>
        <w:t>kao</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procentualna</w:t>
      </w:r>
      <w:proofErr w:type="spellEnd"/>
      <w:r w:rsidRPr="50F063BC">
        <w:rPr>
          <w:lang w:val="en-US"/>
        </w:rPr>
        <w:t xml:space="preserve"> </w:t>
      </w:r>
      <w:proofErr w:type="spellStart"/>
      <w:r w:rsidRPr="50F063BC">
        <w:rPr>
          <w:lang w:val="en-US"/>
        </w:rPr>
        <w:t>izlaznost</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prosečna</w:t>
      </w:r>
      <w:proofErr w:type="spellEnd"/>
      <w:r w:rsidRPr="50F063BC">
        <w:rPr>
          <w:lang w:val="en-US"/>
        </w:rPr>
        <w:t xml:space="preserve"> ocean.</w:t>
      </w:r>
    </w:p>
    <w:p w14:paraId="605D3F64" w14:textId="1B158BC1" w:rsidR="00196E64" w:rsidRPr="00F128C7" w:rsidRDefault="00196E64" w:rsidP="00196E64">
      <w:pPr>
        <w:rPr>
          <w:lang w:val="en-US"/>
        </w:rPr>
      </w:pPr>
    </w:p>
    <w:p w14:paraId="70D8F694" w14:textId="4CEEEC39" w:rsidR="00196E64" w:rsidRDefault="00196E64" w:rsidP="00196E64">
      <w:pPr>
        <w:keepNext/>
      </w:pPr>
      <w:r w:rsidRPr="00532B6A">
        <w:rPr>
          <w:noProof/>
          <w:lang w:val="en-US"/>
        </w:rPr>
        <w:drawing>
          <wp:inline distT="0" distB="0" distL="0" distR="0" wp14:anchorId="5AA499C2" wp14:editId="77AB8BBA">
            <wp:extent cx="5943600" cy="3427095"/>
            <wp:effectExtent l="0" t="0" r="0" b="1905"/>
            <wp:docPr id="146194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47214" name=""/>
                    <pic:cNvPicPr/>
                  </pic:nvPicPr>
                  <pic:blipFill>
                    <a:blip r:embed="rId98"/>
                    <a:stretch>
                      <a:fillRect/>
                    </a:stretch>
                  </pic:blipFill>
                  <pic:spPr>
                    <a:xfrm>
                      <a:off x="0" y="0"/>
                      <a:ext cx="5943600" cy="3427095"/>
                    </a:xfrm>
                    <a:prstGeom prst="rect">
                      <a:avLst/>
                    </a:prstGeom>
                  </pic:spPr>
                </pic:pic>
              </a:graphicData>
            </a:graphic>
          </wp:inline>
        </w:drawing>
      </w:r>
    </w:p>
    <w:p w14:paraId="2C3BB07D" w14:textId="6F787009" w:rsidR="00196E64" w:rsidRDefault="00196E64" w:rsidP="00196E64">
      <w:pPr>
        <w:pStyle w:val="Caption"/>
        <w:jc w:val="center"/>
      </w:pPr>
      <w:bookmarkStart w:id="253" w:name="_Toc228782753"/>
      <w:r>
        <w:t xml:space="preserve">Slika </w:t>
      </w:r>
      <w:r>
        <w:fldChar w:fldCharType="begin"/>
      </w:r>
      <w:r>
        <w:instrText xml:space="preserve"> SEQ Slika \* ARABIC </w:instrText>
      </w:r>
      <w:r>
        <w:fldChar w:fldCharType="separate"/>
      </w:r>
      <w:r>
        <w:rPr>
          <w:noProof/>
        </w:rPr>
        <w:t>85</w:t>
      </w:r>
      <w:r>
        <w:fldChar w:fldCharType="end"/>
      </w:r>
      <w:r>
        <w:t>: SK9, Izveštaj ispita Statistika u roku septembar-2025</w:t>
      </w:r>
      <w:bookmarkEnd w:id="253"/>
    </w:p>
    <w:p w14:paraId="275F8C15" w14:textId="04E9220C" w:rsidR="00196E64" w:rsidRDefault="00196E64" w:rsidP="00196E64">
      <w:pPr>
        <w:keepNext/>
      </w:pPr>
      <w:r w:rsidRPr="00532B6A">
        <w:rPr>
          <w:noProof/>
          <w:lang w:val="en-US"/>
        </w:rPr>
        <w:drawing>
          <wp:inline distT="0" distB="0" distL="0" distR="0" wp14:anchorId="0B1C6020" wp14:editId="5AA06159">
            <wp:extent cx="5943600" cy="2625725"/>
            <wp:effectExtent l="0" t="0" r="0" b="3175"/>
            <wp:docPr id="63638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86484" name=""/>
                    <pic:cNvPicPr/>
                  </pic:nvPicPr>
                  <pic:blipFill>
                    <a:blip r:embed="rId99"/>
                    <a:stretch>
                      <a:fillRect/>
                    </a:stretch>
                  </pic:blipFill>
                  <pic:spPr>
                    <a:xfrm>
                      <a:off x="0" y="0"/>
                      <a:ext cx="5943600" cy="2625725"/>
                    </a:xfrm>
                    <a:prstGeom prst="rect">
                      <a:avLst/>
                    </a:prstGeom>
                  </pic:spPr>
                </pic:pic>
              </a:graphicData>
            </a:graphic>
          </wp:inline>
        </w:drawing>
      </w:r>
    </w:p>
    <w:p w14:paraId="7AFEE88B" w14:textId="7287902D" w:rsidR="00196E64" w:rsidRDefault="00196E64" w:rsidP="00196E64">
      <w:pPr>
        <w:pStyle w:val="Caption"/>
        <w:jc w:val="center"/>
      </w:pPr>
      <w:bookmarkStart w:id="254" w:name="_Toc228782754"/>
      <w:r>
        <w:t xml:space="preserve">Slika </w:t>
      </w:r>
      <w:r>
        <w:fldChar w:fldCharType="begin"/>
      </w:r>
      <w:r>
        <w:instrText xml:space="preserve"> SEQ Slika \* ARABIC </w:instrText>
      </w:r>
      <w:r>
        <w:fldChar w:fldCharType="separate"/>
      </w:r>
      <w:r>
        <w:rPr>
          <w:noProof/>
        </w:rPr>
        <w:t>86</w:t>
      </w:r>
      <w:r>
        <w:fldChar w:fldCharType="end"/>
      </w:r>
      <w:r>
        <w:t>: SK9, Excel izveštaj</w:t>
      </w:r>
      <w:bookmarkEnd w:id="254"/>
    </w:p>
    <w:p w14:paraId="48FE7286" w14:textId="7ECBE9F1" w:rsidR="00196E64" w:rsidRDefault="00196E64" w:rsidP="00196E64">
      <w:pPr>
        <w:jc w:val="both"/>
      </w:pPr>
      <w:proofErr w:type="spellStart"/>
      <w:r w:rsidRPr="50F063BC">
        <w:rPr>
          <w:lang w:val="en-US"/>
        </w:rPr>
        <w:t>Implementacija</w:t>
      </w:r>
      <w:proofErr w:type="spellEnd"/>
      <w:r w:rsidRPr="50F063BC">
        <w:rPr>
          <w:lang w:val="en-US"/>
        </w:rPr>
        <w:t xml:space="preserve"> </w:t>
      </w:r>
      <w:proofErr w:type="spellStart"/>
      <w:r w:rsidRPr="50F063BC">
        <w:rPr>
          <w:lang w:val="en-US"/>
        </w:rPr>
        <w:t>ovog</w:t>
      </w:r>
      <w:proofErr w:type="spellEnd"/>
      <w:r w:rsidRPr="50F063BC">
        <w:rPr>
          <w:lang w:val="en-US"/>
        </w:rPr>
        <w:t xml:space="preserve"> </w:t>
      </w:r>
      <w:proofErr w:type="spellStart"/>
      <w:r w:rsidRPr="50F063BC">
        <w:rPr>
          <w:lang w:val="en-US"/>
        </w:rPr>
        <w:t>izveštaja</w:t>
      </w:r>
      <w:proofErr w:type="spellEnd"/>
      <w:r w:rsidRPr="50F063BC">
        <w:rPr>
          <w:lang w:val="en-US"/>
        </w:rPr>
        <w:t xml:space="preserve"> </w:t>
      </w:r>
      <w:proofErr w:type="spellStart"/>
      <w:r w:rsidRPr="50F063BC">
        <w:rPr>
          <w:lang w:val="en-US"/>
        </w:rPr>
        <w:t>na</w:t>
      </w:r>
      <w:proofErr w:type="spellEnd"/>
      <w:r w:rsidRPr="50F063BC">
        <w:rPr>
          <w:lang w:val="en-US"/>
        </w:rPr>
        <w:t xml:space="preserve"> </w:t>
      </w:r>
      <w:proofErr w:type="spellStart"/>
      <w:r>
        <w:rPr>
          <w:lang w:val="en-US"/>
        </w:rPr>
        <w:t>serverskoj</w:t>
      </w:r>
      <w:proofErr w:type="spellEnd"/>
      <w:r>
        <w:rPr>
          <w:lang w:val="en-US"/>
        </w:rPr>
        <w:t xml:space="preserve"> </w:t>
      </w:r>
      <w:proofErr w:type="spellStart"/>
      <w:r>
        <w:rPr>
          <w:lang w:val="en-US"/>
        </w:rPr>
        <w:t>strani</w:t>
      </w:r>
      <w:proofErr w:type="spellEnd"/>
      <w:r w:rsidRPr="50F063BC">
        <w:rPr>
          <w:lang w:val="en-US"/>
        </w:rPr>
        <w:t xml:space="preserve"> </w:t>
      </w:r>
      <w:proofErr w:type="spellStart"/>
      <w:r w:rsidRPr="50F063BC">
        <w:rPr>
          <w:lang w:val="en-US"/>
        </w:rPr>
        <w:t>izdvaja</w:t>
      </w:r>
      <w:proofErr w:type="spellEnd"/>
      <w:r w:rsidRPr="50F063BC">
        <w:rPr>
          <w:lang w:val="en-US"/>
        </w:rPr>
        <w:t xml:space="preserve"> </w:t>
      </w:r>
      <w:proofErr w:type="spellStart"/>
      <w:r w:rsidRPr="50F063BC">
        <w:rPr>
          <w:lang w:val="en-US"/>
        </w:rPr>
        <w:t>ulogu</w:t>
      </w:r>
      <w:proofErr w:type="spellEnd"/>
      <w:r w:rsidRPr="50F063BC">
        <w:rPr>
          <w:lang w:val="en-US"/>
        </w:rPr>
        <w:t xml:space="preserve"> </w:t>
      </w:r>
      <w:proofErr w:type="spellStart"/>
      <w:r w:rsidRPr="50F063BC">
        <w:rPr>
          <w:lang w:val="en-US"/>
        </w:rPr>
        <w:t>samog</w:t>
      </w:r>
      <w:proofErr w:type="spellEnd"/>
      <w:r w:rsidRPr="50F063BC">
        <w:rPr>
          <w:lang w:val="en-US"/>
        </w:rPr>
        <w:t xml:space="preserve"> </w:t>
      </w:r>
      <w:proofErr w:type="spellStart"/>
      <w:r w:rsidRPr="50F063BC">
        <w:rPr>
          <w:lang w:val="en-US"/>
        </w:rPr>
        <w:t>popunjavanja</w:t>
      </w:r>
      <w:proofErr w:type="spellEnd"/>
      <w:r w:rsidRPr="50F063BC">
        <w:rPr>
          <w:lang w:val="en-US"/>
        </w:rPr>
        <w:t xml:space="preserve"> </w:t>
      </w:r>
      <w:proofErr w:type="spellStart"/>
      <w:r w:rsidRPr="50F063BC">
        <w:rPr>
          <w:lang w:val="en-US"/>
        </w:rPr>
        <w:t>excela</w:t>
      </w:r>
      <w:proofErr w:type="spellEnd"/>
      <w:r w:rsidRPr="50F063BC">
        <w:rPr>
          <w:lang w:val="en-US"/>
        </w:rPr>
        <w:t xml:space="preserve"> u </w:t>
      </w:r>
      <w:proofErr w:type="spellStart"/>
      <w:r w:rsidRPr="50F063BC">
        <w:rPr>
          <w:lang w:val="en-US"/>
        </w:rPr>
        <w:t>odvojenu</w:t>
      </w:r>
      <w:proofErr w:type="spellEnd"/>
      <w:r w:rsidRPr="50F063BC">
        <w:rPr>
          <w:lang w:val="en-US"/>
        </w:rPr>
        <w:t xml:space="preserve"> </w:t>
      </w:r>
      <w:proofErr w:type="spellStart"/>
      <w:r w:rsidRPr="50F063BC">
        <w:rPr>
          <w:lang w:val="en-US"/>
        </w:rPr>
        <w:t>klasu</w:t>
      </w:r>
      <w:proofErr w:type="spellEnd"/>
      <w:r w:rsidRPr="50F063BC">
        <w:rPr>
          <w:lang w:val="en-US"/>
        </w:rPr>
        <w:t xml:space="preserve"> van </w:t>
      </w:r>
      <w:proofErr w:type="spellStart"/>
      <w:r w:rsidRPr="50F063BC">
        <w:rPr>
          <w:lang w:val="en-US"/>
        </w:rPr>
        <w:t>domena</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poziva</w:t>
      </w:r>
      <w:proofErr w:type="spellEnd"/>
      <w:r w:rsidRPr="50F063BC">
        <w:rPr>
          <w:lang w:val="en-US"/>
        </w:rPr>
        <w:t xml:space="preserve"> </w:t>
      </w:r>
      <w:proofErr w:type="spellStart"/>
      <w:r w:rsidRPr="50F063BC">
        <w:rPr>
          <w:lang w:val="en-US"/>
        </w:rPr>
        <w:t>generisanje</w:t>
      </w:r>
      <w:proofErr w:type="spellEnd"/>
      <w:r w:rsidRPr="50F063BC">
        <w:rPr>
          <w:lang w:val="en-US"/>
        </w:rPr>
        <w:t xml:space="preserve"> </w:t>
      </w:r>
      <w:proofErr w:type="spellStart"/>
      <w:r w:rsidRPr="50F063BC">
        <w:rPr>
          <w:lang w:val="en-US"/>
        </w:rPr>
        <w:t>excela</w:t>
      </w:r>
      <w:proofErr w:type="spellEnd"/>
      <w:r w:rsidRPr="50F063BC">
        <w:rPr>
          <w:lang w:val="en-US"/>
        </w:rPr>
        <w:t xml:space="preserve"> </w:t>
      </w:r>
      <w:proofErr w:type="spellStart"/>
      <w:r w:rsidRPr="50F063BC">
        <w:rPr>
          <w:lang w:val="en-US"/>
        </w:rPr>
        <w:t>uz</w:t>
      </w:r>
      <w:proofErr w:type="spellEnd"/>
      <w:r w:rsidRPr="50F063BC">
        <w:rPr>
          <w:lang w:val="en-US"/>
        </w:rPr>
        <w:t xml:space="preserve"> </w:t>
      </w:r>
      <w:proofErr w:type="spellStart"/>
      <w:r w:rsidRPr="50F063BC">
        <w:rPr>
          <w:lang w:val="en-US"/>
        </w:rPr>
        <w:t>prosledjeno</w:t>
      </w:r>
      <w:proofErr w:type="spellEnd"/>
      <w:r w:rsidRPr="50F063BC">
        <w:rPr>
          <w:lang w:val="en-US"/>
        </w:rPr>
        <w:t xml:space="preserve"> </w:t>
      </w:r>
      <w:proofErr w:type="spellStart"/>
      <w:r w:rsidRPr="50F063BC">
        <w:rPr>
          <w:lang w:val="en-US"/>
        </w:rPr>
        <w:t>ime</w:t>
      </w:r>
      <w:proofErr w:type="spellEnd"/>
      <w:r w:rsidRPr="50F063BC">
        <w:rPr>
          <w:lang w:val="en-US"/>
        </w:rPr>
        <w:t xml:space="preserve"> XML </w:t>
      </w:r>
      <w:proofErr w:type="spellStart"/>
      <w:r w:rsidRPr="50F063BC">
        <w:rPr>
          <w:lang w:val="en-US"/>
        </w:rPr>
        <w:t>templejt</w:t>
      </w:r>
      <w:proofErr w:type="spellEnd"/>
      <w:r w:rsidRPr="50F063BC">
        <w:rPr>
          <w:lang w:val="en-US"/>
        </w:rPr>
        <w:t xml:space="preserve">-a </w:t>
      </w:r>
      <w:proofErr w:type="spellStart"/>
      <w:r w:rsidRPr="50F063BC">
        <w:rPr>
          <w:lang w:val="en-US"/>
        </w:rPr>
        <w:t>i</w:t>
      </w:r>
      <w:proofErr w:type="spellEnd"/>
      <w:r w:rsidRPr="50F063BC">
        <w:rPr>
          <w:lang w:val="en-US"/>
        </w:rPr>
        <w:t xml:space="preserve"> </w:t>
      </w:r>
      <w:proofErr w:type="spellStart"/>
      <w:r w:rsidRPr="50F063BC">
        <w:rPr>
          <w:lang w:val="en-US"/>
        </w:rPr>
        <w:t>prethodno</w:t>
      </w:r>
      <w:proofErr w:type="spellEnd"/>
      <w:r w:rsidRPr="50F063BC">
        <w:rPr>
          <w:lang w:val="en-US"/>
        </w:rPr>
        <w:t xml:space="preserve"> </w:t>
      </w:r>
      <w:proofErr w:type="spellStart"/>
      <w:r w:rsidRPr="50F063BC">
        <w:rPr>
          <w:lang w:val="en-US"/>
        </w:rPr>
        <w:t>kalkulisane</w:t>
      </w:r>
      <w:proofErr w:type="spellEnd"/>
      <w:r w:rsidRPr="50F063BC">
        <w:rPr>
          <w:lang w:val="en-US"/>
        </w:rPr>
        <w:t xml:space="preserve"> </w:t>
      </w:r>
      <w:proofErr w:type="spellStart"/>
      <w:r w:rsidRPr="50F063BC">
        <w:rPr>
          <w:lang w:val="en-US"/>
        </w:rPr>
        <w:t>podatke</w:t>
      </w:r>
      <w:proofErr w:type="spellEnd"/>
      <w:r w:rsidRPr="50F063BC">
        <w:rPr>
          <w:lang w:val="en-US"/>
        </w:rPr>
        <w:t xml:space="preserve"> u </w:t>
      </w:r>
      <w:proofErr w:type="spellStart"/>
      <w:r w:rsidRPr="50F063BC">
        <w:rPr>
          <w:lang w:val="en-US"/>
        </w:rPr>
        <w:t>transportnom</w:t>
      </w:r>
      <w:proofErr w:type="spellEnd"/>
      <w:r w:rsidRPr="50F063BC">
        <w:rPr>
          <w:lang w:val="en-US"/>
        </w:rPr>
        <w:t xml:space="preserve"> DTO-u. Za </w:t>
      </w:r>
      <w:proofErr w:type="spellStart"/>
      <w:r w:rsidRPr="50F063BC">
        <w:rPr>
          <w:lang w:val="en-US"/>
        </w:rPr>
        <w:t>samo</w:t>
      </w:r>
      <w:proofErr w:type="spellEnd"/>
      <w:r w:rsidRPr="50F063BC">
        <w:rPr>
          <w:lang w:val="en-US"/>
        </w:rPr>
        <w:t xml:space="preserve"> </w:t>
      </w:r>
      <w:proofErr w:type="spellStart"/>
      <w:r w:rsidRPr="50F063BC">
        <w:rPr>
          <w:lang w:val="en-US"/>
        </w:rPr>
        <w:t>generisanje</w:t>
      </w:r>
      <w:proofErr w:type="spellEnd"/>
      <w:r w:rsidRPr="50F063BC">
        <w:rPr>
          <w:lang w:val="en-US"/>
        </w:rPr>
        <w:t xml:space="preserve"> excel je </w:t>
      </w:r>
      <w:proofErr w:type="spellStart"/>
      <w:r w:rsidRPr="50F063BC">
        <w:rPr>
          <w:lang w:val="en-US"/>
        </w:rPr>
        <w:t>korišćena</w:t>
      </w:r>
      <w:proofErr w:type="spellEnd"/>
      <w:r w:rsidRPr="50F063BC">
        <w:rPr>
          <w:lang w:val="en-US"/>
        </w:rPr>
        <w:t xml:space="preserve"> </w:t>
      </w:r>
      <w:proofErr w:type="spellStart"/>
      <w:r w:rsidRPr="50F063BC">
        <w:rPr>
          <w:lang w:val="en-US"/>
        </w:rPr>
        <w:t>Maatwebsite</w:t>
      </w:r>
      <w:proofErr w:type="spellEnd"/>
      <w:r w:rsidRPr="50F063BC">
        <w:rPr>
          <w:lang w:val="en-US"/>
        </w:rPr>
        <w:t xml:space="preserve"> </w:t>
      </w:r>
      <w:proofErr w:type="spellStart"/>
      <w:r w:rsidRPr="50F063BC">
        <w:rPr>
          <w:lang w:val="en-US"/>
        </w:rPr>
        <w:t>php</w:t>
      </w:r>
      <w:proofErr w:type="spellEnd"/>
      <w:r w:rsidRPr="50F063BC">
        <w:rPr>
          <w:lang w:val="en-US"/>
        </w:rPr>
        <w:t xml:space="preserve"> </w:t>
      </w:r>
      <w:proofErr w:type="spellStart"/>
      <w:r w:rsidRPr="50F063BC">
        <w:rPr>
          <w:lang w:val="en-US"/>
        </w:rPr>
        <w:t>biblioteka</w:t>
      </w:r>
      <w:proofErr w:type="spellEnd"/>
      <w:r w:rsidRPr="50F063BC">
        <w:rPr>
          <w:lang w:val="en-US"/>
        </w:rPr>
        <w:t xml:space="preserve">. Front prima </w:t>
      </w:r>
      <w:proofErr w:type="spellStart"/>
      <w:r w:rsidRPr="50F063BC">
        <w:rPr>
          <w:lang w:val="en-US"/>
        </w:rPr>
        <w:t>odgovor</w:t>
      </w:r>
      <w:proofErr w:type="spellEnd"/>
      <w:r w:rsidRPr="50F063BC">
        <w:rPr>
          <w:lang w:val="en-US"/>
        </w:rPr>
        <w:t xml:space="preserve"> </w:t>
      </w:r>
      <w:proofErr w:type="spellStart"/>
      <w:r w:rsidRPr="50F063BC">
        <w:rPr>
          <w:lang w:val="en-US"/>
        </w:rPr>
        <w:t>kao</w:t>
      </w:r>
      <w:proofErr w:type="spellEnd"/>
      <w:r w:rsidRPr="50F063BC">
        <w:rPr>
          <w:lang w:val="en-US"/>
        </w:rPr>
        <w:t xml:space="preserve"> blob, </w:t>
      </w:r>
      <w:proofErr w:type="spellStart"/>
      <w:r w:rsidRPr="50F063BC">
        <w:rPr>
          <w:lang w:val="en-US"/>
        </w:rPr>
        <w:t>dinamički</w:t>
      </w:r>
      <w:proofErr w:type="spellEnd"/>
      <w:r w:rsidRPr="50F063BC">
        <w:rPr>
          <w:lang w:val="en-US"/>
        </w:rPr>
        <w:t xml:space="preserve"> </w:t>
      </w:r>
      <w:proofErr w:type="spellStart"/>
      <w:r w:rsidRPr="50F063BC">
        <w:rPr>
          <w:lang w:val="en-US"/>
        </w:rPr>
        <w:t>pravi</w:t>
      </w:r>
      <w:proofErr w:type="spellEnd"/>
      <w:r w:rsidRPr="50F063BC">
        <w:rPr>
          <w:lang w:val="en-US"/>
        </w:rPr>
        <w:t xml:space="preserve"> html element da bi </w:t>
      </w:r>
      <w:proofErr w:type="spellStart"/>
      <w:r w:rsidRPr="50F063BC">
        <w:rPr>
          <w:lang w:val="en-US"/>
        </w:rPr>
        <w:t>skinuo</w:t>
      </w:r>
      <w:proofErr w:type="spellEnd"/>
      <w:r w:rsidRPr="50F063BC">
        <w:rPr>
          <w:lang w:val="en-US"/>
        </w:rPr>
        <w:t xml:space="preserve"> </w:t>
      </w:r>
      <w:proofErr w:type="spellStart"/>
      <w:r w:rsidRPr="50F063BC">
        <w:rPr>
          <w:lang w:val="en-US"/>
        </w:rPr>
        <w:t>izveštaj</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zatim</w:t>
      </w:r>
      <w:proofErr w:type="spellEnd"/>
      <w:r w:rsidRPr="50F063BC">
        <w:rPr>
          <w:lang w:val="en-US"/>
        </w:rPr>
        <w:t xml:space="preserve"> ga </w:t>
      </w:r>
      <w:proofErr w:type="spellStart"/>
      <w:r w:rsidRPr="50F063BC">
        <w:rPr>
          <w:lang w:val="en-US"/>
        </w:rPr>
        <w:t>briše</w:t>
      </w:r>
      <w:proofErr w:type="spellEnd"/>
      <w:r w:rsidRPr="50F063BC">
        <w:rPr>
          <w:lang w:val="en-US"/>
        </w:rPr>
        <w:t>.</w:t>
      </w:r>
      <w:r>
        <w:rPr>
          <w:noProof/>
        </w:rPr>
        <w:drawing>
          <wp:inline distT="0" distB="0" distL="0" distR="0" wp14:anchorId="55C3763D" wp14:editId="469BD302">
            <wp:extent cx="5943600" cy="4183380"/>
            <wp:effectExtent l="0" t="0" r="0" b="7620"/>
            <wp:docPr id="36375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57756" name=""/>
                    <pic:cNvPicPr/>
                  </pic:nvPicPr>
                  <pic:blipFill>
                    <a:blip r:embed="rId100"/>
                    <a:stretch>
                      <a:fillRect/>
                    </a:stretch>
                  </pic:blipFill>
                  <pic:spPr>
                    <a:xfrm>
                      <a:off x="0" y="0"/>
                      <a:ext cx="5943600" cy="4183380"/>
                    </a:xfrm>
                    <a:prstGeom prst="rect">
                      <a:avLst/>
                    </a:prstGeom>
                  </pic:spPr>
                </pic:pic>
              </a:graphicData>
            </a:graphic>
          </wp:inline>
        </w:drawing>
      </w:r>
    </w:p>
    <w:p w14:paraId="6508F1BE" w14:textId="06E911A9" w:rsidR="00196E64" w:rsidRDefault="00196E64" w:rsidP="00196E64">
      <w:pPr>
        <w:pStyle w:val="Caption"/>
        <w:jc w:val="center"/>
      </w:pPr>
      <w:bookmarkStart w:id="255" w:name="_Toc228782755"/>
      <w:r>
        <w:t xml:space="preserve">Slika </w:t>
      </w:r>
      <w:r>
        <w:fldChar w:fldCharType="begin"/>
      </w:r>
      <w:r>
        <w:instrText xml:space="preserve"> SEQ Slika \* ARABIC </w:instrText>
      </w:r>
      <w:r>
        <w:fldChar w:fldCharType="separate"/>
      </w:r>
      <w:r>
        <w:rPr>
          <w:noProof/>
        </w:rPr>
        <w:t>87</w:t>
      </w:r>
      <w:r>
        <w:fldChar w:fldCharType="end"/>
      </w:r>
      <w:r>
        <w:t>: Pripremanje CourseExamReportDTO i poziv generateCourseExamReport</w:t>
      </w:r>
      <w:bookmarkEnd w:id="255"/>
    </w:p>
    <w:p w14:paraId="3E432470" w14:textId="6FDABC9B" w:rsidR="00196E64" w:rsidRDefault="00196E64" w:rsidP="00196E64">
      <w:pPr>
        <w:keepNext/>
      </w:pPr>
      <w:r w:rsidRPr="00251C12">
        <w:rPr>
          <w:noProof/>
        </w:rPr>
        <w:drawing>
          <wp:inline distT="0" distB="0" distL="0" distR="0" wp14:anchorId="62FACD30" wp14:editId="4A9EA5FE">
            <wp:extent cx="5943600" cy="3284855"/>
            <wp:effectExtent l="0" t="0" r="0" b="0"/>
            <wp:docPr id="39061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16153" name=""/>
                    <pic:cNvPicPr/>
                  </pic:nvPicPr>
                  <pic:blipFill>
                    <a:blip r:embed="rId101"/>
                    <a:stretch>
                      <a:fillRect/>
                    </a:stretch>
                  </pic:blipFill>
                  <pic:spPr>
                    <a:xfrm>
                      <a:off x="0" y="0"/>
                      <a:ext cx="5943600" cy="3284855"/>
                    </a:xfrm>
                    <a:prstGeom prst="rect">
                      <a:avLst/>
                    </a:prstGeom>
                  </pic:spPr>
                </pic:pic>
              </a:graphicData>
            </a:graphic>
          </wp:inline>
        </w:drawing>
      </w:r>
    </w:p>
    <w:p w14:paraId="7E4E2930" w14:textId="4F974237" w:rsidR="00196E64" w:rsidRPr="00D37C3B" w:rsidRDefault="00196E64" w:rsidP="00196E64">
      <w:pPr>
        <w:pStyle w:val="Caption"/>
        <w:jc w:val="center"/>
      </w:pPr>
      <w:bookmarkStart w:id="256" w:name="_Toc228782756"/>
      <w:r>
        <w:t xml:space="preserve">Slika </w:t>
      </w:r>
      <w:r>
        <w:fldChar w:fldCharType="begin"/>
      </w:r>
      <w:r>
        <w:instrText xml:space="preserve"> SEQ Slika \* ARABIC </w:instrText>
      </w:r>
      <w:r>
        <w:fldChar w:fldCharType="separate"/>
      </w:r>
      <w:r>
        <w:rPr>
          <w:noProof/>
        </w:rPr>
        <w:t>88</w:t>
      </w:r>
      <w:r>
        <w:fldChar w:fldCharType="end"/>
      </w:r>
      <w:r>
        <w:t>: SK09, kreiranje izveštaja na osnovu DTO-a i XML templejta</w:t>
      </w:r>
      <w:bookmarkEnd w:id="256"/>
    </w:p>
    <w:p w14:paraId="4FE91A51" w14:textId="35828277" w:rsidR="00196E64" w:rsidRDefault="00196E64" w:rsidP="00196E64">
      <w:pPr>
        <w:keepNext/>
      </w:pPr>
      <w:r w:rsidRPr="00251C12">
        <w:rPr>
          <w:noProof/>
          <w:lang w:val="en-US"/>
        </w:rPr>
        <w:drawing>
          <wp:inline distT="0" distB="0" distL="0" distR="0" wp14:anchorId="4352EF45" wp14:editId="5FB1F66B">
            <wp:extent cx="5943600" cy="3357880"/>
            <wp:effectExtent l="0" t="0" r="0" b="0"/>
            <wp:docPr id="50526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63805" name=""/>
                    <pic:cNvPicPr/>
                  </pic:nvPicPr>
                  <pic:blipFill>
                    <a:blip r:embed="rId102"/>
                    <a:stretch>
                      <a:fillRect/>
                    </a:stretch>
                  </pic:blipFill>
                  <pic:spPr>
                    <a:xfrm>
                      <a:off x="0" y="0"/>
                      <a:ext cx="5943600" cy="3357880"/>
                    </a:xfrm>
                    <a:prstGeom prst="rect">
                      <a:avLst/>
                    </a:prstGeom>
                  </pic:spPr>
                </pic:pic>
              </a:graphicData>
            </a:graphic>
          </wp:inline>
        </w:drawing>
      </w:r>
    </w:p>
    <w:p w14:paraId="522B6748" w14:textId="225FE591" w:rsidR="00196E64" w:rsidRPr="00D37C3B" w:rsidRDefault="00196E64" w:rsidP="00196E64">
      <w:pPr>
        <w:pStyle w:val="Caption"/>
        <w:jc w:val="center"/>
        <w:rPr>
          <w:lang w:val="en-US"/>
        </w:rPr>
      </w:pPr>
      <w:bookmarkStart w:id="257" w:name="_Toc228782757"/>
      <w:r>
        <w:t xml:space="preserve">Slika </w:t>
      </w:r>
      <w:r>
        <w:fldChar w:fldCharType="begin"/>
      </w:r>
      <w:r>
        <w:instrText xml:space="preserve"> SEQ Slika \* ARABIC </w:instrText>
      </w:r>
      <w:r>
        <w:fldChar w:fldCharType="separate"/>
      </w:r>
      <w:r>
        <w:rPr>
          <w:noProof/>
        </w:rPr>
        <w:t>89</w:t>
      </w:r>
      <w:r>
        <w:fldChar w:fldCharType="end"/>
      </w:r>
      <w:r>
        <w:t>: SK09, XML templejt za excel</w:t>
      </w:r>
      <w:bookmarkEnd w:id="257"/>
    </w:p>
    <w:p w14:paraId="17853A1B" w14:textId="77777777" w:rsidR="00196E64" w:rsidRDefault="00196E64" w:rsidP="00196E64"/>
    <w:p w14:paraId="79FA02D8" w14:textId="19069180" w:rsidR="00196E64" w:rsidRPr="00AE0458" w:rsidRDefault="00196E64" w:rsidP="00196E64">
      <w:pPr>
        <w:pStyle w:val="Heading3"/>
      </w:pPr>
      <w:bookmarkStart w:id="258" w:name="_Toc18613218"/>
      <w:bookmarkStart w:id="259" w:name="_Toc228782664"/>
      <w:r>
        <w:t>4.2.10 Uputstvo SK10: Predgled izveštaja predmeta u školskoj godini</w:t>
      </w:r>
      <w:bookmarkEnd w:id="258"/>
      <w:bookmarkEnd w:id="259"/>
    </w:p>
    <w:p w14:paraId="44FE333A" w14:textId="77777777" w:rsidR="00196E64" w:rsidRPr="00AE0458" w:rsidRDefault="00196E64" w:rsidP="00196E64">
      <w:pPr>
        <w:rPr>
          <w:lang w:val="de-AT"/>
        </w:rPr>
      </w:pPr>
      <w:r>
        <w:t>Uslov</w:t>
      </w:r>
      <w:r w:rsidRPr="00AE0458">
        <w:rPr>
          <w:lang w:val="de-AT"/>
        </w:rPr>
        <w:t xml:space="preserve">: </w:t>
      </w:r>
      <w:r>
        <w:rPr>
          <w:lang w:val="de-AT"/>
        </w:rPr>
        <w:t>K</w:t>
      </w:r>
      <w:r w:rsidRPr="00AE0458">
        <w:rPr>
          <w:lang w:val="de-AT"/>
        </w:rPr>
        <w:t>orisnik je ulogovan sa svojim nalogom.</w:t>
      </w:r>
    </w:p>
    <w:p w14:paraId="67001222" w14:textId="53C47D37" w:rsidR="00196E64" w:rsidRPr="00703CF4" w:rsidRDefault="00196E64" w:rsidP="00196E64">
      <w:pPr>
        <w:rPr>
          <w:lang w:val="en-US"/>
        </w:rPr>
      </w:pPr>
      <w:r w:rsidRPr="00902E10">
        <w:rPr>
          <w:lang w:val="de-AT"/>
        </w:rPr>
        <w:t xml:space="preserve">Opis: </w:t>
      </w:r>
      <w:r>
        <w:rPr>
          <w:lang w:val="de-AT"/>
        </w:rPr>
        <w:t>Admin Korisnik u navigacionom meniju(</w:t>
      </w:r>
      <w:hyperlink w:anchor="_4.2.9_Uputstvo_SK9:" w:history="1">
        <w:r w:rsidRPr="00F128C7">
          <w:rPr>
            <w:rStyle w:val="Hyperlink"/>
            <w:lang w:val="de-AT"/>
          </w:rPr>
          <w:t>Slika 83: SK9, Navigacioni meni – admin</w:t>
        </w:r>
      </w:hyperlink>
      <w:r>
        <w:rPr>
          <w:lang w:val="de-AT"/>
        </w:rPr>
        <w:t xml:space="preserve">)  bira opciju </w:t>
      </w:r>
      <w:r>
        <w:rPr>
          <w:lang w:val="en-US"/>
        </w:rPr>
        <w:t>“</w:t>
      </w:r>
      <w:proofErr w:type="spellStart"/>
      <w:r>
        <w:rPr>
          <w:lang w:val="en-US"/>
        </w:rPr>
        <w:t>Izveštaj</w:t>
      </w:r>
      <w:proofErr w:type="spellEnd"/>
      <w:r>
        <w:rPr>
          <w:lang w:val="en-US"/>
        </w:rPr>
        <w:t xml:space="preserve"> </w:t>
      </w:r>
      <w:proofErr w:type="spellStart"/>
      <w:r>
        <w:rPr>
          <w:lang w:val="en-US"/>
        </w:rPr>
        <w:t>predmeta</w:t>
      </w:r>
      <w:proofErr w:type="spellEnd"/>
      <w:r>
        <w:rPr>
          <w:lang w:val="en-US"/>
        </w:rPr>
        <w:t xml:space="preserve">” </w:t>
      </w:r>
    </w:p>
    <w:p w14:paraId="5DF3E39D" w14:textId="6AD3E851" w:rsidR="00196E64" w:rsidRDefault="00196E64" w:rsidP="00196E64">
      <w:pPr>
        <w:keepNext/>
      </w:pPr>
      <w:r w:rsidRPr="00F128C7">
        <w:rPr>
          <w:noProof/>
        </w:rPr>
        <w:drawing>
          <wp:inline distT="0" distB="0" distL="0" distR="0" wp14:anchorId="4947443B" wp14:editId="4E1171B6">
            <wp:extent cx="5943600" cy="3422650"/>
            <wp:effectExtent l="0" t="0" r="0" b="6350"/>
            <wp:docPr id="10670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4323" name=""/>
                    <pic:cNvPicPr/>
                  </pic:nvPicPr>
                  <pic:blipFill>
                    <a:blip r:embed="rId103"/>
                    <a:stretch>
                      <a:fillRect/>
                    </a:stretch>
                  </pic:blipFill>
                  <pic:spPr>
                    <a:xfrm>
                      <a:off x="0" y="0"/>
                      <a:ext cx="5943600" cy="3422650"/>
                    </a:xfrm>
                    <a:prstGeom prst="rect">
                      <a:avLst/>
                    </a:prstGeom>
                  </pic:spPr>
                </pic:pic>
              </a:graphicData>
            </a:graphic>
          </wp:inline>
        </w:drawing>
      </w:r>
    </w:p>
    <w:p w14:paraId="706FE5F5" w14:textId="72700E31" w:rsidR="00196E64" w:rsidRDefault="00196E64" w:rsidP="00196E64">
      <w:pPr>
        <w:pStyle w:val="Caption"/>
        <w:jc w:val="center"/>
      </w:pPr>
      <w:bookmarkStart w:id="260" w:name="_Toc228782758"/>
      <w:r>
        <w:t xml:space="preserve">Slika </w:t>
      </w:r>
      <w:r>
        <w:fldChar w:fldCharType="begin"/>
      </w:r>
      <w:r>
        <w:instrText xml:space="preserve"> SEQ Slika \* ARABIC </w:instrText>
      </w:r>
      <w:r>
        <w:fldChar w:fldCharType="separate"/>
      </w:r>
      <w:r>
        <w:rPr>
          <w:noProof/>
        </w:rPr>
        <w:t>90</w:t>
      </w:r>
      <w:r>
        <w:fldChar w:fldCharType="end"/>
      </w:r>
      <w:r>
        <w:t>: SK10, Forma za pregledIzveštaj predmeta</w:t>
      </w:r>
      <w:bookmarkEnd w:id="260"/>
    </w:p>
    <w:p w14:paraId="051B70F4" w14:textId="70FBFA45" w:rsidR="00196E64" w:rsidRDefault="00196E64" w:rsidP="00196E64">
      <w:pPr>
        <w:jc w:val="both"/>
        <w:rPr>
          <w:lang w:val="en-US"/>
        </w:rPr>
      </w:pPr>
      <w:r>
        <w:t>Korisnik može da pretražuje izveštaj po nazivu predmeta ili školskoj godini kao i semestru</w:t>
      </w:r>
      <w:r w:rsidRPr="50F063BC">
        <w:rPr>
          <w:b/>
          <w:bCs/>
        </w:rPr>
        <w:t xml:space="preserve">. </w:t>
      </w:r>
      <w:r>
        <w:t>Klikom na dugme sa bar chartom otvara se dijalog sa izve</w:t>
      </w:r>
      <w:proofErr w:type="spellStart"/>
      <w:r w:rsidRPr="50F063BC">
        <w:rPr>
          <w:lang w:val="en-US"/>
        </w:rPr>
        <w:t>štajem</w:t>
      </w:r>
      <w:proofErr w:type="spellEnd"/>
      <w:r w:rsidRPr="50F063BC">
        <w:rPr>
          <w:lang w:val="en-US"/>
        </w:rPr>
        <w:t xml:space="preserve"> </w:t>
      </w:r>
      <w:proofErr w:type="spellStart"/>
      <w:r w:rsidRPr="50F063BC">
        <w:rPr>
          <w:lang w:val="en-US"/>
        </w:rPr>
        <w:t>tog</w:t>
      </w:r>
      <w:proofErr w:type="spellEnd"/>
      <w:r w:rsidRPr="50F063BC">
        <w:rPr>
          <w:lang w:val="en-US"/>
        </w:rPr>
        <w:t xml:space="preserve"> </w:t>
      </w:r>
      <w:proofErr w:type="spellStart"/>
      <w:r w:rsidRPr="50F063BC">
        <w:rPr>
          <w:lang w:val="en-US"/>
        </w:rPr>
        <w:t>predmeta</w:t>
      </w:r>
      <w:proofErr w:type="spellEnd"/>
      <w:r w:rsidRPr="50F063BC">
        <w:rPr>
          <w:lang w:val="en-US"/>
        </w:rPr>
        <w:t>.</w:t>
      </w:r>
    </w:p>
    <w:p w14:paraId="7CD9E749" w14:textId="5E846A81" w:rsidR="00196E64" w:rsidRDefault="00196E64" w:rsidP="00196E64">
      <w:pPr>
        <w:keepNext/>
      </w:pPr>
      <w:r w:rsidRPr="00F128C7">
        <w:rPr>
          <w:noProof/>
        </w:rPr>
        <w:drawing>
          <wp:inline distT="0" distB="0" distL="0" distR="0" wp14:anchorId="0E442AA3" wp14:editId="682468AF">
            <wp:extent cx="5943600" cy="1687830"/>
            <wp:effectExtent l="0" t="0" r="0" b="7620"/>
            <wp:docPr id="23425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58119" name=""/>
                    <pic:cNvPicPr/>
                  </pic:nvPicPr>
                  <pic:blipFill>
                    <a:blip r:embed="rId104"/>
                    <a:stretch>
                      <a:fillRect/>
                    </a:stretch>
                  </pic:blipFill>
                  <pic:spPr>
                    <a:xfrm>
                      <a:off x="0" y="0"/>
                      <a:ext cx="5943600" cy="1687830"/>
                    </a:xfrm>
                    <a:prstGeom prst="rect">
                      <a:avLst/>
                    </a:prstGeom>
                  </pic:spPr>
                </pic:pic>
              </a:graphicData>
            </a:graphic>
          </wp:inline>
        </w:drawing>
      </w:r>
    </w:p>
    <w:p w14:paraId="58A2C045" w14:textId="75EBC601" w:rsidR="00196E64" w:rsidRDefault="00196E64" w:rsidP="00196E64">
      <w:pPr>
        <w:pStyle w:val="Caption"/>
        <w:jc w:val="center"/>
      </w:pPr>
      <w:bookmarkStart w:id="261" w:name="_Toc228782759"/>
      <w:r>
        <w:t xml:space="preserve">Slika </w:t>
      </w:r>
      <w:r>
        <w:fldChar w:fldCharType="begin"/>
      </w:r>
      <w:r>
        <w:instrText xml:space="preserve"> SEQ Slika \* ARABIC </w:instrText>
      </w:r>
      <w:r>
        <w:fldChar w:fldCharType="separate"/>
      </w:r>
      <w:r>
        <w:rPr>
          <w:noProof/>
        </w:rPr>
        <w:t>91</w:t>
      </w:r>
      <w:r>
        <w:fldChar w:fldCharType="end"/>
      </w:r>
      <w:r>
        <w:t>: SK10, Pretraga predmeta</w:t>
      </w:r>
      <w:bookmarkEnd w:id="261"/>
    </w:p>
    <w:p w14:paraId="46535B8C" w14:textId="3727BF39" w:rsidR="00196E64" w:rsidRDefault="00196E64" w:rsidP="00196E64">
      <w:pPr>
        <w:jc w:val="both"/>
        <w:rPr>
          <w:lang w:val="en-US"/>
        </w:rPr>
      </w:pPr>
      <w:proofErr w:type="spellStart"/>
      <w:r w:rsidRPr="50F063BC">
        <w:rPr>
          <w:lang w:val="en-US"/>
        </w:rPr>
        <w:t>Podaci</w:t>
      </w:r>
      <w:proofErr w:type="spellEnd"/>
      <w:r w:rsidRPr="50F063BC">
        <w:rPr>
          <w:lang w:val="en-US"/>
        </w:rPr>
        <w:t xml:space="preserve"> </w:t>
      </w:r>
      <w:proofErr w:type="spellStart"/>
      <w:r w:rsidRPr="50F063BC">
        <w:rPr>
          <w:lang w:val="en-US"/>
        </w:rPr>
        <w:t>korišćeni</w:t>
      </w:r>
      <w:proofErr w:type="spellEnd"/>
      <w:r w:rsidRPr="50F063BC">
        <w:rPr>
          <w:lang w:val="en-US"/>
        </w:rPr>
        <w:t xml:space="preserve"> za </w:t>
      </w:r>
      <w:proofErr w:type="spellStart"/>
      <w:r w:rsidRPr="50F063BC">
        <w:rPr>
          <w:lang w:val="en-US"/>
        </w:rPr>
        <w:t>naredne</w:t>
      </w:r>
      <w:proofErr w:type="spellEnd"/>
      <w:r w:rsidRPr="50F063BC">
        <w:rPr>
          <w:lang w:val="en-US"/>
        </w:rPr>
        <w:t xml:space="preserve"> </w:t>
      </w:r>
      <w:proofErr w:type="spellStart"/>
      <w:r w:rsidRPr="50F063BC">
        <w:rPr>
          <w:lang w:val="en-US"/>
        </w:rPr>
        <w:t>dijagrame</w:t>
      </w:r>
      <w:proofErr w:type="spellEnd"/>
      <w:r w:rsidRPr="50F063BC">
        <w:rPr>
          <w:lang w:val="en-US"/>
        </w:rPr>
        <w:t xml:space="preserve"> </w:t>
      </w:r>
      <w:proofErr w:type="spellStart"/>
      <w:r w:rsidRPr="50F063BC">
        <w:rPr>
          <w:lang w:val="en-US"/>
        </w:rPr>
        <w:t>su</w:t>
      </w:r>
      <w:proofErr w:type="spellEnd"/>
      <w:r w:rsidRPr="50F063BC">
        <w:rPr>
          <w:lang w:val="en-US"/>
        </w:rPr>
        <w:t xml:space="preserve"> </w:t>
      </w:r>
      <w:proofErr w:type="spellStart"/>
      <w:r w:rsidRPr="50F063BC">
        <w:rPr>
          <w:lang w:val="en-US"/>
        </w:rPr>
        <w:t>napravljeni</w:t>
      </w:r>
      <w:proofErr w:type="spellEnd"/>
      <w:r w:rsidRPr="50F063BC">
        <w:rPr>
          <w:lang w:val="en-US"/>
        </w:rPr>
        <w:t xml:space="preserve"> </w:t>
      </w:r>
      <w:proofErr w:type="spellStart"/>
      <w:r w:rsidRPr="50F063BC">
        <w:rPr>
          <w:lang w:val="en-US"/>
        </w:rPr>
        <w:t>pomoću</w:t>
      </w:r>
      <w:proofErr w:type="spellEnd"/>
      <w:r w:rsidRPr="50F063BC">
        <w:rPr>
          <w:lang w:val="en-US"/>
        </w:rPr>
        <w:t xml:space="preserve"> </w:t>
      </w:r>
      <w:proofErr w:type="spellStart"/>
      <w:r w:rsidRPr="50F063BC">
        <w:rPr>
          <w:lang w:val="en-US"/>
        </w:rPr>
        <w:t>php</w:t>
      </w:r>
      <w:proofErr w:type="spellEnd"/>
      <w:r w:rsidRPr="50F063BC">
        <w:rPr>
          <w:lang w:val="en-US"/>
        </w:rPr>
        <w:t xml:space="preserve"> faker-a </w:t>
      </w:r>
      <w:proofErr w:type="spellStart"/>
      <w:r w:rsidRPr="50F063BC">
        <w:rPr>
          <w:lang w:val="en-US"/>
        </w:rPr>
        <w:t>i</w:t>
      </w:r>
      <w:proofErr w:type="spellEnd"/>
      <w:r w:rsidRPr="50F063BC">
        <w:rPr>
          <w:lang w:val="en-US"/>
        </w:rPr>
        <w:t xml:space="preserve"> </w:t>
      </w:r>
      <w:proofErr w:type="spellStart"/>
      <w:r w:rsidRPr="50F063BC">
        <w:rPr>
          <w:lang w:val="en-US"/>
        </w:rPr>
        <w:t>naredne</w:t>
      </w:r>
      <w:proofErr w:type="spellEnd"/>
      <w:r w:rsidRPr="50F063BC">
        <w:rPr>
          <w:lang w:val="en-US"/>
        </w:rPr>
        <w:t xml:space="preserve"> </w:t>
      </w:r>
      <w:proofErr w:type="spellStart"/>
      <w:r w:rsidRPr="50F063BC">
        <w:rPr>
          <w:lang w:val="en-US"/>
        </w:rPr>
        <w:t>slike</w:t>
      </w:r>
      <w:proofErr w:type="spellEnd"/>
      <w:r w:rsidRPr="50F063BC">
        <w:rPr>
          <w:lang w:val="en-US"/>
        </w:rPr>
        <w:t xml:space="preserve"> </w:t>
      </w:r>
      <w:proofErr w:type="spellStart"/>
      <w:r w:rsidRPr="50F063BC">
        <w:rPr>
          <w:lang w:val="en-US"/>
        </w:rPr>
        <w:t>su</w:t>
      </w:r>
      <w:proofErr w:type="spellEnd"/>
      <w:r w:rsidRPr="50F063BC">
        <w:rPr>
          <w:lang w:val="en-US"/>
        </w:rPr>
        <w:t xml:space="preserve"> </w:t>
      </w:r>
      <w:proofErr w:type="spellStart"/>
      <w:r w:rsidRPr="50F063BC">
        <w:rPr>
          <w:lang w:val="en-US"/>
        </w:rPr>
        <w:t>samo</w:t>
      </w:r>
      <w:proofErr w:type="spellEnd"/>
      <w:r w:rsidRPr="50F063BC">
        <w:rPr>
          <w:lang w:val="en-US"/>
        </w:rPr>
        <w:t xml:space="preserve"> </w:t>
      </w:r>
      <w:proofErr w:type="spellStart"/>
      <w:r w:rsidRPr="50F063BC">
        <w:rPr>
          <w:lang w:val="en-US"/>
        </w:rPr>
        <w:t>vizuelna</w:t>
      </w:r>
      <w:proofErr w:type="spellEnd"/>
      <w:r w:rsidRPr="50F063BC">
        <w:rPr>
          <w:lang w:val="en-US"/>
        </w:rPr>
        <w:t xml:space="preserve"> </w:t>
      </w:r>
      <w:proofErr w:type="spellStart"/>
      <w:r w:rsidRPr="50F063BC">
        <w:rPr>
          <w:lang w:val="en-US"/>
        </w:rPr>
        <w:t>reprezentacija</w:t>
      </w:r>
      <w:proofErr w:type="spellEnd"/>
      <w:r w:rsidRPr="50F063BC">
        <w:rPr>
          <w:lang w:val="en-US"/>
        </w:rPr>
        <w:t xml:space="preserve"> </w:t>
      </w:r>
      <w:proofErr w:type="spellStart"/>
      <w:r w:rsidRPr="50F063BC">
        <w:rPr>
          <w:lang w:val="en-US"/>
        </w:rPr>
        <w:t>podataka</w:t>
      </w:r>
      <w:proofErr w:type="spellEnd"/>
      <w:r w:rsidRPr="50F063BC">
        <w:rPr>
          <w:lang w:val="en-US"/>
        </w:rPr>
        <w:t xml:space="preserve">. </w:t>
      </w:r>
      <w:proofErr w:type="spellStart"/>
      <w:r w:rsidRPr="50F063BC">
        <w:rPr>
          <w:lang w:val="en-US"/>
        </w:rPr>
        <w:t>Izveštaj</w:t>
      </w:r>
      <w:proofErr w:type="spellEnd"/>
      <w:r w:rsidRPr="50F063BC">
        <w:rPr>
          <w:lang w:val="en-US"/>
        </w:rPr>
        <w:t xml:space="preserve"> je </w:t>
      </w:r>
      <w:proofErr w:type="spellStart"/>
      <w:r w:rsidRPr="50F063BC">
        <w:rPr>
          <w:lang w:val="en-US"/>
        </w:rPr>
        <w:t>moguže</w:t>
      </w:r>
      <w:proofErr w:type="spellEnd"/>
      <w:r w:rsidRPr="50F063BC">
        <w:rPr>
          <w:lang w:val="en-US"/>
        </w:rPr>
        <w:t xml:space="preserve"> </w:t>
      </w:r>
      <w:proofErr w:type="spellStart"/>
      <w:r w:rsidRPr="50F063BC">
        <w:rPr>
          <w:lang w:val="en-US"/>
        </w:rPr>
        <w:t>pregledati</w:t>
      </w:r>
      <w:proofErr w:type="spellEnd"/>
      <w:r w:rsidRPr="50F063BC">
        <w:rPr>
          <w:lang w:val="en-US"/>
        </w:rPr>
        <w:t xml:space="preserve"> </w:t>
      </w:r>
      <w:proofErr w:type="spellStart"/>
      <w:r w:rsidRPr="50F063BC">
        <w:rPr>
          <w:lang w:val="en-US"/>
        </w:rPr>
        <w:t>kroz</w:t>
      </w:r>
      <w:proofErr w:type="spellEnd"/>
      <w:r w:rsidRPr="50F063BC">
        <w:rPr>
          <w:lang w:val="en-US"/>
        </w:rPr>
        <w:t xml:space="preserve"> </w:t>
      </w:r>
      <w:proofErr w:type="spellStart"/>
      <w:r w:rsidRPr="50F063BC">
        <w:rPr>
          <w:lang w:val="en-US"/>
        </w:rPr>
        <w:t>pretraživač</w:t>
      </w:r>
      <w:proofErr w:type="spellEnd"/>
      <w:r w:rsidRPr="50F063BC">
        <w:rPr>
          <w:lang w:val="en-US"/>
        </w:rPr>
        <w:t xml:space="preserve">, </w:t>
      </w:r>
      <w:proofErr w:type="spellStart"/>
      <w:r w:rsidRPr="50F063BC">
        <w:rPr>
          <w:lang w:val="en-US"/>
        </w:rPr>
        <w:t>podaci</w:t>
      </w:r>
      <w:proofErr w:type="spellEnd"/>
      <w:r w:rsidRPr="50F063BC">
        <w:rPr>
          <w:lang w:val="en-US"/>
        </w:rPr>
        <w:t xml:space="preserve"> se </w:t>
      </w:r>
      <w:proofErr w:type="spellStart"/>
      <w:r w:rsidRPr="50F063BC">
        <w:rPr>
          <w:lang w:val="en-US"/>
        </w:rPr>
        <w:t>dovlače</w:t>
      </w:r>
      <w:proofErr w:type="spellEnd"/>
      <w:r w:rsidRPr="50F063BC">
        <w:rPr>
          <w:lang w:val="en-US"/>
        </w:rPr>
        <w:t xml:space="preserve"> </w:t>
      </w:r>
      <w:proofErr w:type="spellStart"/>
      <w:r w:rsidRPr="50F063BC">
        <w:rPr>
          <w:lang w:val="en-US"/>
        </w:rPr>
        <w:t>sa</w:t>
      </w:r>
      <w:proofErr w:type="spellEnd"/>
      <w:r w:rsidRPr="50F063BC">
        <w:rPr>
          <w:lang w:val="en-US"/>
        </w:rPr>
        <w:t xml:space="preserve"> </w:t>
      </w:r>
      <w:proofErr w:type="spellStart"/>
      <w:r>
        <w:rPr>
          <w:lang w:val="en-US"/>
        </w:rPr>
        <w:t>serverske</w:t>
      </w:r>
      <w:proofErr w:type="spellEnd"/>
      <w:r>
        <w:rPr>
          <w:lang w:val="en-US"/>
        </w:rPr>
        <w:t xml:space="preserve"> </w:t>
      </w:r>
      <w:proofErr w:type="spellStart"/>
      <w:r>
        <w:rPr>
          <w:lang w:val="en-US"/>
        </w:rPr>
        <w:t>strane</w:t>
      </w:r>
      <w:proofErr w:type="spellEnd"/>
      <w:r w:rsidRPr="50F063BC">
        <w:rPr>
          <w:lang w:val="en-US"/>
        </w:rPr>
        <w:t xml:space="preserve"> </w:t>
      </w:r>
      <w:proofErr w:type="spellStart"/>
      <w:r w:rsidRPr="50F063BC">
        <w:rPr>
          <w:lang w:val="en-US"/>
        </w:rPr>
        <w:t>dok</w:t>
      </w:r>
      <w:proofErr w:type="spellEnd"/>
      <w:r>
        <w:rPr>
          <w:lang w:val="en-US"/>
        </w:rPr>
        <w:t xml:space="preserve"> je</w:t>
      </w:r>
      <w:r w:rsidRPr="50F063BC">
        <w:rPr>
          <w:lang w:val="en-US"/>
        </w:rPr>
        <w:t xml:space="preserve"> </w:t>
      </w:r>
      <w:proofErr w:type="spellStart"/>
      <w:r w:rsidRPr="50F063BC">
        <w:rPr>
          <w:lang w:val="en-US"/>
        </w:rPr>
        <w:t>biblioteka</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klijentskoj</w:t>
      </w:r>
      <w:proofErr w:type="spellEnd"/>
      <w:r>
        <w:rPr>
          <w:lang w:val="en-US"/>
        </w:rPr>
        <w:t xml:space="preserve"> </w:t>
      </w:r>
      <w:proofErr w:type="spellStart"/>
      <w:r>
        <w:rPr>
          <w:lang w:val="en-US"/>
        </w:rPr>
        <w:t>strani</w:t>
      </w:r>
      <w:proofErr w:type="spellEnd"/>
      <w:r>
        <w:rPr>
          <w:lang w:val="en-US"/>
        </w:rPr>
        <w:t xml:space="preserve">, </w:t>
      </w:r>
      <w:r w:rsidRPr="50F063BC">
        <w:rPr>
          <w:lang w:val="en-US"/>
        </w:rPr>
        <w:t>chart.js</w:t>
      </w:r>
      <w:r>
        <w:rPr>
          <w:lang w:val="en-US"/>
        </w:rPr>
        <w:t>,</w:t>
      </w:r>
      <w:r w:rsidRPr="50F063BC">
        <w:rPr>
          <w:lang w:val="en-US"/>
        </w:rPr>
        <w:t xml:space="preserve"> </w:t>
      </w:r>
      <w:proofErr w:type="spellStart"/>
      <w:r w:rsidRPr="50F063BC">
        <w:rPr>
          <w:lang w:val="en-US"/>
        </w:rPr>
        <w:t>zaslužna</w:t>
      </w:r>
      <w:proofErr w:type="spellEnd"/>
      <w:r w:rsidRPr="50F063BC">
        <w:rPr>
          <w:lang w:val="en-US"/>
        </w:rPr>
        <w:t xml:space="preserve"> za </w:t>
      </w:r>
      <w:proofErr w:type="spellStart"/>
      <w:r w:rsidRPr="50F063BC">
        <w:rPr>
          <w:lang w:val="en-US"/>
        </w:rPr>
        <w:t>prikaz</w:t>
      </w:r>
      <w:proofErr w:type="spellEnd"/>
      <w:r w:rsidRPr="50F063BC">
        <w:rPr>
          <w:lang w:val="en-US"/>
        </w:rPr>
        <w:t xml:space="preserve">. </w:t>
      </w:r>
      <w:proofErr w:type="spellStart"/>
      <w:r w:rsidRPr="50F063BC">
        <w:rPr>
          <w:lang w:val="en-US"/>
        </w:rPr>
        <w:t>Medjutim</w:t>
      </w:r>
      <w:proofErr w:type="spellEnd"/>
      <w:r w:rsidRPr="50F063BC">
        <w:rPr>
          <w:lang w:val="en-US"/>
        </w:rPr>
        <w:t xml:space="preserve">, </w:t>
      </w:r>
      <w:proofErr w:type="spellStart"/>
      <w:r w:rsidRPr="50F063BC">
        <w:rPr>
          <w:lang w:val="en-US"/>
        </w:rPr>
        <w:t>zahvaljujuci</w:t>
      </w:r>
      <w:proofErr w:type="spellEnd"/>
      <w:r w:rsidRPr="50F063BC">
        <w:rPr>
          <w:lang w:val="en-US"/>
        </w:rPr>
        <w:t xml:space="preserve"> </w:t>
      </w:r>
      <w:proofErr w:type="spellStart"/>
      <w:r w:rsidRPr="50F063BC">
        <w:rPr>
          <w:lang w:val="en-US"/>
        </w:rPr>
        <w:t>jsPDF</w:t>
      </w:r>
      <w:proofErr w:type="spellEnd"/>
      <w:r w:rsidRPr="50F063BC">
        <w:rPr>
          <w:lang w:val="en-US"/>
        </w:rPr>
        <w:t xml:space="preserve"> </w:t>
      </w:r>
      <w:proofErr w:type="spellStart"/>
      <w:r w:rsidRPr="50F063BC">
        <w:rPr>
          <w:lang w:val="en-US"/>
        </w:rPr>
        <w:t>i</w:t>
      </w:r>
      <w:proofErr w:type="spellEnd"/>
      <w:r w:rsidRPr="50F063BC">
        <w:rPr>
          <w:lang w:val="en-US"/>
        </w:rPr>
        <w:t xml:space="preserve"> html2canvas </w:t>
      </w:r>
      <w:proofErr w:type="spellStart"/>
      <w:r w:rsidRPr="50F063BC">
        <w:rPr>
          <w:lang w:val="en-US"/>
        </w:rPr>
        <w:t>npm</w:t>
      </w:r>
      <w:proofErr w:type="spellEnd"/>
      <w:r w:rsidRPr="50F063BC">
        <w:rPr>
          <w:lang w:val="en-US"/>
        </w:rPr>
        <w:t xml:space="preserve"> </w:t>
      </w:r>
      <w:proofErr w:type="spellStart"/>
      <w:r w:rsidRPr="50F063BC">
        <w:rPr>
          <w:lang w:val="en-US"/>
        </w:rPr>
        <w:t>bibliotekama</w:t>
      </w:r>
      <w:proofErr w:type="spellEnd"/>
      <w:r w:rsidRPr="50F063BC">
        <w:rPr>
          <w:lang w:val="en-US"/>
        </w:rPr>
        <w:t xml:space="preserve">, html </w:t>
      </w:r>
      <w:proofErr w:type="spellStart"/>
      <w:r w:rsidRPr="50F063BC">
        <w:rPr>
          <w:lang w:val="en-US"/>
        </w:rPr>
        <w:t>izveštaje</w:t>
      </w:r>
      <w:proofErr w:type="spellEnd"/>
      <w:r w:rsidRPr="50F063BC">
        <w:rPr>
          <w:lang w:val="en-US"/>
        </w:rPr>
        <w:t xml:space="preserve"> je </w:t>
      </w:r>
      <w:proofErr w:type="spellStart"/>
      <w:r w:rsidRPr="50F063BC">
        <w:rPr>
          <w:lang w:val="en-US"/>
        </w:rPr>
        <w:t>moguće</w:t>
      </w:r>
      <w:proofErr w:type="spellEnd"/>
      <w:r w:rsidRPr="50F063BC">
        <w:rPr>
          <w:lang w:val="en-US"/>
        </w:rPr>
        <w:t xml:space="preserve"> </w:t>
      </w:r>
      <w:proofErr w:type="spellStart"/>
      <w:r w:rsidRPr="50F063BC">
        <w:rPr>
          <w:lang w:val="en-US"/>
        </w:rPr>
        <w:t>sačuvati</w:t>
      </w:r>
      <w:proofErr w:type="spellEnd"/>
      <w:r w:rsidRPr="50F063BC">
        <w:rPr>
          <w:lang w:val="en-US"/>
        </w:rPr>
        <w:t xml:space="preserve"> </w:t>
      </w:r>
      <w:proofErr w:type="spellStart"/>
      <w:r w:rsidRPr="50F063BC">
        <w:rPr>
          <w:lang w:val="en-US"/>
        </w:rPr>
        <w:t>kao</w:t>
      </w:r>
      <w:proofErr w:type="spellEnd"/>
      <w:r w:rsidRPr="50F063BC">
        <w:rPr>
          <w:lang w:val="en-US"/>
        </w:rPr>
        <w:t xml:space="preserve"> </w:t>
      </w:r>
      <w:proofErr w:type="spellStart"/>
      <w:r w:rsidRPr="50F063BC">
        <w:rPr>
          <w:lang w:val="en-US"/>
        </w:rPr>
        <w:t>sliku</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skinuti</w:t>
      </w:r>
      <w:proofErr w:type="spellEnd"/>
      <w:r w:rsidRPr="50F063BC">
        <w:rPr>
          <w:lang w:val="en-US"/>
        </w:rPr>
        <w:t xml:space="preserve"> </w:t>
      </w:r>
      <w:proofErr w:type="spellStart"/>
      <w:r w:rsidRPr="50F063BC">
        <w:rPr>
          <w:lang w:val="en-US"/>
        </w:rPr>
        <w:t>kao</w:t>
      </w:r>
      <w:proofErr w:type="spellEnd"/>
      <w:r w:rsidRPr="50F063BC">
        <w:rPr>
          <w:lang w:val="en-US"/>
        </w:rPr>
        <w:t xml:space="preserve"> pdf </w:t>
      </w:r>
      <w:proofErr w:type="spellStart"/>
      <w:r w:rsidRPr="50F063BC">
        <w:rPr>
          <w:lang w:val="en-US"/>
        </w:rPr>
        <w:t>zarad</w:t>
      </w:r>
      <w:proofErr w:type="spellEnd"/>
      <w:r w:rsidRPr="50F063BC">
        <w:rPr>
          <w:lang w:val="en-US"/>
        </w:rPr>
        <w:t xml:space="preserve"> </w:t>
      </w:r>
      <w:proofErr w:type="spellStart"/>
      <w:r w:rsidRPr="50F063BC">
        <w:rPr>
          <w:lang w:val="en-US"/>
        </w:rPr>
        <w:t>lakšeg</w:t>
      </w:r>
      <w:proofErr w:type="spellEnd"/>
      <w:r w:rsidRPr="50F063BC">
        <w:rPr>
          <w:lang w:val="en-US"/>
        </w:rPr>
        <w:t xml:space="preserve"> </w:t>
      </w:r>
      <w:proofErr w:type="spellStart"/>
      <w:r w:rsidRPr="50F063BC">
        <w:rPr>
          <w:lang w:val="en-US"/>
        </w:rPr>
        <w:t>pregleda</w:t>
      </w:r>
      <w:proofErr w:type="spellEnd"/>
      <w:r w:rsidRPr="50F063BC">
        <w:rPr>
          <w:lang w:val="en-US"/>
        </w:rPr>
        <w:t xml:space="preserve"> </w:t>
      </w:r>
      <w:proofErr w:type="spellStart"/>
      <w:r w:rsidRPr="50F063BC">
        <w:rPr>
          <w:lang w:val="en-US"/>
        </w:rPr>
        <w:t>i</w:t>
      </w:r>
      <w:proofErr w:type="spellEnd"/>
      <w:r w:rsidRPr="50F063BC">
        <w:rPr>
          <w:lang w:val="en-US"/>
        </w:rPr>
        <w:t xml:space="preserve"> </w:t>
      </w:r>
      <w:proofErr w:type="spellStart"/>
      <w:r w:rsidRPr="50F063BC">
        <w:rPr>
          <w:lang w:val="en-US"/>
        </w:rPr>
        <w:t>prenosa</w:t>
      </w:r>
      <w:proofErr w:type="spellEnd"/>
      <w:r w:rsidRPr="50F063BC">
        <w:rPr>
          <w:lang w:val="en-US"/>
        </w:rPr>
        <w:t xml:space="preserve">. </w:t>
      </w:r>
      <w:r>
        <w:t>Izveštaj se sastoji od 3 dijagrama procenat prisustva po rokovima, prolaznost po rokovima i prosečna ocena po rokovima.</w:t>
      </w:r>
    </w:p>
    <w:p w14:paraId="0A93164A" w14:textId="54C1D514" w:rsidR="00196E64" w:rsidRDefault="00196E64" w:rsidP="00196E64">
      <w:pPr>
        <w:jc w:val="both"/>
        <w:rPr>
          <w:lang w:val="en-US"/>
        </w:rPr>
      </w:pPr>
    </w:p>
    <w:p w14:paraId="33ED3753" w14:textId="18F6B31A" w:rsidR="00196E64" w:rsidRDefault="00196E64" w:rsidP="00196E64">
      <w:pPr>
        <w:keepNext/>
      </w:pPr>
      <w:r w:rsidRPr="00A92121">
        <w:rPr>
          <w:noProof/>
          <w:lang w:val="en-US"/>
        </w:rPr>
        <w:drawing>
          <wp:inline distT="0" distB="0" distL="0" distR="0" wp14:anchorId="57D0E7A0" wp14:editId="0452CE1A">
            <wp:extent cx="5943600" cy="3433445"/>
            <wp:effectExtent l="0" t="0" r="0" b="0"/>
            <wp:docPr id="127159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90564" name=""/>
                    <pic:cNvPicPr/>
                  </pic:nvPicPr>
                  <pic:blipFill>
                    <a:blip r:embed="rId105"/>
                    <a:stretch>
                      <a:fillRect/>
                    </a:stretch>
                  </pic:blipFill>
                  <pic:spPr>
                    <a:xfrm>
                      <a:off x="0" y="0"/>
                      <a:ext cx="5943600" cy="3433445"/>
                    </a:xfrm>
                    <a:prstGeom prst="rect">
                      <a:avLst/>
                    </a:prstGeom>
                  </pic:spPr>
                </pic:pic>
              </a:graphicData>
            </a:graphic>
          </wp:inline>
        </w:drawing>
      </w:r>
    </w:p>
    <w:p w14:paraId="09D995CF" w14:textId="53D65843" w:rsidR="00196E64" w:rsidRDefault="00196E64" w:rsidP="00196E64">
      <w:pPr>
        <w:pStyle w:val="Caption"/>
        <w:jc w:val="center"/>
        <w:rPr>
          <w:lang w:val="en-US"/>
        </w:rPr>
      </w:pPr>
      <w:bookmarkStart w:id="262" w:name="_Toc228782760"/>
      <w:r>
        <w:t xml:space="preserve">Slika </w:t>
      </w:r>
      <w:r>
        <w:fldChar w:fldCharType="begin"/>
      </w:r>
      <w:r>
        <w:instrText xml:space="preserve"> SEQ Slika \* ARABIC </w:instrText>
      </w:r>
      <w:r>
        <w:fldChar w:fldCharType="separate"/>
      </w:r>
      <w:r>
        <w:rPr>
          <w:noProof/>
        </w:rPr>
        <w:t>92</w:t>
      </w:r>
      <w:r>
        <w:fldChar w:fldCharType="end"/>
      </w:r>
      <w:r>
        <w:t>: SK10, izveštaj predmeta prikaz u</w:t>
      </w:r>
      <w:r w:rsidRPr="50F063BC">
        <w:rPr>
          <w:noProof/>
        </w:rPr>
        <w:t xml:space="preserve"> dijalogu</w:t>
      </w:r>
      <w:bookmarkEnd w:id="262"/>
    </w:p>
    <w:p w14:paraId="5AB761FD" w14:textId="4B41B6EC" w:rsidR="00196E64" w:rsidRDefault="00196E64" w:rsidP="00196E64">
      <w:pPr>
        <w:keepNext/>
      </w:pPr>
      <w:r w:rsidRPr="00582029">
        <w:rPr>
          <w:noProof/>
        </w:rPr>
        <w:drawing>
          <wp:inline distT="0" distB="0" distL="0" distR="0" wp14:anchorId="77B98147" wp14:editId="22A165B9">
            <wp:extent cx="5943600" cy="3434080"/>
            <wp:effectExtent l="0" t="0" r="0" b="0"/>
            <wp:docPr id="60001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19675" name=""/>
                    <pic:cNvPicPr/>
                  </pic:nvPicPr>
                  <pic:blipFill>
                    <a:blip r:embed="rId106"/>
                    <a:stretch>
                      <a:fillRect/>
                    </a:stretch>
                  </pic:blipFill>
                  <pic:spPr>
                    <a:xfrm>
                      <a:off x="0" y="0"/>
                      <a:ext cx="5943600" cy="3434080"/>
                    </a:xfrm>
                    <a:prstGeom prst="rect">
                      <a:avLst/>
                    </a:prstGeom>
                  </pic:spPr>
                </pic:pic>
              </a:graphicData>
            </a:graphic>
          </wp:inline>
        </w:drawing>
      </w:r>
    </w:p>
    <w:p w14:paraId="4836FD74" w14:textId="7EFB8E2F" w:rsidR="00196E64" w:rsidRDefault="00196E64" w:rsidP="00196E64">
      <w:pPr>
        <w:pStyle w:val="Caption"/>
        <w:jc w:val="center"/>
      </w:pPr>
      <w:bookmarkStart w:id="263" w:name="_Toc228782761"/>
      <w:r>
        <w:t xml:space="preserve">Slika </w:t>
      </w:r>
      <w:r>
        <w:fldChar w:fldCharType="begin"/>
      </w:r>
      <w:r>
        <w:instrText xml:space="preserve"> SEQ Slika \* ARABIC </w:instrText>
      </w:r>
      <w:r>
        <w:fldChar w:fldCharType="separate"/>
      </w:r>
      <w:r>
        <w:rPr>
          <w:noProof/>
        </w:rPr>
        <w:t>93</w:t>
      </w:r>
      <w:r>
        <w:fldChar w:fldCharType="end"/>
      </w:r>
      <w:r>
        <w:t>: SK10, Procenat prisustva po rokovima</w:t>
      </w:r>
      <w:bookmarkEnd w:id="263"/>
    </w:p>
    <w:p w14:paraId="2961C007" w14:textId="33136AB4" w:rsidR="00196E64" w:rsidRDefault="00196E64" w:rsidP="00196E64">
      <w:pPr>
        <w:keepNext/>
      </w:pPr>
      <w:r w:rsidRPr="00582029">
        <w:rPr>
          <w:noProof/>
        </w:rPr>
        <w:drawing>
          <wp:inline distT="0" distB="0" distL="0" distR="0" wp14:anchorId="24C83776" wp14:editId="300467C2">
            <wp:extent cx="5943600" cy="3451860"/>
            <wp:effectExtent l="0" t="0" r="0" b="0"/>
            <wp:docPr id="42704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45596" name=""/>
                    <pic:cNvPicPr/>
                  </pic:nvPicPr>
                  <pic:blipFill>
                    <a:blip r:embed="rId107"/>
                    <a:stretch>
                      <a:fillRect/>
                    </a:stretch>
                  </pic:blipFill>
                  <pic:spPr>
                    <a:xfrm>
                      <a:off x="0" y="0"/>
                      <a:ext cx="5943600" cy="3451860"/>
                    </a:xfrm>
                    <a:prstGeom prst="rect">
                      <a:avLst/>
                    </a:prstGeom>
                  </pic:spPr>
                </pic:pic>
              </a:graphicData>
            </a:graphic>
          </wp:inline>
        </w:drawing>
      </w:r>
    </w:p>
    <w:p w14:paraId="7A994A43" w14:textId="33F14F76" w:rsidR="00196E64" w:rsidRDefault="00196E64" w:rsidP="00196E64">
      <w:pPr>
        <w:pStyle w:val="Caption"/>
        <w:jc w:val="center"/>
      </w:pPr>
      <w:bookmarkStart w:id="264" w:name="_Toc228782762"/>
      <w:r>
        <w:t xml:space="preserve">Slika </w:t>
      </w:r>
      <w:r>
        <w:fldChar w:fldCharType="begin"/>
      </w:r>
      <w:r>
        <w:instrText xml:space="preserve"> SEQ Slika \* ARABIC </w:instrText>
      </w:r>
      <w:r>
        <w:fldChar w:fldCharType="separate"/>
      </w:r>
      <w:r>
        <w:rPr>
          <w:noProof/>
        </w:rPr>
        <w:t>94</w:t>
      </w:r>
      <w:r>
        <w:fldChar w:fldCharType="end"/>
      </w:r>
      <w:r>
        <w:t>: SK10, Prolaznost po rokovima</w:t>
      </w:r>
      <w:bookmarkEnd w:id="264"/>
    </w:p>
    <w:p w14:paraId="29B1ED8F" w14:textId="77777777" w:rsidR="00196E64" w:rsidRDefault="00196E64" w:rsidP="00196E64"/>
    <w:p w14:paraId="0A11C4D7" w14:textId="0AF1559C" w:rsidR="00196E64" w:rsidRDefault="00196E64" w:rsidP="00196E64">
      <w:pPr>
        <w:keepNext/>
      </w:pPr>
      <w:r w:rsidRPr="00582029">
        <w:rPr>
          <w:noProof/>
        </w:rPr>
        <w:drawing>
          <wp:inline distT="0" distB="0" distL="0" distR="0" wp14:anchorId="340D58AA" wp14:editId="7F0F4DC4">
            <wp:extent cx="5943600" cy="3444240"/>
            <wp:effectExtent l="0" t="0" r="0" b="3810"/>
            <wp:docPr id="145215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50209" name=""/>
                    <pic:cNvPicPr/>
                  </pic:nvPicPr>
                  <pic:blipFill>
                    <a:blip r:embed="rId108"/>
                    <a:stretch>
                      <a:fillRect/>
                    </a:stretch>
                  </pic:blipFill>
                  <pic:spPr>
                    <a:xfrm>
                      <a:off x="0" y="0"/>
                      <a:ext cx="5943600" cy="3444240"/>
                    </a:xfrm>
                    <a:prstGeom prst="rect">
                      <a:avLst/>
                    </a:prstGeom>
                  </pic:spPr>
                </pic:pic>
              </a:graphicData>
            </a:graphic>
          </wp:inline>
        </w:drawing>
      </w:r>
    </w:p>
    <w:p w14:paraId="66B9269F" w14:textId="308451B8" w:rsidR="00196E64" w:rsidRDefault="00196E64" w:rsidP="00196E64">
      <w:pPr>
        <w:pStyle w:val="Caption"/>
        <w:jc w:val="center"/>
      </w:pPr>
      <w:bookmarkStart w:id="265" w:name="_Toc228782763"/>
      <w:r>
        <w:t xml:space="preserve">Slika </w:t>
      </w:r>
      <w:r>
        <w:fldChar w:fldCharType="begin"/>
      </w:r>
      <w:r>
        <w:instrText xml:space="preserve"> SEQ Slika \* ARABIC </w:instrText>
      </w:r>
      <w:r>
        <w:fldChar w:fldCharType="separate"/>
      </w:r>
      <w:r>
        <w:rPr>
          <w:noProof/>
        </w:rPr>
        <w:t>95</w:t>
      </w:r>
      <w:r>
        <w:fldChar w:fldCharType="end"/>
      </w:r>
      <w:r>
        <w:t>: SK10, Dugme za preuzimanje PDF-a i prosečna ocena po rokovima</w:t>
      </w:r>
      <w:bookmarkEnd w:id="265"/>
    </w:p>
    <w:p w14:paraId="74CA259C" w14:textId="77777777" w:rsidR="00196E64" w:rsidRPr="00582029" w:rsidRDefault="00196E64" w:rsidP="00196E64"/>
    <w:p w14:paraId="78B242A7" w14:textId="676DE975" w:rsidR="00196E64" w:rsidRDefault="00196E64" w:rsidP="00196E64">
      <w:pPr>
        <w:keepNext/>
      </w:pPr>
      <w:r>
        <w:t xml:space="preserve"> </w:t>
      </w:r>
      <w:r w:rsidRPr="00582029">
        <w:rPr>
          <w:noProof/>
        </w:rPr>
        <w:drawing>
          <wp:inline distT="0" distB="0" distL="0" distR="0" wp14:anchorId="09275A82" wp14:editId="45C7DBE8">
            <wp:extent cx="5943600" cy="3558540"/>
            <wp:effectExtent l="0" t="0" r="0" b="3810"/>
            <wp:docPr id="211519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95197" name=""/>
                    <pic:cNvPicPr/>
                  </pic:nvPicPr>
                  <pic:blipFill>
                    <a:blip r:embed="rId109"/>
                    <a:stretch>
                      <a:fillRect/>
                    </a:stretch>
                  </pic:blipFill>
                  <pic:spPr>
                    <a:xfrm>
                      <a:off x="0" y="0"/>
                      <a:ext cx="5943600" cy="3558540"/>
                    </a:xfrm>
                    <a:prstGeom prst="rect">
                      <a:avLst/>
                    </a:prstGeom>
                  </pic:spPr>
                </pic:pic>
              </a:graphicData>
            </a:graphic>
          </wp:inline>
        </w:drawing>
      </w:r>
    </w:p>
    <w:p w14:paraId="4138F00B" w14:textId="59F9A1C8" w:rsidR="00196E64" w:rsidRDefault="00196E64" w:rsidP="00196E64">
      <w:pPr>
        <w:pStyle w:val="Caption"/>
        <w:jc w:val="center"/>
      </w:pPr>
      <w:bookmarkStart w:id="266" w:name="_Toc228782764"/>
      <w:r>
        <w:t xml:space="preserve">Slika </w:t>
      </w:r>
      <w:r>
        <w:fldChar w:fldCharType="begin"/>
      </w:r>
      <w:r>
        <w:instrText xml:space="preserve"> SEQ Slika \* ARABIC </w:instrText>
      </w:r>
      <w:r>
        <w:fldChar w:fldCharType="separate"/>
      </w:r>
      <w:r>
        <w:rPr>
          <w:noProof/>
        </w:rPr>
        <w:t>96</w:t>
      </w:r>
      <w:r>
        <w:fldChar w:fldCharType="end"/>
      </w:r>
      <w:r>
        <w:t>: SK10, PDF izveštaj</w:t>
      </w:r>
      <w:bookmarkEnd w:id="266"/>
    </w:p>
    <w:p w14:paraId="0F83FB43" w14:textId="3257EFE6" w:rsidR="00196E64" w:rsidRPr="00731BA0" w:rsidRDefault="00196E64" w:rsidP="00196E64">
      <w:pPr>
        <w:jc w:val="both"/>
        <w:rPr>
          <w:lang w:val="en-US"/>
        </w:rPr>
      </w:pPr>
      <w:r>
        <w:t>Implementacija na serverskoj strani pakuje podatke koji će kasnije biti prezentovani tako što za zadati predmet u godini prolazi kroz sve rokove i za svaki računa prisutnost($</w:t>
      </w:r>
      <w:proofErr w:type="spellStart"/>
      <w:r w:rsidRPr="50F063BC">
        <w:rPr>
          <w:lang w:val="en-US"/>
        </w:rPr>
        <w:t>attendancePercentage</w:t>
      </w:r>
      <w:proofErr w:type="spellEnd"/>
      <w:r>
        <w:t>), prosečnu ocenu($</w:t>
      </w:r>
      <w:proofErr w:type="spellStart"/>
      <w:r w:rsidRPr="50F063BC">
        <w:rPr>
          <w:lang w:val="en-US"/>
        </w:rPr>
        <w:t>averageGrade</w:t>
      </w:r>
      <w:proofErr w:type="spellEnd"/>
      <w:r>
        <w:t>) i  procenat prolaznosti ($</w:t>
      </w:r>
      <w:proofErr w:type="spellStart"/>
      <w:r w:rsidRPr="50F063BC">
        <w:rPr>
          <w:lang w:val="en-US"/>
        </w:rPr>
        <w:t>passagePercentage</w:t>
      </w:r>
      <w:proofErr w:type="spellEnd"/>
      <w:r w:rsidRPr="50F063BC">
        <w:rPr>
          <w:lang w:val="en-US"/>
        </w:rPr>
        <w:t>).</w:t>
      </w:r>
    </w:p>
    <w:p w14:paraId="661FD3D0" w14:textId="554AF761" w:rsidR="00196E64" w:rsidRPr="00731BA0" w:rsidRDefault="00196E64" w:rsidP="00196E64">
      <w:pPr>
        <w:rPr>
          <w:lang w:val="en-US"/>
        </w:rPr>
      </w:pPr>
    </w:p>
    <w:p w14:paraId="55AAE661" w14:textId="7EA218A6" w:rsidR="00196E64" w:rsidRDefault="00196E64" w:rsidP="00196E64">
      <w:pPr>
        <w:keepNext/>
        <w:jc w:val="center"/>
      </w:pPr>
      <w:r w:rsidRPr="00731BA0">
        <w:rPr>
          <w:noProof/>
          <w:lang w:val="en-US"/>
        </w:rPr>
        <w:drawing>
          <wp:inline distT="0" distB="0" distL="0" distR="0" wp14:anchorId="1F4C3357" wp14:editId="495A6533">
            <wp:extent cx="6393680" cy="5724939"/>
            <wp:effectExtent l="0" t="0" r="7620" b="0"/>
            <wp:docPr id="72061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17112" name=""/>
                    <pic:cNvPicPr/>
                  </pic:nvPicPr>
                  <pic:blipFill>
                    <a:blip r:embed="rId110"/>
                    <a:stretch>
                      <a:fillRect/>
                    </a:stretch>
                  </pic:blipFill>
                  <pic:spPr>
                    <a:xfrm>
                      <a:off x="0" y="0"/>
                      <a:ext cx="6397656" cy="5728499"/>
                    </a:xfrm>
                    <a:prstGeom prst="rect">
                      <a:avLst/>
                    </a:prstGeom>
                  </pic:spPr>
                </pic:pic>
              </a:graphicData>
            </a:graphic>
          </wp:inline>
        </w:drawing>
      </w:r>
    </w:p>
    <w:p w14:paraId="57FB2CB5" w14:textId="1E8407BF" w:rsidR="00196E64" w:rsidRPr="00F128C7" w:rsidRDefault="00196E64" w:rsidP="00196E64">
      <w:pPr>
        <w:pStyle w:val="Caption"/>
        <w:jc w:val="center"/>
        <w:rPr>
          <w:lang w:val="en-US"/>
        </w:rPr>
      </w:pPr>
      <w:bookmarkStart w:id="267" w:name="_Toc228782765"/>
      <w:r>
        <w:t xml:space="preserve">Slika </w:t>
      </w:r>
      <w:r>
        <w:fldChar w:fldCharType="begin"/>
      </w:r>
      <w:r>
        <w:instrText xml:space="preserve"> SEQ Slika \* ARABIC </w:instrText>
      </w:r>
      <w:r>
        <w:fldChar w:fldCharType="separate"/>
      </w:r>
      <w:r>
        <w:rPr>
          <w:noProof/>
        </w:rPr>
        <w:t>97</w:t>
      </w:r>
      <w:r>
        <w:fldChar w:fldCharType="end"/>
      </w:r>
      <w:r>
        <w:t>: SK10, računanje prosečne prisutnosti,ocene i prolaznosti za izabrani predmet u svakom od rokova</w:t>
      </w:r>
      <w:bookmarkEnd w:id="267"/>
    </w:p>
    <w:p w14:paraId="2D10A0BE" w14:textId="1AE58792" w:rsidR="00196E64" w:rsidRPr="00972A90" w:rsidRDefault="00196E64" w:rsidP="00196E64">
      <w:pPr>
        <w:pStyle w:val="Heading2"/>
      </w:pPr>
      <w:bookmarkStart w:id="268" w:name="_Toc1203219694"/>
      <w:bookmarkStart w:id="269" w:name="_Toc228782665"/>
      <w:r>
        <w:t xml:space="preserve">4.3. </w:t>
      </w:r>
      <w:bookmarkStart w:id="270" w:name="_Toc163555222"/>
      <w:r>
        <w:t>API</w:t>
      </w:r>
      <w:bookmarkEnd w:id="268"/>
      <w:bookmarkEnd w:id="269"/>
      <w:bookmarkEnd w:id="270"/>
    </w:p>
    <w:p w14:paraId="1C9F482F" w14:textId="14C773E2" w:rsidR="00196E64" w:rsidRDefault="00196E64" w:rsidP="00196E64">
      <w:pPr>
        <w:jc w:val="both"/>
        <w:rPr>
          <w:rStyle w:val="Hyperlink"/>
        </w:rPr>
      </w:pPr>
      <w:r>
        <w:t xml:space="preserve">Api se koristi za komunikaciju sa klijentskom stranom. Login ruta je javno dostupna, dok se za ostale rute prilaže Bearer Token u headeru, koji se proverava kasnije u Middlewaru kroz OAuth 2.0 autentikaciju korišćenjem Laravel Passport paketa. Takođe postoje rute koje su zaštićene dodatnim Admin Midleware-om, čijem pristupa imaju samo korisnici koje su administratori. Swagger dokumentacija na linku: </w:t>
      </w:r>
      <w:hyperlink r:id="rId111">
        <w:r w:rsidRPr="50F063BC">
          <w:rPr>
            <w:rStyle w:val="Hyperlink"/>
          </w:rPr>
          <w:t>Estudent Swagger UI</w:t>
        </w:r>
      </w:hyperlink>
    </w:p>
    <w:p w14:paraId="7AF8B576" w14:textId="77777777" w:rsidR="00196E64" w:rsidRDefault="00196E64" w:rsidP="00196E64">
      <w:pPr>
        <w:keepNext/>
        <w:jc w:val="center"/>
        <w:sectPr w:rsidR="00196E64" w:rsidSect="00196E64">
          <w:pgSz w:w="12240" w:h="15840"/>
          <w:pgMar w:top="1440" w:right="1440" w:bottom="1440" w:left="1440" w:header="720" w:footer="720" w:gutter="0"/>
          <w:cols w:space="720"/>
          <w:docGrid w:linePitch="360"/>
        </w:sectPr>
      </w:pPr>
      <w:bookmarkStart w:id="271" w:name="_Toc163555223"/>
    </w:p>
    <w:p w14:paraId="44AAB85C" w14:textId="2B988EC5" w:rsidR="00196E64" w:rsidRDefault="00196E64" w:rsidP="00196E64">
      <w:pPr>
        <w:keepNext/>
        <w:jc w:val="center"/>
      </w:pPr>
      <w:r w:rsidRPr="00F33E2F">
        <w:rPr>
          <w:noProof/>
        </w:rPr>
        <w:drawing>
          <wp:inline distT="0" distB="0" distL="0" distR="0" wp14:anchorId="2BE93224" wp14:editId="2C355609">
            <wp:extent cx="5812404" cy="5648266"/>
            <wp:effectExtent l="0" t="0" r="0" b="0"/>
            <wp:docPr id="161726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66984" name=""/>
                    <pic:cNvPicPr/>
                  </pic:nvPicPr>
                  <pic:blipFill>
                    <a:blip r:embed="rId112"/>
                    <a:stretch>
                      <a:fillRect/>
                    </a:stretch>
                  </pic:blipFill>
                  <pic:spPr>
                    <a:xfrm>
                      <a:off x="0" y="0"/>
                      <a:ext cx="5817672" cy="5653386"/>
                    </a:xfrm>
                    <a:prstGeom prst="rect">
                      <a:avLst/>
                    </a:prstGeom>
                  </pic:spPr>
                </pic:pic>
              </a:graphicData>
            </a:graphic>
          </wp:inline>
        </w:drawing>
      </w:r>
    </w:p>
    <w:p w14:paraId="3256716B" w14:textId="4E72276C" w:rsidR="00196E64" w:rsidRDefault="00196E64" w:rsidP="63478F52">
      <w:pPr>
        <w:pStyle w:val="Caption"/>
        <w:jc w:val="center"/>
        <w:sectPr w:rsidR="00196E64" w:rsidSect="00196E64">
          <w:pgSz w:w="15840" w:h="12240" w:orient="landscape"/>
          <w:pgMar w:top="1440" w:right="1440" w:bottom="1440" w:left="1440" w:header="720" w:footer="720" w:gutter="0"/>
          <w:cols w:space="720"/>
          <w:docGrid w:linePitch="360"/>
        </w:sectPr>
      </w:pPr>
      <w:bookmarkStart w:id="272" w:name="_Toc228782766"/>
      <w:r>
        <w:t xml:space="preserve">Slika </w:t>
      </w:r>
      <w:r>
        <w:fldChar w:fldCharType="begin"/>
      </w:r>
      <w:r>
        <w:instrText xml:space="preserve"> SEQ Slika \* ARABIC </w:instrText>
      </w:r>
      <w:r>
        <w:fldChar w:fldCharType="separate"/>
      </w:r>
      <w:r w:rsidRPr="63478F52">
        <w:rPr>
          <w:noProof/>
        </w:rPr>
        <w:t>98</w:t>
      </w:r>
      <w:r>
        <w:fldChar w:fldCharType="end"/>
      </w:r>
      <w:r>
        <w:t>: Spisak Swagger ruta</w:t>
      </w:r>
      <w:bookmarkStart w:id="273" w:name="_Toc1292435505"/>
      <w:bookmarkEnd w:id="271"/>
      <w:bookmarkEnd w:id="272"/>
    </w:p>
    <w:p w14:paraId="2F5D4583" w14:textId="637A0A7F" w:rsidR="00196E64" w:rsidRDefault="00196E64" w:rsidP="00196E64">
      <w:pPr>
        <w:pStyle w:val="Heading1"/>
        <w:numPr>
          <w:ilvl w:val="0"/>
          <w:numId w:val="32"/>
        </w:numPr>
        <w:tabs>
          <w:tab w:val="left" w:pos="360"/>
        </w:tabs>
        <w:spacing w:before="120"/>
        <w:ind w:hanging="720"/>
      </w:pPr>
      <w:bookmarkStart w:id="274" w:name="_Toc228782666"/>
      <w:r>
        <w:t>Zaključak</w:t>
      </w:r>
      <w:bookmarkEnd w:id="273"/>
      <w:bookmarkEnd w:id="274"/>
    </w:p>
    <w:p w14:paraId="534B703E" w14:textId="5810C4AD" w:rsidR="00196E64" w:rsidRDefault="33AB813D" w:rsidP="1B35880D">
      <w:pPr>
        <w:jc w:val="both"/>
      </w:pPr>
      <w:r>
        <w:t xml:space="preserve">U okviru ovog rada projektovano je i realizovano softversko rešenje za </w:t>
      </w:r>
      <w:r w:rsidR="1492238C">
        <w:t>v</w:t>
      </w:r>
      <w:r>
        <w:t>eb aplikaciju studentske službe Estudent. Rad je obuhvatio celokupan proces od teor</w:t>
      </w:r>
      <w:r w:rsidR="2DA1180F">
        <w:t>ijske</w:t>
      </w:r>
      <w:r>
        <w:t xml:space="preserve"> analize metodologija za projektovanje arhitekture softvera, kroz njihovu primenu na konkretnom studijskom primeru, do implementacije funkcionalnog prototipa. Korišćena je arc42 struktura templejta koja je omogućila sistematičnu dokumentaciju svih aspekata arhitekture, od poslovnog konteksta i tehničkih ograničenja, preko pregleda modula i procesa, do detaljnog projektovanja interfejsa. Paralelno su analizirani 4+1 View Model i Software Architecture Inception Canvas, čime je obezbeđen sveobuhvatan pogled na rešenje.</w:t>
      </w:r>
    </w:p>
    <w:p w14:paraId="101DE274" w14:textId="77777777" w:rsidR="00196E64" w:rsidRDefault="33AB813D" w:rsidP="1B35880D">
      <w:pPr>
        <w:jc w:val="both"/>
      </w:pPr>
      <w:r>
        <w:t>Realizovano je ukupno 10 slučajeva korišćenja koji pokrivaju ključne funkcionalnosti sistema: prijavljivanje korisnika sa OAuth 2.0 autentifikacijom, pregledanje ispita u ispitnim rokovima, prijavljivanje i odjavljivanje polaganja ispita, ocenjivanje prijava studenata, kao i generisanje izveštaja u Excel i PDF formatu. Na klijentskoj strani korišćen je React.js sa Page-Component-Service arhitekturalnim paternom, dok je na serverskoj strani korišćen Laravel framework organizovan po principima heksagonalne arhitekture. Implementirano je handlovanje grešaka putem custom exception klasa, logovanje grešaka, kao i Swagger dokumentacija API-a za lakše testiranje i integraciju. Rešenje zadovoljava definisane atribute kvaliteta: pouzdanost, fleksibilnost, sigurnost i operativnost, što je dokumentovano kroz stablo kvaliteta sa scenarijima kvaliteta.</w:t>
      </w:r>
    </w:p>
    <w:p w14:paraId="65852D24" w14:textId="77777777" w:rsidR="00196E64" w:rsidRDefault="33AB813D" w:rsidP="1B35880D">
      <w:pPr>
        <w:jc w:val="both"/>
      </w:pPr>
      <w:r>
        <w:t>Kao potencijalni pravci daljeg razvoja mogu se izdvojiti proširivanje sistema novim slučajevima korišćenja, poput upravljanja ispitnim rokovima od strane profesora, biranje izbornih predmeta od strane studenta ili automatskog obaveštavanja studenata o rezultatima ispita. Takođe, moguće je olak</w:t>
      </w:r>
      <w:proofErr w:type="spellStart"/>
      <w:r w:rsidRPr="1B35880D">
        <w:rPr>
          <w:lang w:val="en-US"/>
        </w:rPr>
        <w:t>šati</w:t>
      </w:r>
      <w:proofErr w:type="spellEnd"/>
      <w:r w:rsidRPr="1B35880D">
        <w:rPr>
          <w:lang w:val="en-US"/>
        </w:rPr>
        <w:t xml:space="preserve"> rad </w:t>
      </w:r>
      <w:proofErr w:type="spellStart"/>
      <w:r w:rsidRPr="1B35880D">
        <w:rPr>
          <w:lang w:val="en-US"/>
        </w:rPr>
        <w:t>razvojem</w:t>
      </w:r>
      <w:proofErr w:type="spellEnd"/>
      <w:r w:rsidRPr="1B35880D">
        <w:rPr>
          <w:lang w:val="en-US"/>
        </w:rPr>
        <w:t xml:space="preserve"> </w:t>
      </w:r>
      <w:r>
        <w:t>mobilne aplikacije. Sa aspekta arhitekture, razdvajanje sistema na nezavisne servise (mikroservisna arhitektura) bi mogao doprineti boljoj skalabilnosti sistema u produkcijskom okruženju, a što se pouzdanosti i održavanja rešenja tiče, pisanje unit testova bi značajno poboljšalo predvidivost ponašanja budućih verzija rešenja.</w:t>
      </w:r>
    </w:p>
    <w:p w14:paraId="4121B657" w14:textId="77777777" w:rsidR="00196E64" w:rsidRDefault="00196E64" w:rsidP="00196E64">
      <w:r>
        <w:br w:type="page"/>
      </w:r>
    </w:p>
    <w:p w14:paraId="0722DFFB" w14:textId="1940CCBB" w:rsidR="00196E64" w:rsidRPr="005D120D" w:rsidRDefault="00196E64" w:rsidP="00196E64">
      <w:pPr>
        <w:pStyle w:val="Heading1"/>
      </w:pPr>
      <w:bookmarkStart w:id="275" w:name="_6._Reference"/>
      <w:bookmarkStart w:id="276" w:name="_Toc951757461"/>
      <w:bookmarkStart w:id="277" w:name="_Toc228782667"/>
      <w:bookmarkEnd w:id="275"/>
      <w:r>
        <w:t>6. Reference</w:t>
      </w:r>
      <w:bookmarkEnd w:id="276"/>
      <w:bookmarkEnd w:id="277"/>
    </w:p>
    <w:p w14:paraId="77E646C6" w14:textId="09BB1BE0" w:rsidR="00196E64" w:rsidRPr="007522A6" w:rsidRDefault="00196E64" w:rsidP="00196E64">
      <w:pPr>
        <w:pStyle w:val="Heading2"/>
        <w:rPr>
          <w:lang w:val="sr-Latn-RS"/>
        </w:rPr>
      </w:pPr>
      <w:bookmarkStart w:id="278" w:name="_Toc915152288"/>
      <w:bookmarkStart w:id="279" w:name="_Toc228782668"/>
      <w:r w:rsidRPr="50F063BC">
        <w:rPr>
          <w:lang w:val="sr-Latn-RS"/>
        </w:rPr>
        <w:t>6.1. Linkovi ka Github repozitorijumima projekta</w:t>
      </w:r>
      <w:bookmarkEnd w:id="278"/>
      <w:bookmarkEnd w:id="279"/>
    </w:p>
    <w:p w14:paraId="2DDA8495" w14:textId="3F098979" w:rsidR="00196E64" w:rsidRDefault="00196E64" w:rsidP="00196E64">
      <w:r w:rsidRPr="3780685E">
        <w:rPr>
          <w:rFonts w:eastAsiaTheme="minorEastAsia"/>
        </w:rPr>
        <w:t xml:space="preserve">React: </w:t>
      </w:r>
      <w:hyperlink r:id="rId113">
        <w:r w:rsidRPr="3780685E">
          <w:rPr>
            <w:rFonts w:eastAsiaTheme="minorEastAsia"/>
          </w:rPr>
          <w:t>VladimirJecic/estudent_frontend: FronEnd fullstack aplikacije u Reactu. Imitacija webServisa E-Student sa nekim osnovnim funkcionalnostima. (github.com)</w:t>
        </w:r>
      </w:hyperlink>
    </w:p>
    <w:p w14:paraId="331D086B" w14:textId="77777777" w:rsidR="00196E64" w:rsidRDefault="00196E64" w:rsidP="00196E64">
      <w:r w:rsidRPr="3780685E">
        <w:rPr>
          <w:rFonts w:eastAsiaTheme="minorEastAsia"/>
        </w:rPr>
        <w:t xml:space="preserve">Laravel: </w:t>
      </w:r>
      <w:hyperlink r:id="rId114">
        <w:r w:rsidRPr="3780685E">
          <w:rPr>
            <w:rFonts w:eastAsiaTheme="minorEastAsia"/>
          </w:rPr>
          <w:t>VladimirJecic/estudent_frontend: FronEnd fullstack aplikacije u Reactu. Imitacija webServisa E-Student sa nekim osnovnim funkcionalnostima. (github.com)</w:t>
        </w:r>
      </w:hyperlink>
    </w:p>
    <w:p w14:paraId="6BCFADDE" w14:textId="444D611E" w:rsidR="00196E64" w:rsidRDefault="00196E64" w:rsidP="00196E64">
      <w:pPr>
        <w:pStyle w:val="Heading2"/>
        <w:jc w:val="both"/>
      </w:pPr>
      <w:bookmarkStart w:id="280" w:name="_6.2_Korišćena_Literatura"/>
      <w:bookmarkStart w:id="281" w:name="_Toc188367718"/>
      <w:bookmarkStart w:id="282" w:name="_Toc228782669"/>
      <w:bookmarkEnd w:id="280"/>
      <w:r>
        <w:t xml:space="preserve">6.2 </w:t>
      </w:r>
      <w:proofErr w:type="spellStart"/>
      <w:r>
        <w:t>Koriš</w:t>
      </w:r>
      <w:proofErr w:type="spellEnd"/>
      <w:r w:rsidRPr="50F063BC">
        <w:rPr>
          <w:lang w:val="sr-Latn-RS"/>
        </w:rPr>
        <w:t>ć</w:t>
      </w:r>
      <w:proofErr w:type="spellStart"/>
      <w:r>
        <w:t>ena</w:t>
      </w:r>
      <w:proofErr w:type="spellEnd"/>
      <w:r>
        <w:t xml:space="preserve"> </w:t>
      </w:r>
      <w:proofErr w:type="spellStart"/>
      <w:r>
        <w:t>Literatura</w:t>
      </w:r>
      <w:bookmarkEnd w:id="281"/>
      <w:bookmarkEnd w:id="282"/>
      <w:proofErr w:type="spellEnd"/>
    </w:p>
    <w:p w14:paraId="377103DA" w14:textId="40A9687F" w:rsidR="00196E64" w:rsidRDefault="00196E64" w:rsidP="00196E64">
      <w:pPr>
        <w:jc w:val="both"/>
      </w:pPr>
      <w:bookmarkStart w:id="283" w:name="L01"/>
      <w:r w:rsidRPr="3780685E">
        <w:rPr>
          <w:vertAlign w:val="superscript"/>
          <w:lang w:val="en-US"/>
        </w:rPr>
        <w:t>1</w:t>
      </w:r>
      <w:bookmarkEnd w:id="283"/>
      <w:r w:rsidRPr="3780685E">
        <w:rPr>
          <w:vertAlign w:val="superscript"/>
          <w:lang w:val="en-US"/>
        </w:rPr>
        <w:t xml:space="preserve"> </w:t>
      </w:r>
      <w:r w:rsidRPr="3780685E">
        <w:rPr>
          <w:lang w:val="en-US"/>
        </w:rPr>
        <w:t>Hoare, C. A. R. (1974). Monitors: An operating system structuring concept. In P. Brinch Hansen (Ed.), The origin of concurrent programming (pp. 272–294). Springer.</w:t>
      </w:r>
    </w:p>
    <w:p w14:paraId="62A03729" w14:textId="62CD1456" w:rsidR="00196E64" w:rsidRDefault="00196E64" w:rsidP="00196E64">
      <w:pPr>
        <w:jc w:val="both"/>
        <w:rPr>
          <w:vertAlign w:val="superscript"/>
        </w:rPr>
      </w:pPr>
      <w:bookmarkStart w:id="284" w:name="L02"/>
      <w:r w:rsidRPr="000E5209">
        <w:rPr>
          <w:vertAlign w:val="superscript"/>
        </w:rPr>
        <w:t>2</w:t>
      </w:r>
      <w:bookmarkEnd w:id="284"/>
      <w:r>
        <w:rPr>
          <w:vertAlign w:val="superscript"/>
        </w:rPr>
        <w:t xml:space="preserve"> </w:t>
      </w:r>
      <w:r>
        <w:t>Kim, B., Kim, H. &amp; Jeon, Y. (2018). Critical success factors of a design startup business. Sustainability, 1</w:t>
      </w:r>
      <w:r w:rsidRPr="3780685E">
        <w:rPr>
          <w:rFonts w:eastAsiaTheme="minorEastAsia"/>
        </w:rPr>
        <w:t>0(9), 2981.</w:t>
      </w:r>
    </w:p>
    <w:p w14:paraId="7092116A" w14:textId="2727C9C2" w:rsidR="00196E64" w:rsidRDefault="00196E64" w:rsidP="00196E64">
      <w:pPr>
        <w:jc w:val="both"/>
      </w:pPr>
      <w:bookmarkStart w:id="285" w:name="L03"/>
      <w:r w:rsidRPr="00AF4E51">
        <w:rPr>
          <w:vertAlign w:val="superscript"/>
        </w:rPr>
        <w:t>3</w:t>
      </w:r>
      <w:bookmarkEnd w:id="285"/>
      <w:r w:rsidRPr="00AF4E51">
        <w:rPr>
          <w:vertAlign w:val="superscript"/>
        </w:rPr>
        <w:t xml:space="preserve"> </w:t>
      </w:r>
      <w:hyperlink w:anchor="_6._Reference" w:history="1">
        <w:r w:rsidRPr="3780685E">
          <w:rPr>
            <w:rFonts w:eastAsiaTheme="minorEastAsia"/>
          </w:rPr>
          <w:t>Zave, Pamela. (1997). Classification of Research Efforts in Requirements Engineering. ACM Comput. Surv. 29. 315-321. 10.1109/ISRE.1995.512563.</w:t>
        </w:r>
      </w:hyperlink>
    </w:p>
    <w:p w14:paraId="67939908" w14:textId="2FBF5891" w:rsidR="00196E64" w:rsidRPr="000E5209" w:rsidRDefault="00196E64" w:rsidP="00196E64">
      <w:pPr>
        <w:rPr>
          <w:rFonts w:eastAsiaTheme="minorEastAsia"/>
        </w:rPr>
      </w:pPr>
      <w:bookmarkStart w:id="286" w:name="L04"/>
      <w:r w:rsidRPr="00AF4E51">
        <w:rPr>
          <w:vertAlign w:val="superscript"/>
        </w:rPr>
        <w:t>4</w:t>
      </w:r>
      <w:bookmarkEnd w:id="286"/>
      <w:r w:rsidRPr="00AF4E51">
        <w:rPr>
          <w:vertAlign w:val="superscript"/>
        </w:rPr>
        <w:t xml:space="preserve"> </w:t>
      </w:r>
      <w:hyperlink r:id="rId115">
        <w:r w:rsidRPr="3780685E">
          <w:rPr>
            <w:rFonts w:eastAsiaTheme="minorEastAsia"/>
          </w:rPr>
          <w:t>Radenković, M., Despotović-Zrakić, M., Bogdanović, Z., Barać, D., Labus, A., &amp; Simić, M. (2024).  Razvoj softvera orijentisanog na procese, odabrana poglavlja: DevOps, Mikroservisi, Kontejneri (II izmenjeno i dopunjeno izdanje).  Београд: Рачунарски fakultet; Fakultet organizacionih nauka.  https://rfos.fon.bg.ac.rs/handle/123456789/2877</w:t>
        </w:r>
      </w:hyperlink>
    </w:p>
    <w:p w14:paraId="7DDFAD26" w14:textId="017E9115" w:rsidR="00196E64" w:rsidRPr="00D0241B" w:rsidRDefault="00196E64" w:rsidP="00196E64">
      <w:pPr>
        <w:jc w:val="both"/>
        <w:rPr>
          <w:rFonts w:eastAsiaTheme="minorEastAsia"/>
        </w:rPr>
      </w:pPr>
      <w:bookmarkStart w:id="287" w:name="L05"/>
      <w:r w:rsidRPr="00AF4E51">
        <w:rPr>
          <w:vertAlign w:val="superscript"/>
        </w:rPr>
        <w:t>5</w:t>
      </w:r>
      <w:bookmarkEnd w:id="287"/>
      <w:r>
        <w:rPr>
          <w:rFonts w:eastAsiaTheme="minorEastAsia"/>
        </w:rPr>
        <w:t xml:space="preserve"> </w:t>
      </w:r>
      <w:hyperlink r:id="rId116" w:history="1">
        <w:r w:rsidRPr="3780685E">
          <w:rPr>
            <w:rFonts w:eastAsiaTheme="minorEastAsia"/>
          </w:rPr>
          <w:t>Educative. (n.d.). What are include and extend relationships in a use case diagram? Educative.      https://www.educative.io/answers/what-are-include-and-extend-relationships-in-a-use-case-diagram</w:t>
        </w:r>
      </w:hyperlink>
    </w:p>
    <w:p w14:paraId="0B0317CB" w14:textId="0D92CAD6" w:rsidR="00196E64" w:rsidRDefault="00196E64" w:rsidP="00196E64">
      <w:pPr>
        <w:jc w:val="both"/>
        <w:rPr>
          <w:rFonts w:eastAsiaTheme="minorEastAsia"/>
        </w:rPr>
      </w:pPr>
      <w:bookmarkStart w:id="288" w:name="L06"/>
      <w:r w:rsidRPr="002A4351">
        <w:rPr>
          <w:vertAlign w:val="superscript"/>
        </w:rPr>
        <w:t>6</w:t>
      </w:r>
      <w:bookmarkEnd w:id="288"/>
      <w:r w:rsidRPr="002A4351">
        <w:rPr>
          <w:vertAlign w:val="superscript"/>
        </w:rPr>
        <w:t xml:space="preserve"> </w:t>
      </w:r>
      <w:hyperlink r:id="rId117" w:history="1">
        <w:r w:rsidRPr="3780685E">
          <w:rPr>
            <w:rFonts w:eastAsiaTheme="minorEastAsia"/>
          </w:rPr>
          <w:t>Rainer, R. K., &amp; Turban, E. (2009). Uvod u informacione sisteme. Beograd: Data Status.</w:t>
        </w:r>
      </w:hyperlink>
    </w:p>
    <w:p w14:paraId="44DF6CAC" w14:textId="7CFAC0CD" w:rsidR="00196E64" w:rsidRPr="00776969" w:rsidRDefault="00196E64" w:rsidP="00196E64">
      <w:pPr>
        <w:jc w:val="both"/>
        <w:rPr>
          <w:rFonts w:eastAsiaTheme="minorEastAsia"/>
          <w:lang w:val="en-US"/>
        </w:rPr>
      </w:pPr>
      <w:bookmarkStart w:id="289" w:name="L07"/>
      <w:r w:rsidRPr="002A4351">
        <w:rPr>
          <w:vertAlign w:val="superscript"/>
        </w:rPr>
        <w:t>7</w:t>
      </w:r>
      <w:bookmarkEnd w:id="289"/>
      <w:r w:rsidRPr="002A4351">
        <w:rPr>
          <w:vertAlign w:val="superscript"/>
        </w:rPr>
        <w:t xml:space="preserve"> </w:t>
      </w:r>
      <w:hyperlink r:id="rId118">
        <w:r w:rsidRPr="3780685E">
          <w:rPr>
            <w:rFonts w:eastAsiaTheme="minorEastAsia"/>
          </w:rPr>
          <w:t>AltexSoft Editorial Team. (n.d.). Nonfunctional requirements in software engineering: Examples, types, best practices. AltexSoft. https://www.altexsoft.com/blog/non-functional-requirements/</w:t>
        </w:r>
      </w:hyperlink>
    </w:p>
    <w:p w14:paraId="32073E53" w14:textId="7C2E9F80" w:rsidR="00196E64" w:rsidRDefault="00196E64" w:rsidP="00196E64">
      <w:pPr>
        <w:jc w:val="both"/>
        <w:rPr>
          <w:rFonts w:eastAsiaTheme="minorEastAsia"/>
        </w:rPr>
      </w:pPr>
      <w:bookmarkStart w:id="290" w:name="L08"/>
      <w:r>
        <w:rPr>
          <w:vertAlign w:val="superscript"/>
        </w:rPr>
        <w:t>8</w:t>
      </w:r>
      <w:bookmarkEnd w:id="290"/>
      <w:r w:rsidRPr="3780685E">
        <w:rPr>
          <w:vertAlign w:val="superscript"/>
        </w:rPr>
        <w:t xml:space="preserve"> </w:t>
      </w:r>
      <w:hyperlink r:id="rId119" w:history="1">
        <w:r w:rsidRPr="3780685E">
          <w:rPr>
            <w:rFonts w:eastAsiaTheme="minorEastAsia"/>
          </w:rPr>
          <w:t>Bigelow, S. J. (2024, December 23). What are the types of APIs and their differences? TechTarget. https://www.techtarget.com/searchapparchitecture/tip/What-are-the-types-of-APIs-and-their-differences</w:t>
        </w:r>
      </w:hyperlink>
    </w:p>
    <w:p w14:paraId="76FDD01A" w14:textId="10843CDA" w:rsidR="00196E64" w:rsidRDefault="00196E64" w:rsidP="00196E64">
      <w:pPr>
        <w:jc w:val="both"/>
        <w:rPr>
          <w:rFonts w:eastAsiaTheme="minorEastAsia"/>
        </w:rPr>
      </w:pPr>
      <w:bookmarkStart w:id="291" w:name="L09"/>
      <w:r w:rsidRPr="002A4351">
        <w:rPr>
          <w:vertAlign w:val="superscript"/>
        </w:rPr>
        <w:t>9</w:t>
      </w:r>
      <w:bookmarkEnd w:id="291"/>
      <w:r w:rsidRPr="002A4351">
        <w:rPr>
          <w:vertAlign w:val="superscript"/>
        </w:rPr>
        <w:t xml:space="preserve"> </w:t>
      </w:r>
      <w:hyperlink r:id="rId120" w:history="1">
        <w:r w:rsidRPr="3780685E">
          <w:rPr>
            <w:rFonts w:eastAsiaTheme="minorEastAsia"/>
          </w:rPr>
          <w:t>Postman. (n.d.). API design. Postman. https://www.postman.com/api-platform/api-design/</w:t>
        </w:r>
      </w:hyperlink>
    </w:p>
    <w:p w14:paraId="5873CC40" w14:textId="6A0458A9" w:rsidR="00196E64" w:rsidRDefault="00196E64" w:rsidP="00196E64">
      <w:pPr>
        <w:rPr>
          <w:rFonts w:eastAsiaTheme="minorEastAsia"/>
          <w:lang w:val="en-US"/>
        </w:rPr>
      </w:pPr>
      <w:bookmarkStart w:id="292" w:name="L10"/>
      <w:r w:rsidRPr="3780685E">
        <w:rPr>
          <w:vertAlign w:val="superscript"/>
          <w:lang w:val="en-US"/>
        </w:rPr>
        <w:t xml:space="preserve">10 </w:t>
      </w:r>
      <w:bookmarkEnd w:id="292"/>
      <w:r w:rsidRPr="3780685E">
        <w:rPr>
          <w:lang w:val="en-US"/>
        </w:rPr>
        <w:t xml:space="preserve">Zimmermann, O., </w:t>
      </w:r>
      <w:r w:rsidRPr="3780685E">
        <w:rPr>
          <w:rFonts w:eastAsiaTheme="minorEastAsia"/>
          <w:lang w:val="en-US"/>
        </w:rPr>
        <w:t xml:space="preserve">Stocker, M., Lubke, D., Zdun, U. &amp; </w:t>
      </w:r>
      <w:proofErr w:type="spellStart"/>
      <w:r w:rsidRPr="3780685E">
        <w:rPr>
          <w:rFonts w:eastAsiaTheme="minorEastAsia"/>
          <w:lang w:val="en-US"/>
        </w:rPr>
        <w:t>Pautasso</w:t>
      </w:r>
      <w:proofErr w:type="spellEnd"/>
      <w:r w:rsidRPr="3780685E">
        <w:rPr>
          <w:rFonts w:eastAsiaTheme="minorEastAsia"/>
          <w:lang w:val="en-US"/>
        </w:rPr>
        <w:t>, C. (2022). Patterns for API design: simplifying integration with loosely coupled message exchanges. Addison-Wesley Professional.</w:t>
      </w:r>
    </w:p>
    <w:p w14:paraId="518D72E4" w14:textId="23CD25DF" w:rsidR="00196E64" w:rsidRDefault="00196E64" w:rsidP="00196E64">
      <w:pPr>
        <w:rPr>
          <w:rFonts w:eastAsiaTheme="minorEastAsia"/>
        </w:rPr>
      </w:pPr>
      <w:bookmarkStart w:id="293" w:name="L11"/>
      <w:r w:rsidRPr="002A4351">
        <w:rPr>
          <w:vertAlign w:val="superscript"/>
        </w:rPr>
        <w:t>11</w:t>
      </w:r>
      <w:bookmarkEnd w:id="293"/>
      <w:r w:rsidRPr="002A4351">
        <w:rPr>
          <w:vertAlign w:val="superscript"/>
        </w:rPr>
        <w:t xml:space="preserve"> </w:t>
      </w:r>
      <w:hyperlink r:id="rId121">
        <w:r w:rsidRPr="3780685E">
          <w:rPr>
            <w:rFonts w:eastAsiaTheme="minorEastAsia"/>
          </w:rPr>
          <w:t>Vlajić, S. (2020). Projektovanje softvera (Skripta – radni materijal – 2020). ResearchGate. https://www.researchgate.net/publication/344459754_PROJEKTOVANE_SOFTVERA_SKRIPTA_-_RADNI_MATERIJAL_-_2020</w:t>
        </w:r>
      </w:hyperlink>
    </w:p>
    <w:p w14:paraId="2FE5C020" w14:textId="066DEA79" w:rsidR="00196E64" w:rsidRPr="0093245E" w:rsidRDefault="00196E64" w:rsidP="00196E64">
      <w:pPr>
        <w:rPr>
          <w:rFonts w:eastAsiaTheme="minorEastAsia"/>
          <w:lang w:val="en-US"/>
        </w:rPr>
      </w:pPr>
      <w:bookmarkStart w:id="294" w:name="L12"/>
      <w:r w:rsidRPr="002A4351">
        <w:rPr>
          <w:vertAlign w:val="superscript"/>
        </w:rPr>
        <w:t>12</w:t>
      </w:r>
      <w:bookmarkEnd w:id="294"/>
      <w:r w:rsidRPr="002A4351">
        <w:rPr>
          <w:vertAlign w:val="superscript"/>
        </w:rPr>
        <w:t xml:space="preserve"> </w:t>
      </w:r>
      <w:hyperlink r:id="rId122" w:history="1">
        <w:r w:rsidRPr="3780685E">
          <w:rPr>
            <w:rFonts w:eastAsiaTheme="minorEastAsia"/>
          </w:rPr>
          <w:t>Red Hat. (2024, February 1). What is a webhook. Red Hat. https://www.redhat.com/en/topics/automation/what-is-a-webhook</w:t>
        </w:r>
      </w:hyperlink>
    </w:p>
    <w:p w14:paraId="6492591C" w14:textId="51393A0B" w:rsidR="00196E64" w:rsidRDefault="00196E64" w:rsidP="00196E64">
      <w:pPr>
        <w:rPr>
          <w:rFonts w:eastAsiaTheme="minorEastAsia"/>
        </w:rPr>
      </w:pPr>
      <w:bookmarkStart w:id="295" w:name="L13"/>
      <w:r w:rsidRPr="002A4351">
        <w:rPr>
          <w:vertAlign w:val="superscript"/>
        </w:rPr>
        <w:t xml:space="preserve">13 </w:t>
      </w:r>
      <w:bookmarkEnd w:id="295"/>
      <w:r>
        <w:fldChar w:fldCharType="begin"/>
      </w:r>
      <w:r>
        <w:instrText xml:space="preserve">HYPERLINK "https://arc42.org/overview" </w:instrText>
      </w:r>
      <w:r>
        <w:fldChar w:fldCharType="separate"/>
      </w:r>
      <w:r w:rsidRPr="3780685E">
        <w:rPr>
          <w:rFonts w:eastAsiaTheme="minorEastAsia"/>
        </w:rPr>
        <w:t>Starke, G., Roos, P., &amp; arc42 contributors. (n.d.). arc42 template overview. arc42. https://arc42.org/overview </w:t>
      </w:r>
      <w:r>
        <w:fldChar w:fldCharType="end"/>
      </w:r>
    </w:p>
    <w:p w14:paraId="599FF79F" w14:textId="5049652E" w:rsidR="00196E64" w:rsidRDefault="00196E64" w:rsidP="00196E64">
      <w:pPr>
        <w:rPr>
          <w:rFonts w:eastAsiaTheme="minorEastAsia"/>
        </w:rPr>
      </w:pPr>
      <w:bookmarkStart w:id="296" w:name="L14"/>
      <w:r w:rsidRPr="002A4351">
        <w:rPr>
          <w:vertAlign w:val="superscript"/>
        </w:rPr>
        <w:t xml:space="preserve">14 </w:t>
      </w:r>
      <w:bookmarkEnd w:id="296"/>
      <w:r>
        <w:fldChar w:fldCharType="begin"/>
      </w:r>
      <w:r>
        <w:instrText xml:space="preserve">HYPERLINK "https://quality.arc42.org/articles/arc42-quality-model" </w:instrText>
      </w:r>
      <w:r>
        <w:fldChar w:fldCharType="separate"/>
      </w:r>
      <w:r w:rsidRPr="3780685E">
        <w:rPr>
          <w:rFonts w:eastAsiaTheme="minorEastAsia"/>
        </w:rPr>
        <w:t>Starke, G., Roos, P., &amp; arc42 contributors. (n.d.). arc42 quality model. arc42. https://quality.arc42.org/articles/arc42-quality-model</w:t>
      </w:r>
      <w:r>
        <w:fldChar w:fldCharType="end"/>
      </w:r>
    </w:p>
    <w:p w14:paraId="7808D0DB" w14:textId="5158412C" w:rsidR="00196E64" w:rsidRDefault="00196E64" w:rsidP="00196E64">
      <w:pPr>
        <w:rPr>
          <w:rFonts w:eastAsiaTheme="minorEastAsia"/>
        </w:rPr>
      </w:pPr>
      <w:bookmarkStart w:id="297" w:name="L15"/>
      <w:r w:rsidRPr="002A4351">
        <w:rPr>
          <w:vertAlign w:val="superscript"/>
        </w:rPr>
        <w:t>15</w:t>
      </w:r>
      <w:bookmarkEnd w:id="297"/>
      <w:r w:rsidRPr="002A4351">
        <w:rPr>
          <w:vertAlign w:val="superscript"/>
        </w:rPr>
        <w:t xml:space="preserve"> </w:t>
      </w:r>
      <w:hyperlink r:id="rId123" w:history="1">
        <w:r w:rsidRPr="3780685E">
          <w:rPr>
            <w:rFonts w:eastAsiaTheme="minorEastAsia"/>
          </w:rPr>
          <w:t>Zörner, S. (n.d.). Dokchess: arc42 template example. Dokchess. https://www.dokchess.de/en/00_overview/</w:t>
        </w:r>
      </w:hyperlink>
    </w:p>
    <w:p w14:paraId="271F4615" w14:textId="263029DC" w:rsidR="00196E64" w:rsidRDefault="00196E64" w:rsidP="00196E64">
      <w:pPr>
        <w:tabs>
          <w:tab w:val="left" w:pos="5940"/>
        </w:tabs>
        <w:rPr>
          <w:rFonts w:eastAsiaTheme="minorEastAsia"/>
        </w:rPr>
      </w:pPr>
      <w:bookmarkStart w:id="298" w:name="L16"/>
      <w:r w:rsidRPr="002A4351">
        <w:rPr>
          <w:vertAlign w:val="superscript"/>
        </w:rPr>
        <w:t>16</w:t>
      </w:r>
      <w:bookmarkEnd w:id="298"/>
      <w:r w:rsidRPr="002A4351">
        <w:rPr>
          <w:vertAlign w:val="superscript"/>
        </w:rPr>
        <w:t xml:space="preserve"> </w:t>
      </w:r>
      <w:hyperlink r:id="rId124" w:history="1">
        <w:r w:rsidRPr="3780685E">
          <w:rPr>
            <w:rFonts w:eastAsiaTheme="minorEastAsia"/>
          </w:rPr>
          <w:t>Fakhroutdinov, K. (2009–2026). UML deployment diagrams. uml-diagrams.org. https://www.uml-diagrams.org/deployment-diagrams.html</w:t>
        </w:r>
      </w:hyperlink>
      <w:r>
        <w:tab/>
      </w:r>
    </w:p>
    <w:p w14:paraId="00646910" w14:textId="261928F1" w:rsidR="00196E64" w:rsidRDefault="00196E64" w:rsidP="00196E64">
      <w:pPr>
        <w:rPr>
          <w:rFonts w:eastAsiaTheme="minorEastAsia"/>
        </w:rPr>
      </w:pPr>
      <w:bookmarkStart w:id="299" w:name="L17"/>
      <w:r w:rsidRPr="002A4351">
        <w:rPr>
          <w:vertAlign w:val="superscript"/>
        </w:rPr>
        <w:t>17</w:t>
      </w:r>
      <w:bookmarkEnd w:id="299"/>
      <w:r w:rsidRPr="002A4351">
        <w:rPr>
          <w:vertAlign w:val="superscript"/>
        </w:rPr>
        <w:t xml:space="preserve"> </w:t>
      </w:r>
      <w:hyperlink r:id="rId125" w:history="1">
        <w:r w:rsidRPr="3780685E">
          <w:rPr>
            <w:rFonts w:eastAsiaTheme="minorEastAsia"/>
          </w:rPr>
          <w:t>Jayawardene, P. D. (2021, September 17). 4+1 architectural view model in software. Medium. https://medium.com/javarevisited/4-1-architectural-view-model-in-software-ec407bf27258</w:t>
        </w:r>
      </w:hyperlink>
    </w:p>
    <w:p w14:paraId="74D1ED46" w14:textId="23C058D5" w:rsidR="00196E64" w:rsidRPr="00945821" w:rsidRDefault="00196E64" w:rsidP="00196E64">
      <w:pPr>
        <w:rPr>
          <w:rFonts w:eastAsiaTheme="minorEastAsia"/>
        </w:rPr>
      </w:pPr>
      <w:bookmarkStart w:id="300" w:name="L18"/>
      <w:r w:rsidRPr="002A4351">
        <w:rPr>
          <w:vertAlign w:val="superscript"/>
        </w:rPr>
        <w:t>18</w:t>
      </w:r>
      <w:bookmarkEnd w:id="300"/>
      <w:r w:rsidRPr="002A4351">
        <w:rPr>
          <w:vertAlign w:val="superscript"/>
        </w:rPr>
        <w:t xml:space="preserve"> </w:t>
      </w:r>
      <w:hyperlink r:id="rId126" w:history="1">
        <w:r w:rsidRPr="3780685E">
          <w:rPr>
            <w:rFonts w:eastAsiaTheme="minorEastAsia"/>
          </w:rPr>
          <w:t>Starke, G., Roos, P., &amp; arc42 contributors. (2025). Architecture inception canvas. arc42. https://canvas.arc42.org/architecture-inception-canvas</w:t>
        </w:r>
      </w:hyperlink>
    </w:p>
    <w:p w14:paraId="5D717C95" w14:textId="3C077AD7" w:rsidR="00196E64" w:rsidRPr="00945821" w:rsidRDefault="00196E64" w:rsidP="00196E64">
      <w:pPr>
        <w:rPr>
          <w:rFonts w:eastAsiaTheme="minorEastAsia"/>
        </w:rPr>
      </w:pPr>
      <w:bookmarkStart w:id="301" w:name="L19"/>
      <w:r w:rsidRPr="002A4351">
        <w:rPr>
          <w:vertAlign w:val="superscript"/>
        </w:rPr>
        <w:t>19</w:t>
      </w:r>
      <w:bookmarkEnd w:id="301"/>
      <w:r w:rsidRPr="3780685E">
        <w:rPr>
          <w:rFonts w:eastAsiaTheme="minorEastAsia"/>
        </w:rPr>
        <w:t xml:space="preserve"> </w:t>
      </w:r>
      <w:hyperlink r:id="rId127" w:history="1">
        <w:r w:rsidRPr="3780685E">
          <w:rPr>
            <w:rFonts w:eastAsiaTheme="minorEastAsia"/>
          </w:rPr>
          <w:t>Kumar, S. (2024, April 7). Basics of software design. Scaler. https://www.scaler.com/topics/software-engineering/what-is-software-design/</w:t>
        </w:r>
      </w:hyperlink>
      <w:r w:rsidRPr="3780685E">
        <w:rPr>
          <w:rFonts w:eastAsiaTheme="minorEastAsia"/>
          <w:lang w:val="sr-Cyrl-RS"/>
        </w:rPr>
        <w:t xml:space="preserve"> </w:t>
      </w:r>
    </w:p>
    <w:p w14:paraId="65C5522B" w14:textId="6AD6DFA4" w:rsidR="00196E64" w:rsidRDefault="00196E64" w:rsidP="00196E64">
      <w:pPr>
        <w:rPr>
          <w:rFonts w:eastAsiaTheme="minorEastAsia"/>
        </w:rPr>
      </w:pPr>
      <w:bookmarkStart w:id="302" w:name="L20"/>
      <w:r>
        <w:rPr>
          <w:vertAlign w:val="superscript"/>
        </w:rPr>
        <w:t>20</w:t>
      </w:r>
      <w:bookmarkEnd w:id="302"/>
      <w:r>
        <w:rPr>
          <w:vertAlign w:val="superscript"/>
        </w:rPr>
        <w:t xml:space="preserve"> </w:t>
      </w:r>
      <w:hyperlink r:id="rId128" w:history="1">
        <w:r w:rsidRPr="3780685E">
          <w:rPr>
            <w:rFonts w:eastAsiaTheme="minorEastAsia"/>
          </w:rPr>
          <w:t>GeeksforGeeks. (2025, July 11). Software design process – software engineering. GeeksforGeeks. https://www.geeksforgeeks.org/software-engineering/software-engineering-software-design-process/</w:t>
        </w:r>
      </w:hyperlink>
    </w:p>
    <w:p w14:paraId="5DEE26FE" w14:textId="67049F3C" w:rsidR="00196E64" w:rsidRDefault="00196E64" w:rsidP="00196E64">
      <w:pPr>
        <w:rPr>
          <w:rFonts w:ascii="Calibri" w:eastAsia="Times New Roman" w:hAnsi="Calibri" w:cs="Calibri"/>
          <w:color w:val="000000"/>
        </w:rPr>
      </w:pPr>
      <w:bookmarkStart w:id="303" w:name="L21"/>
      <w:r>
        <w:rPr>
          <w:vertAlign w:val="superscript"/>
        </w:rPr>
        <w:t>21</w:t>
      </w:r>
      <w:bookmarkEnd w:id="303"/>
      <w:r>
        <w:rPr>
          <w:vertAlign w:val="superscript"/>
        </w:rPr>
        <w:t xml:space="preserve"> </w:t>
      </w:r>
      <w:hyperlink r:id="rId129" w:history="1">
        <w:r w:rsidRPr="3780685E">
          <w:rPr>
            <w:rFonts w:eastAsiaTheme="minorEastAsia"/>
          </w:rPr>
          <w:t>TutorialsPoint. (n.d.). Key principles of software architecture design. TutorialsPoint. https://www.tutorialspoint.com/software_architecture_design/key_principles.htm</w:t>
        </w:r>
      </w:hyperlink>
    </w:p>
    <w:p w14:paraId="145AC348" w14:textId="2E81D14C" w:rsidR="00196E64" w:rsidRDefault="00196E64" w:rsidP="00196E64">
      <w:pPr>
        <w:rPr>
          <w:rFonts w:ascii="Calibri" w:eastAsia="Times New Roman" w:hAnsi="Calibri" w:cs="Calibri"/>
          <w:color w:val="000000"/>
        </w:rPr>
      </w:pPr>
      <w:bookmarkStart w:id="304" w:name="L22"/>
      <w:r>
        <w:rPr>
          <w:vertAlign w:val="superscript"/>
        </w:rPr>
        <w:t>22</w:t>
      </w:r>
      <w:bookmarkEnd w:id="304"/>
      <w:r>
        <w:rPr>
          <w:vertAlign w:val="superscript"/>
        </w:rPr>
        <w:t xml:space="preserve"> </w:t>
      </w:r>
      <w:hyperlink r:id="rId130" w:history="1">
        <w:r w:rsidRPr="3780685E">
          <w:rPr>
            <w:rFonts w:eastAsiaTheme="minorEastAsia"/>
          </w:rPr>
          <w:t>TutorialsPoint. (n.d.). Architecture models. TutorialsPoint. https://www.tutorialspoint.com/software_architecture_design/architecture_models.htm</w:t>
        </w:r>
      </w:hyperlink>
      <w:r w:rsidRPr="3780685E">
        <w:rPr>
          <w:rFonts w:eastAsiaTheme="minorEastAsia"/>
        </w:rPr>
        <w:t> </w:t>
      </w:r>
    </w:p>
    <w:p w14:paraId="2D6095F1" w14:textId="63868873" w:rsidR="00196E64" w:rsidRDefault="00196E64" w:rsidP="00196E64">
      <w:pPr>
        <w:rPr>
          <w:rFonts w:ascii="Calibri" w:eastAsia="Times New Roman" w:hAnsi="Calibri" w:cs="Calibri"/>
          <w:color w:val="000000"/>
        </w:rPr>
      </w:pPr>
      <w:bookmarkStart w:id="305" w:name="L24"/>
      <w:r w:rsidRPr="00FD53C8">
        <w:rPr>
          <w:vertAlign w:val="superscript"/>
        </w:rPr>
        <w:t xml:space="preserve">23 </w:t>
      </w:r>
      <w:bookmarkEnd w:id="305"/>
      <w:r w:rsidRPr="00FD53C8">
        <w:rPr>
          <w:rFonts w:ascii="Calibri" w:eastAsia="Times New Roman" w:hAnsi="Calibri" w:cs="Calibri"/>
          <w:color w:val="000000"/>
        </w:rPr>
        <w:fldChar w:fldCharType="begin"/>
      </w:r>
      <w:r>
        <w:rPr>
          <w:rFonts w:ascii="Calibri" w:eastAsia="Times New Roman" w:hAnsi="Calibri" w:cs="Calibri"/>
          <w:color w:val="000000"/>
        </w:rPr>
        <w:instrText>HYPERLINK "https://docs.arc42.org/examples/business-context-1/"</w:instrText>
      </w:r>
      <w:r w:rsidRPr="00FD53C8">
        <w:rPr>
          <w:rFonts w:ascii="Calibri" w:eastAsia="Times New Roman" w:hAnsi="Calibri" w:cs="Calibri"/>
          <w:color w:val="000000"/>
        </w:rPr>
      </w:r>
      <w:r w:rsidRPr="00FD53C8">
        <w:rPr>
          <w:rFonts w:ascii="Calibri" w:eastAsia="Times New Roman" w:hAnsi="Calibri" w:cs="Calibri"/>
          <w:color w:val="000000"/>
        </w:rPr>
        <w:fldChar w:fldCharType="separate"/>
      </w:r>
      <w:r>
        <w:rPr>
          <w:rFonts w:eastAsiaTheme="minorEastAsia"/>
        </w:rPr>
        <w:t>Starke, G., Hruschka, P., &amp; arc42 contributors. (n.d.). Example business context: HTMLSanityCheck. arc42. https://docs.arc42.org/examples/business-context-1/</w:t>
      </w:r>
      <w:r w:rsidRPr="00FD53C8">
        <w:rPr>
          <w:rFonts w:ascii="Calibri" w:eastAsia="Times New Roman" w:hAnsi="Calibri" w:cs="Calibri"/>
          <w:color w:val="000000"/>
        </w:rPr>
        <w:fldChar w:fldCharType="end"/>
      </w:r>
    </w:p>
    <w:p w14:paraId="57762962" w14:textId="0CAFFCD5" w:rsidR="00196E64" w:rsidRDefault="00196E64" w:rsidP="00196E64">
      <w:pPr>
        <w:rPr>
          <w:rFonts w:ascii="Calibri" w:eastAsia="Times New Roman" w:hAnsi="Calibri" w:cs="Calibri"/>
          <w:color w:val="000000"/>
        </w:rPr>
      </w:pPr>
      <w:r w:rsidRPr="00FD53C8">
        <w:rPr>
          <w:vertAlign w:val="superscript"/>
        </w:rPr>
        <w:t>2</w:t>
      </w:r>
      <w:r>
        <w:rPr>
          <w:vertAlign w:val="superscript"/>
        </w:rPr>
        <w:t>4</w:t>
      </w:r>
      <w:r w:rsidRPr="00FD53C8">
        <w:rPr>
          <w:vertAlign w:val="superscript"/>
        </w:rPr>
        <w:t xml:space="preserve"> </w:t>
      </w:r>
      <w:r>
        <w:rPr>
          <w:rFonts w:ascii="Calibri" w:eastAsia="Times New Roman" w:hAnsi="Calibri" w:cs="Calibri"/>
          <w:color w:val="000000"/>
        </w:rPr>
        <w:t>T</w:t>
      </w:r>
      <w:r w:rsidRPr="00136C15">
        <w:rPr>
          <w:rFonts w:ascii="Calibri" w:eastAsia="Times New Roman" w:hAnsi="Calibri" w:cs="Calibri"/>
          <w:color w:val="000000"/>
        </w:rPr>
        <w:t xml:space="preserve">angly llc. (2016–2025). Cross-cutting concepts. tangly.net. </w:t>
      </w:r>
      <w:hyperlink r:id="rId131" w:history="1">
        <w:r w:rsidRPr="002D6489">
          <w:rPr>
            <w:color w:val="000000"/>
          </w:rPr>
          <w:t>https://blog.tangly.net/docs/domains/architecture/08-crosscutting-concepts/</w:t>
        </w:r>
      </w:hyperlink>
    </w:p>
    <w:p w14:paraId="27D2F310" w14:textId="6C0FEB2D" w:rsidR="00196E64" w:rsidRDefault="00196E64" w:rsidP="00196E64">
      <w:r w:rsidRPr="001746F8">
        <w:rPr>
          <w:rFonts w:ascii="Calibri" w:eastAsia="Times New Roman" w:hAnsi="Calibri" w:cs="Calibri"/>
          <w:color w:val="000000"/>
          <w:vertAlign w:val="superscript"/>
        </w:rPr>
        <w:t>25</w:t>
      </w:r>
      <w:r>
        <w:rPr>
          <w:rFonts w:ascii="Calibri" w:eastAsia="Times New Roman" w:hAnsi="Calibri" w:cs="Calibri"/>
          <w:color w:val="000000"/>
        </w:rPr>
        <w:t xml:space="preserve"> </w:t>
      </w:r>
      <w:hyperlink r:id="rId132" w:history="1">
        <w:r w:rsidRPr="002D6489">
          <w:rPr>
            <w:color w:val="000000"/>
          </w:rPr>
          <w:t>Starke, G. (2022, February 21). Brief introduction to arc42. Medium. https://medium.com/@parserdigital/architecture-documentation-with-arc42-77662678aad8</w:t>
        </w:r>
      </w:hyperlink>
    </w:p>
    <w:p w14:paraId="700641CF" w14:textId="77777777" w:rsidR="00196E64" w:rsidRDefault="00196E64" w:rsidP="00196E64">
      <w:pPr>
        <w:tabs>
          <w:tab w:val="left" w:pos="5940"/>
        </w:tabs>
        <w:rPr>
          <w:rFonts w:ascii="Calibri" w:eastAsia="Times New Roman" w:hAnsi="Calibri" w:cs="Calibri"/>
          <w:color w:val="000000"/>
        </w:rPr>
      </w:pPr>
      <w:r w:rsidRPr="00A32628">
        <w:rPr>
          <w:rFonts w:ascii="Calibri" w:eastAsia="Times New Roman" w:hAnsi="Calibri" w:cs="Calibri"/>
          <w:color w:val="000000"/>
          <w:vertAlign w:val="superscript"/>
        </w:rPr>
        <w:t xml:space="preserve">26 </w:t>
      </w:r>
      <w:r w:rsidRPr="00A32628">
        <w:rPr>
          <w:rFonts w:ascii="Calibri" w:eastAsia="Times New Roman" w:hAnsi="Calibri" w:cs="Calibri"/>
          <w:color w:val="000000"/>
        </w:rPr>
        <w:t>API</w:t>
      </w:r>
      <w:r w:rsidRPr="00A32628">
        <w:t xml:space="preserve"> Patterns. (2019–2023). Patterns by Architectural Scope: Patterns for API Design. api-patterns.org. https://api-patterns.org/patterns/byscope</w:t>
      </w:r>
    </w:p>
    <w:p w14:paraId="36E93FCF" w14:textId="4F7884D6" w:rsidR="000313B2" w:rsidRPr="00196E64" w:rsidRDefault="000313B2" w:rsidP="00196E64"/>
    <w:sectPr w:rsidR="000313B2" w:rsidRPr="00196E64" w:rsidSect="00EE4680">
      <w:headerReference w:type="default" r:id="rId133"/>
      <w:footerReference w:type="default" r:id="rId134"/>
      <w:headerReference w:type="first" r:id="rId135"/>
      <w:footerReference w:type="first" r:id="rId1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E5D10" w14:textId="77777777" w:rsidR="002A4A79" w:rsidRDefault="002A4A79" w:rsidP="000964B1">
      <w:pPr>
        <w:spacing w:after="0" w:line="240" w:lineRule="auto"/>
      </w:pPr>
      <w:r>
        <w:separator/>
      </w:r>
    </w:p>
  </w:endnote>
  <w:endnote w:type="continuationSeparator" w:id="0">
    <w:p w14:paraId="7E0078D6" w14:textId="77777777" w:rsidR="002A4A79" w:rsidRDefault="002A4A79" w:rsidP="000964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670695"/>
      <w:docPartObj>
        <w:docPartGallery w:val="Page Numbers (Bottom of Page)"/>
        <w:docPartUnique/>
      </w:docPartObj>
    </w:sdtPr>
    <w:sdtEndPr>
      <w:rPr>
        <w:noProof/>
      </w:rPr>
    </w:sdtEndPr>
    <w:sdtContent>
      <w:p w14:paraId="60896A74" w14:textId="54271DD7" w:rsidR="00573B54" w:rsidRDefault="00573B5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71ED4F" w14:textId="77777777" w:rsidR="00573B54" w:rsidRDefault="00573B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CB4F8" w14:textId="514E1465" w:rsidR="00573B54" w:rsidRDefault="00573B54">
    <w:pPr>
      <w:pStyle w:val="Footer"/>
      <w:jc w:val="right"/>
    </w:pPr>
  </w:p>
  <w:p w14:paraId="2788BF42" w14:textId="6796BF24" w:rsidR="00196E64" w:rsidRDefault="00196E64" w:rsidP="77174C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1398801"/>
      <w:docPartObj>
        <w:docPartGallery w:val="Page Numbers (Bottom of Page)"/>
        <w:docPartUnique/>
      </w:docPartObj>
    </w:sdtPr>
    <w:sdtEndPr>
      <w:rPr>
        <w:noProof/>
      </w:rPr>
    </w:sdtEndPr>
    <w:sdtContent>
      <w:p w14:paraId="383CE276" w14:textId="3C3AE1D7" w:rsidR="00EE4680" w:rsidRDefault="00EE468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FEFABB" w14:textId="0980CD83" w:rsidR="007017EE" w:rsidRPr="00154BB6" w:rsidRDefault="007017EE" w:rsidP="00154B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7017EE" w14:paraId="31CE6AD7" w14:textId="77777777" w:rsidTr="77174C4B">
      <w:tc>
        <w:tcPr>
          <w:tcW w:w="3120" w:type="dxa"/>
        </w:tcPr>
        <w:p w14:paraId="56F8E1AD" w14:textId="6DD9A816" w:rsidR="007017EE" w:rsidRDefault="007017EE" w:rsidP="77174C4B">
          <w:pPr>
            <w:pStyle w:val="Header"/>
            <w:ind w:left="-115"/>
          </w:pPr>
        </w:p>
      </w:tc>
      <w:tc>
        <w:tcPr>
          <w:tcW w:w="3120" w:type="dxa"/>
        </w:tcPr>
        <w:p w14:paraId="70893ABA" w14:textId="5FB5B3DE" w:rsidR="007017EE" w:rsidRDefault="007017EE" w:rsidP="77174C4B">
          <w:pPr>
            <w:pStyle w:val="Header"/>
            <w:jc w:val="center"/>
          </w:pPr>
        </w:p>
      </w:tc>
      <w:tc>
        <w:tcPr>
          <w:tcW w:w="3120" w:type="dxa"/>
        </w:tcPr>
        <w:p w14:paraId="46C785CB" w14:textId="0503C67F" w:rsidR="007017EE" w:rsidRDefault="007017EE" w:rsidP="77174C4B">
          <w:pPr>
            <w:pStyle w:val="Header"/>
            <w:ind w:right="-115"/>
            <w:jc w:val="right"/>
          </w:pPr>
        </w:p>
      </w:tc>
    </w:tr>
  </w:tbl>
  <w:p w14:paraId="0E780198" w14:textId="0C84B38B" w:rsidR="007017EE" w:rsidRDefault="007017EE" w:rsidP="77174C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9BE2D" w14:textId="77777777" w:rsidR="002A4A79" w:rsidRDefault="002A4A79" w:rsidP="000964B1">
      <w:pPr>
        <w:spacing w:after="0" w:line="240" w:lineRule="auto"/>
      </w:pPr>
      <w:r>
        <w:separator/>
      </w:r>
    </w:p>
  </w:footnote>
  <w:footnote w:type="continuationSeparator" w:id="0">
    <w:p w14:paraId="4BF0CC9A" w14:textId="77777777" w:rsidR="002A4A79" w:rsidRDefault="002A4A79" w:rsidP="000964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196E64" w14:paraId="2CF0954B" w14:textId="77777777" w:rsidTr="77174C4B">
      <w:tc>
        <w:tcPr>
          <w:tcW w:w="3120" w:type="dxa"/>
        </w:tcPr>
        <w:p w14:paraId="53151362" w14:textId="460C3774" w:rsidR="00196E64" w:rsidRDefault="00196E64" w:rsidP="77174C4B">
          <w:pPr>
            <w:pStyle w:val="Header"/>
            <w:ind w:left="-115"/>
          </w:pPr>
        </w:p>
      </w:tc>
      <w:tc>
        <w:tcPr>
          <w:tcW w:w="3120" w:type="dxa"/>
        </w:tcPr>
        <w:p w14:paraId="6DA5EC37" w14:textId="3F51C3C6" w:rsidR="00196E64" w:rsidRDefault="00196E64" w:rsidP="77174C4B">
          <w:pPr>
            <w:pStyle w:val="Header"/>
            <w:jc w:val="center"/>
          </w:pPr>
        </w:p>
      </w:tc>
      <w:tc>
        <w:tcPr>
          <w:tcW w:w="3120" w:type="dxa"/>
        </w:tcPr>
        <w:p w14:paraId="2D059DD0" w14:textId="04E4ABA8" w:rsidR="00196E64" w:rsidRDefault="00196E64" w:rsidP="77174C4B">
          <w:pPr>
            <w:pStyle w:val="Header"/>
            <w:ind w:right="-115"/>
            <w:jc w:val="right"/>
          </w:pPr>
        </w:p>
      </w:tc>
    </w:tr>
  </w:tbl>
  <w:p w14:paraId="43B0EBC3" w14:textId="332F87AD" w:rsidR="00196E64" w:rsidRDefault="00196E64" w:rsidP="77174C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196E64" w14:paraId="015CE1D9" w14:textId="77777777" w:rsidTr="77174C4B">
      <w:tc>
        <w:tcPr>
          <w:tcW w:w="3120" w:type="dxa"/>
        </w:tcPr>
        <w:p w14:paraId="7A8AD54B" w14:textId="25AF61BD" w:rsidR="00196E64" w:rsidRDefault="00196E64" w:rsidP="77174C4B">
          <w:pPr>
            <w:pStyle w:val="Header"/>
            <w:ind w:left="-115"/>
          </w:pPr>
        </w:p>
      </w:tc>
      <w:tc>
        <w:tcPr>
          <w:tcW w:w="3120" w:type="dxa"/>
        </w:tcPr>
        <w:p w14:paraId="0B5FFC3D" w14:textId="3AFE8B02" w:rsidR="00196E64" w:rsidRDefault="00196E64" w:rsidP="77174C4B">
          <w:pPr>
            <w:pStyle w:val="Header"/>
            <w:jc w:val="center"/>
          </w:pPr>
        </w:p>
      </w:tc>
      <w:tc>
        <w:tcPr>
          <w:tcW w:w="3120" w:type="dxa"/>
        </w:tcPr>
        <w:p w14:paraId="685679A4" w14:textId="107895F2" w:rsidR="00196E64" w:rsidRDefault="00196E64" w:rsidP="77174C4B">
          <w:pPr>
            <w:pStyle w:val="Header"/>
            <w:ind w:right="-115"/>
            <w:jc w:val="right"/>
          </w:pPr>
        </w:p>
      </w:tc>
    </w:tr>
  </w:tbl>
  <w:p w14:paraId="6D6795D1" w14:textId="40887C70" w:rsidR="00196E64" w:rsidRDefault="00196E64" w:rsidP="77174C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7017EE" w14:paraId="333C948E" w14:textId="77777777" w:rsidTr="77174C4B">
      <w:tc>
        <w:tcPr>
          <w:tcW w:w="3120" w:type="dxa"/>
        </w:tcPr>
        <w:p w14:paraId="3160EC24" w14:textId="5BB99EB4" w:rsidR="007017EE" w:rsidRDefault="007017EE" w:rsidP="77174C4B">
          <w:pPr>
            <w:pStyle w:val="Header"/>
            <w:ind w:left="-115"/>
          </w:pPr>
        </w:p>
      </w:tc>
      <w:tc>
        <w:tcPr>
          <w:tcW w:w="3120" w:type="dxa"/>
        </w:tcPr>
        <w:p w14:paraId="375C1BDC" w14:textId="47ABD1E4" w:rsidR="007017EE" w:rsidRDefault="007017EE" w:rsidP="77174C4B">
          <w:pPr>
            <w:pStyle w:val="Header"/>
            <w:jc w:val="center"/>
          </w:pPr>
        </w:p>
      </w:tc>
      <w:tc>
        <w:tcPr>
          <w:tcW w:w="3120" w:type="dxa"/>
        </w:tcPr>
        <w:p w14:paraId="71D3A341" w14:textId="0B2683D9" w:rsidR="007017EE" w:rsidRDefault="007017EE" w:rsidP="77174C4B">
          <w:pPr>
            <w:pStyle w:val="Header"/>
            <w:ind w:right="-115"/>
            <w:jc w:val="right"/>
          </w:pPr>
        </w:p>
      </w:tc>
    </w:tr>
  </w:tbl>
  <w:p w14:paraId="5E4B86E7" w14:textId="2404E054" w:rsidR="007017EE" w:rsidRDefault="007017EE" w:rsidP="77174C4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7017EE" w14:paraId="66FC0460" w14:textId="77777777" w:rsidTr="77174C4B">
      <w:tc>
        <w:tcPr>
          <w:tcW w:w="3120" w:type="dxa"/>
        </w:tcPr>
        <w:p w14:paraId="5F0FDB96" w14:textId="5476A4DB" w:rsidR="007017EE" w:rsidRDefault="007017EE" w:rsidP="77174C4B">
          <w:pPr>
            <w:pStyle w:val="Header"/>
            <w:ind w:left="-115"/>
          </w:pPr>
        </w:p>
      </w:tc>
      <w:tc>
        <w:tcPr>
          <w:tcW w:w="3120" w:type="dxa"/>
        </w:tcPr>
        <w:p w14:paraId="4560895C" w14:textId="4AF6A166" w:rsidR="007017EE" w:rsidRDefault="007017EE" w:rsidP="77174C4B">
          <w:pPr>
            <w:pStyle w:val="Header"/>
            <w:jc w:val="center"/>
          </w:pPr>
        </w:p>
      </w:tc>
      <w:tc>
        <w:tcPr>
          <w:tcW w:w="3120" w:type="dxa"/>
        </w:tcPr>
        <w:p w14:paraId="6BE5F297" w14:textId="694A50D0" w:rsidR="007017EE" w:rsidRDefault="007017EE" w:rsidP="77174C4B">
          <w:pPr>
            <w:pStyle w:val="Header"/>
            <w:ind w:right="-115"/>
            <w:jc w:val="right"/>
          </w:pPr>
        </w:p>
      </w:tc>
    </w:tr>
  </w:tbl>
  <w:p w14:paraId="0CF4DF60" w14:textId="6B1D7D5C" w:rsidR="007017EE" w:rsidRDefault="007017EE" w:rsidP="77174C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9C038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3301A3"/>
    <w:multiLevelType w:val="hybridMultilevel"/>
    <w:tmpl w:val="FFFFFFFF"/>
    <w:lvl w:ilvl="0" w:tplc="0D98C5C6">
      <w:start w:val="1"/>
      <w:numFmt w:val="bullet"/>
      <w:lvlText w:val=""/>
      <w:lvlJc w:val="left"/>
      <w:pPr>
        <w:ind w:left="720" w:hanging="360"/>
      </w:pPr>
      <w:rPr>
        <w:rFonts w:ascii="Symbol" w:hAnsi="Symbol" w:hint="default"/>
      </w:rPr>
    </w:lvl>
    <w:lvl w:ilvl="1" w:tplc="E202FA9E">
      <w:start w:val="1"/>
      <w:numFmt w:val="bullet"/>
      <w:lvlText w:val="o"/>
      <w:lvlJc w:val="left"/>
      <w:pPr>
        <w:ind w:left="1440" w:hanging="360"/>
      </w:pPr>
      <w:rPr>
        <w:rFonts w:ascii="Courier New" w:hAnsi="Courier New" w:hint="default"/>
      </w:rPr>
    </w:lvl>
    <w:lvl w:ilvl="2" w:tplc="016A8570">
      <w:start w:val="1"/>
      <w:numFmt w:val="bullet"/>
      <w:lvlText w:val=""/>
      <w:lvlJc w:val="left"/>
      <w:pPr>
        <w:ind w:left="2160" w:hanging="360"/>
      </w:pPr>
      <w:rPr>
        <w:rFonts w:ascii="Wingdings" w:hAnsi="Wingdings" w:hint="default"/>
      </w:rPr>
    </w:lvl>
    <w:lvl w:ilvl="3" w:tplc="8A22B816">
      <w:start w:val="1"/>
      <w:numFmt w:val="bullet"/>
      <w:lvlText w:val=""/>
      <w:lvlJc w:val="left"/>
      <w:pPr>
        <w:ind w:left="2880" w:hanging="360"/>
      </w:pPr>
      <w:rPr>
        <w:rFonts w:ascii="Symbol" w:hAnsi="Symbol" w:hint="default"/>
      </w:rPr>
    </w:lvl>
    <w:lvl w:ilvl="4" w:tplc="C86A3BBE">
      <w:start w:val="1"/>
      <w:numFmt w:val="bullet"/>
      <w:lvlText w:val="o"/>
      <w:lvlJc w:val="left"/>
      <w:pPr>
        <w:ind w:left="3600" w:hanging="360"/>
      </w:pPr>
      <w:rPr>
        <w:rFonts w:ascii="Courier New" w:hAnsi="Courier New" w:hint="default"/>
      </w:rPr>
    </w:lvl>
    <w:lvl w:ilvl="5" w:tplc="36246240">
      <w:start w:val="1"/>
      <w:numFmt w:val="bullet"/>
      <w:lvlText w:val=""/>
      <w:lvlJc w:val="left"/>
      <w:pPr>
        <w:ind w:left="4320" w:hanging="360"/>
      </w:pPr>
      <w:rPr>
        <w:rFonts w:ascii="Wingdings" w:hAnsi="Wingdings" w:hint="default"/>
      </w:rPr>
    </w:lvl>
    <w:lvl w:ilvl="6" w:tplc="B27A7468">
      <w:start w:val="1"/>
      <w:numFmt w:val="bullet"/>
      <w:lvlText w:val=""/>
      <w:lvlJc w:val="left"/>
      <w:pPr>
        <w:ind w:left="5040" w:hanging="360"/>
      </w:pPr>
      <w:rPr>
        <w:rFonts w:ascii="Symbol" w:hAnsi="Symbol" w:hint="default"/>
      </w:rPr>
    </w:lvl>
    <w:lvl w:ilvl="7" w:tplc="14E847F0">
      <w:start w:val="1"/>
      <w:numFmt w:val="bullet"/>
      <w:lvlText w:val="o"/>
      <w:lvlJc w:val="left"/>
      <w:pPr>
        <w:ind w:left="5760" w:hanging="360"/>
      </w:pPr>
      <w:rPr>
        <w:rFonts w:ascii="Courier New" w:hAnsi="Courier New" w:hint="default"/>
      </w:rPr>
    </w:lvl>
    <w:lvl w:ilvl="8" w:tplc="1772B19C">
      <w:start w:val="1"/>
      <w:numFmt w:val="bullet"/>
      <w:lvlText w:val=""/>
      <w:lvlJc w:val="left"/>
      <w:pPr>
        <w:ind w:left="6480" w:hanging="360"/>
      </w:pPr>
      <w:rPr>
        <w:rFonts w:ascii="Wingdings" w:hAnsi="Wingdings" w:hint="default"/>
      </w:rPr>
    </w:lvl>
  </w:abstractNum>
  <w:abstractNum w:abstractNumId="2" w15:restartNumberingAfterBreak="0">
    <w:nsid w:val="06686358"/>
    <w:multiLevelType w:val="hybridMultilevel"/>
    <w:tmpl w:val="212CDA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36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B167D6B"/>
    <w:multiLevelType w:val="hybridMultilevel"/>
    <w:tmpl w:val="987AE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195455"/>
    <w:multiLevelType w:val="hybridMultilevel"/>
    <w:tmpl w:val="047686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AC454E"/>
    <w:multiLevelType w:val="multilevel"/>
    <w:tmpl w:val="37F41454"/>
    <w:lvl w:ilvl="0">
      <w:start w:val="1"/>
      <w:numFmt w:val="decimal"/>
      <w:lvlText w:val="%1."/>
      <w:lvlJc w:val="left"/>
      <w:pPr>
        <w:ind w:left="720" w:hanging="360"/>
      </w:pPr>
    </w:lvl>
    <w:lvl w:ilvl="1">
      <w:start w:val="1"/>
      <w:numFmt w:val="decimal"/>
      <w:lvlText w:val="%1.%2"/>
      <w:lvlJc w:val="left"/>
      <w:pPr>
        <w:ind w:left="1365" w:hanging="420"/>
      </w:pPr>
    </w:lvl>
    <w:lvl w:ilvl="2">
      <w:start w:val="1"/>
      <w:numFmt w:val="decimal"/>
      <w:lvlText w:val="%1.%2.%3"/>
      <w:lvlJc w:val="left"/>
      <w:pPr>
        <w:ind w:left="2250" w:hanging="720"/>
      </w:pPr>
    </w:lvl>
    <w:lvl w:ilvl="3">
      <w:start w:val="1"/>
      <w:numFmt w:val="decimal"/>
      <w:lvlText w:val="%1.%2.%3.%4"/>
      <w:lvlJc w:val="left"/>
      <w:pPr>
        <w:ind w:left="2835" w:hanging="720"/>
      </w:pPr>
    </w:lvl>
    <w:lvl w:ilvl="4">
      <w:start w:val="1"/>
      <w:numFmt w:val="decimal"/>
      <w:lvlText w:val="%1.%2.%3.%4.%5"/>
      <w:lvlJc w:val="left"/>
      <w:pPr>
        <w:ind w:left="3780" w:hanging="1080"/>
      </w:pPr>
    </w:lvl>
    <w:lvl w:ilvl="5">
      <w:start w:val="1"/>
      <w:numFmt w:val="decimal"/>
      <w:lvlText w:val="%1.%2.%3.%4.%5.%6"/>
      <w:lvlJc w:val="left"/>
      <w:pPr>
        <w:ind w:left="4365" w:hanging="1080"/>
      </w:pPr>
    </w:lvl>
    <w:lvl w:ilvl="6">
      <w:start w:val="1"/>
      <w:numFmt w:val="decimal"/>
      <w:lvlText w:val="%1.%2.%3.%4.%5.%6.%7"/>
      <w:lvlJc w:val="left"/>
      <w:pPr>
        <w:ind w:left="5310" w:hanging="1440"/>
      </w:pPr>
    </w:lvl>
    <w:lvl w:ilvl="7">
      <w:start w:val="1"/>
      <w:numFmt w:val="decimal"/>
      <w:lvlText w:val="%1.%2.%3.%4.%5.%6.%7.%8"/>
      <w:lvlJc w:val="left"/>
      <w:pPr>
        <w:ind w:left="5895" w:hanging="1440"/>
      </w:pPr>
    </w:lvl>
    <w:lvl w:ilvl="8">
      <w:start w:val="1"/>
      <w:numFmt w:val="decimal"/>
      <w:lvlText w:val="%1.%2.%3.%4.%5.%6.%7.%8.%9"/>
      <w:lvlJc w:val="left"/>
      <w:pPr>
        <w:ind w:left="6840" w:hanging="1800"/>
      </w:pPr>
    </w:lvl>
  </w:abstractNum>
  <w:abstractNum w:abstractNumId="6" w15:restartNumberingAfterBreak="0">
    <w:nsid w:val="18FF294C"/>
    <w:multiLevelType w:val="hybridMultilevel"/>
    <w:tmpl w:val="37960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1B51FF"/>
    <w:multiLevelType w:val="hybridMultilevel"/>
    <w:tmpl w:val="DEC6DAFA"/>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A79448B"/>
    <w:multiLevelType w:val="hybridMultilevel"/>
    <w:tmpl w:val="A7F04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9174B1"/>
    <w:multiLevelType w:val="hybridMultilevel"/>
    <w:tmpl w:val="5578637E"/>
    <w:lvl w:ilvl="0" w:tplc="04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CCE433B"/>
    <w:multiLevelType w:val="hybridMultilevel"/>
    <w:tmpl w:val="212CDA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36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234D0B28"/>
    <w:multiLevelType w:val="hybridMultilevel"/>
    <w:tmpl w:val="C508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C15404"/>
    <w:multiLevelType w:val="hybridMultilevel"/>
    <w:tmpl w:val="0A4A3B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6B40D81"/>
    <w:multiLevelType w:val="hybridMultilevel"/>
    <w:tmpl w:val="9A58A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922AF2"/>
    <w:multiLevelType w:val="hybridMultilevel"/>
    <w:tmpl w:val="212CDA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36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2C64434C"/>
    <w:multiLevelType w:val="hybridMultilevel"/>
    <w:tmpl w:val="0B145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8CFA4D"/>
    <w:multiLevelType w:val="hybridMultilevel"/>
    <w:tmpl w:val="E0362B52"/>
    <w:lvl w:ilvl="0" w:tplc="3C24BDBE">
      <w:start w:val="1"/>
      <w:numFmt w:val="bullet"/>
      <w:lvlText w:val=""/>
      <w:lvlJc w:val="left"/>
      <w:pPr>
        <w:ind w:left="720" w:hanging="360"/>
      </w:pPr>
      <w:rPr>
        <w:rFonts w:ascii="Symbol" w:hAnsi="Symbol" w:hint="default"/>
      </w:rPr>
    </w:lvl>
    <w:lvl w:ilvl="1" w:tplc="A7D63928">
      <w:start w:val="1"/>
      <w:numFmt w:val="bullet"/>
      <w:lvlText w:val="o"/>
      <w:lvlJc w:val="left"/>
      <w:pPr>
        <w:ind w:left="1440" w:hanging="360"/>
      </w:pPr>
      <w:rPr>
        <w:rFonts w:ascii="Courier New" w:hAnsi="Courier New" w:hint="default"/>
      </w:rPr>
    </w:lvl>
    <w:lvl w:ilvl="2" w:tplc="3294D210">
      <w:start w:val="1"/>
      <w:numFmt w:val="bullet"/>
      <w:lvlText w:val=""/>
      <w:lvlJc w:val="left"/>
      <w:pPr>
        <w:ind w:left="2160" w:hanging="360"/>
      </w:pPr>
      <w:rPr>
        <w:rFonts w:ascii="Wingdings" w:hAnsi="Wingdings" w:hint="default"/>
      </w:rPr>
    </w:lvl>
    <w:lvl w:ilvl="3" w:tplc="55F4CE6E">
      <w:start w:val="1"/>
      <w:numFmt w:val="bullet"/>
      <w:lvlText w:val=""/>
      <w:lvlJc w:val="left"/>
      <w:pPr>
        <w:ind w:left="2880" w:hanging="360"/>
      </w:pPr>
      <w:rPr>
        <w:rFonts w:ascii="Symbol" w:hAnsi="Symbol" w:hint="default"/>
      </w:rPr>
    </w:lvl>
    <w:lvl w:ilvl="4" w:tplc="D44AA8C2">
      <w:start w:val="1"/>
      <w:numFmt w:val="bullet"/>
      <w:lvlText w:val="o"/>
      <w:lvlJc w:val="left"/>
      <w:pPr>
        <w:ind w:left="3600" w:hanging="360"/>
      </w:pPr>
      <w:rPr>
        <w:rFonts w:ascii="Courier New" w:hAnsi="Courier New" w:hint="default"/>
      </w:rPr>
    </w:lvl>
    <w:lvl w:ilvl="5" w:tplc="CB785D52">
      <w:start w:val="1"/>
      <w:numFmt w:val="bullet"/>
      <w:lvlText w:val=""/>
      <w:lvlJc w:val="left"/>
      <w:pPr>
        <w:ind w:left="4320" w:hanging="360"/>
      </w:pPr>
      <w:rPr>
        <w:rFonts w:ascii="Wingdings" w:hAnsi="Wingdings" w:hint="default"/>
      </w:rPr>
    </w:lvl>
    <w:lvl w:ilvl="6" w:tplc="703C4C86">
      <w:start w:val="1"/>
      <w:numFmt w:val="bullet"/>
      <w:lvlText w:val=""/>
      <w:lvlJc w:val="left"/>
      <w:pPr>
        <w:ind w:left="5040" w:hanging="360"/>
      </w:pPr>
      <w:rPr>
        <w:rFonts w:ascii="Symbol" w:hAnsi="Symbol" w:hint="default"/>
      </w:rPr>
    </w:lvl>
    <w:lvl w:ilvl="7" w:tplc="3EC2068A">
      <w:start w:val="1"/>
      <w:numFmt w:val="bullet"/>
      <w:lvlText w:val="o"/>
      <w:lvlJc w:val="left"/>
      <w:pPr>
        <w:ind w:left="5760" w:hanging="360"/>
      </w:pPr>
      <w:rPr>
        <w:rFonts w:ascii="Courier New" w:hAnsi="Courier New" w:hint="default"/>
      </w:rPr>
    </w:lvl>
    <w:lvl w:ilvl="8" w:tplc="45B0CF60">
      <w:start w:val="1"/>
      <w:numFmt w:val="bullet"/>
      <w:lvlText w:val=""/>
      <w:lvlJc w:val="left"/>
      <w:pPr>
        <w:ind w:left="6480" w:hanging="360"/>
      </w:pPr>
      <w:rPr>
        <w:rFonts w:ascii="Wingdings" w:hAnsi="Wingdings" w:hint="default"/>
      </w:rPr>
    </w:lvl>
  </w:abstractNum>
  <w:abstractNum w:abstractNumId="17" w15:restartNumberingAfterBreak="0">
    <w:nsid w:val="2E9708C2"/>
    <w:multiLevelType w:val="multilevel"/>
    <w:tmpl w:val="B464F8D0"/>
    <w:lvl w:ilvl="0">
      <w:start w:val="1"/>
      <w:numFmt w:val="decimal"/>
      <w:lvlText w:val="%1."/>
      <w:lvlJc w:val="left"/>
      <w:pPr>
        <w:ind w:left="720" w:hanging="360"/>
      </w:pPr>
      <w:rPr>
        <w:rFonts w:hint="default"/>
        <w:b w:val="0"/>
        <w:bCs w:val="0"/>
      </w:r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8" w15:restartNumberingAfterBreak="0">
    <w:nsid w:val="31AB23B7"/>
    <w:multiLevelType w:val="hybridMultilevel"/>
    <w:tmpl w:val="38207AFC"/>
    <w:lvl w:ilvl="0" w:tplc="352E7318">
      <w:start w:val="1"/>
      <w:numFmt w:val="bullet"/>
      <w:lvlText w:val=""/>
      <w:lvlJc w:val="left"/>
      <w:pPr>
        <w:ind w:left="360" w:hanging="360"/>
      </w:pPr>
      <w:rPr>
        <w:rFonts w:ascii="Symbol" w:hAnsi="Symbol" w:hint="default"/>
      </w:rPr>
    </w:lvl>
    <w:lvl w:ilvl="1" w:tplc="D528D69A" w:tentative="1">
      <w:start w:val="1"/>
      <w:numFmt w:val="bullet"/>
      <w:lvlText w:val="o"/>
      <w:lvlJc w:val="left"/>
      <w:pPr>
        <w:ind w:left="1080" w:hanging="360"/>
      </w:pPr>
      <w:rPr>
        <w:rFonts w:ascii="Courier New" w:hAnsi="Courier New" w:hint="default"/>
      </w:rPr>
    </w:lvl>
    <w:lvl w:ilvl="2" w:tplc="8EDACA02" w:tentative="1">
      <w:start w:val="1"/>
      <w:numFmt w:val="bullet"/>
      <w:lvlText w:val=""/>
      <w:lvlJc w:val="left"/>
      <w:pPr>
        <w:ind w:left="1800" w:hanging="360"/>
      </w:pPr>
      <w:rPr>
        <w:rFonts w:ascii="Wingdings" w:hAnsi="Wingdings" w:hint="default"/>
      </w:rPr>
    </w:lvl>
    <w:lvl w:ilvl="3" w:tplc="677ED444" w:tentative="1">
      <w:start w:val="1"/>
      <w:numFmt w:val="bullet"/>
      <w:lvlText w:val=""/>
      <w:lvlJc w:val="left"/>
      <w:pPr>
        <w:ind w:left="2520" w:hanging="360"/>
      </w:pPr>
      <w:rPr>
        <w:rFonts w:ascii="Symbol" w:hAnsi="Symbol" w:hint="default"/>
      </w:rPr>
    </w:lvl>
    <w:lvl w:ilvl="4" w:tplc="E83E450A" w:tentative="1">
      <w:start w:val="1"/>
      <w:numFmt w:val="bullet"/>
      <w:lvlText w:val="o"/>
      <w:lvlJc w:val="left"/>
      <w:pPr>
        <w:ind w:left="3240" w:hanging="360"/>
      </w:pPr>
      <w:rPr>
        <w:rFonts w:ascii="Courier New" w:hAnsi="Courier New" w:hint="default"/>
      </w:rPr>
    </w:lvl>
    <w:lvl w:ilvl="5" w:tplc="1BC228D8" w:tentative="1">
      <w:start w:val="1"/>
      <w:numFmt w:val="bullet"/>
      <w:lvlText w:val=""/>
      <w:lvlJc w:val="left"/>
      <w:pPr>
        <w:ind w:left="3960" w:hanging="360"/>
      </w:pPr>
      <w:rPr>
        <w:rFonts w:ascii="Wingdings" w:hAnsi="Wingdings" w:hint="default"/>
      </w:rPr>
    </w:lvl>
    <w:lvl w:ilvl="6" w:tplc="539AC19C" w:tentative="1">
      <w:start w:val="1"/>
      <w:numFmt w:val="bullet"/>
      <w:lvlText w:val=""/>
      <w:lvlJc w:val="left"/>
      <w:pPr>
        <w:ind w:left="4680" w:hanging="360"/>
      </w:pPr>
      <w:rPr>
        <w:rFonts w:ascii="Symbol" w:hAnsi="Symbol" w:hint="default"/>
      </w:rPr>
    </w:lvl>
    <w:lvl w:ilvl="7" w:tplc="0B32B7AC" w:tentative="1">
      <w:start w:val="1"/>
      <w:numFmt w:val="bullet"/>
      <w:lvlText w:val="o"/>
      <w:lvlJc w:val="left"/>
      <w:pPr>
        <w:ind w:left="5400" w:hanging="360"/>
      </w:pPr>
      <w:rPr>
        <w:rFonts w:ascii="Courier New" w:hAnsi="Courier New" w:hint="default"/>
      </w:rPr>
    </w:lvl>
    <w:lvl w:ilvl="8" w:tplc="F454BB0C" w:tentative="1">
      <w:start w:val="1"/>
      <w:numFmt w:val="bullet"/>
      <w:lvlText w:val=""/>
      <w:lvlJc w:val="left"/>
      <w:pPr>
        <w:ind w:left="6120" w:hanging="360"/>
      </w:pPr>
      <w:rPr>
        <w:rFonts w:ascii="Wingdings" w:hAnsi="Wingdings" w:hint="default"/>
      </w:rPr>
    </w:lvl>
  </w:abstractNum>
  <w:abstractNum w:abstractNumId="19" w15:restartNumberingAfterBreak="0">
    <w:nsid w:val="348C154B"/>
    <w:multiLevelType w:val="multilevel"/>
    <w:tmpl w:val="0F96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B80783"/>
    <w:multiLevelType w:val="hybridMultilevel"/>
    <w:tmpl w:val="A526365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8417A81"/>
    <w:multiLevelType w:val="hybridMultilevel"/>
    <w:tmpl w:val="FFFFFFFF"/>
    <w:lvl w:ilvl="0" w:tplc="67D24D0A">
      <w:start w:val="1"/>
      <w:numFmt w:val="bullet"/>
      <w:lvlText w:val=""/>
      <w:lvlJc w:val="left"/>
      <w:pPr>
        <w:ind w:left="720" w:hanging="360"/>
      </w:pPr>
      <w:rPr>
        <w:rFonts w:ascii="Symbol" w:hAnsi="Symbol" w:hint="default"/>
      </w:rPr>
    </w:lvl>
    <w:lvl w:ilvl="1" w:tplc="FF842694">
      <w:start w:val="1"/>
      <w:numFmt w:val="bullet"/>
      <w:lvlText w:val="o"/>
      <w:lvlJc w:val="left"/>
      <w:pPr>
        <w:ind w:left="1440" w:hanging="360"/>
      </w:pPr>
      <w:rPr>
        <w:rFonts w:ascii="Courier New" w:hAnsi="Courier New" w:hint="default"/>
      </w:rPr>
    </w:lvl>
    <w:lvl w:ilvl="2" w:tplc="7A2C8006">
      <w:start w:val="1"/>
      <w:numFmt w:val="bullet"/>
      <w:lvlText w:val=""/>
      <w:lvlJc w:val="left"/>
      <w:pPr>
        <w:ind w:left="2160" w:hanging="360"/>
      </w:pPr>
      <w:rPr>
        <w:rFonts w:ascii="Wingdings" w:hAnsi="Wingdings" w:hint="default"/>
      </w:rPr>
    </w:lvl>
    <w:lvl w:ilvl="3" w:tplc="F20A2C98">
      <w:start w:val="1"/>
      <w:numFmt w:val="bullet"/>
      <w:lvlText w:val=""/>
      <w:lvlJc w:val="left"/>
      <w:pPr>
        <w:ind w:left="2880" w:hanging="360"/>
      </w:pPr>
      <w:rPr>
        <w:rFonts w:ascii="Symbol" w:hAnsi="Symbol" w:hint="default"/>
      </w:rPr>
    </w:lvl>
    <w:lvl w:ilvl="4" w:tplc="2E8641AE">
      <w:start w:val="1"/>
      <w:numFmt w:val="bullet"/>
      <w:lvlText w:val="o"/>
      <w:lvlJc w:val="left"/>
      <w:pPr>
        <w:ind w:left="3600" w:hanging="360"/>
      </w:pPr>
      <w:rPr>
        <w:rFonts w:ascii="Courier New" w:hAnsi="Courier New" w:hint="default"/>
      </w:rPr>
    </w:lvl>
    <w:lvl w:ilvl="5" w:tplc="3C9A38D8">
      <w:start w:val="1"/>
      <w:numFmt w:val="bullet"/>
      <w:lvlText w:val=""/>
      <w:lvlJc w:val="left"/>
      <w:pPr>
        <w:ind w:left="4320" w:hanging="360"/>
      </w:pPr>
      <w:rPr>
        <w:rFonts w:ascii="Wingdings" w:hAnsi="Wingdings" w:hint="default"/>
      </w:rPr>
    </w:lvl>
    <w:lvl w:ilvl="6" w:tplc="365A89F0">
      <w:start w:val="1"/>
      <w:numFmt w:val="bullet"/>
      <w:lvlText w:val=""/>
      <w:lvlJc w:val="left"/>
      <w:pPr>
        <w:ind w:left="5040" w:hanging="360"/>
      </w:pPr>
      <w:rPr>
        <w:rFonts w:ascii="Symbol" w:hAnsi="Symbol" w:hint="default"/>
      </w:rPr>
    </w:lvl>
    <w:lvl w:ilvl="7" w:tplc="677A4352">
      <w:start w:val="1"/>
      <w:numFmt w:val="bullet"/>
      <w:lvlText w:val="o"/>
      <w:lvlJc w:val="left"/>
      <w:pPr>
        <w:ind w:left="5760" w:hanging="360"/>
      </w:pPr>
      <w:rPr>
        <w:rFonts w:ascii="Courier New" w:hAnsi="Courier New" w:hint="default"/>
      </w:rPr>
    </w:lvl>
    <w:lvl w:ilvl="8" w:tplc="1CC2B8B2">
      <w:start w:val="1"/>
      <w:numFmt w:val="bullet"/>
      <w:lvlText w:val=""/>
      <w:lvlJc w:val="left"/>
      <w:pPr>
        <w:ind w:left="6480" w:hanging="360"/>
      </w:pPr>
      <w:rPr>
        <w:rFonts w:ascii="Wingdings" w:hAnsi="Wingdings" w:hint="default"/>
      </w:rPr>
    </w:lvl>
  </w:abstractNum>
  <w:abstractNum w:abstractNumId="22" w15:restartNumberingAfterBreak="0">
    <w:nsid w:val="3997175C"/>
    <w:multiLevelType w:val="hybridMultilevel"/>
    <w:tmpl w:val="212CDA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36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3AAB63F8"/>
    <w:multiLevelType w:val="hybridMultilevel"/>
    <w:tmpl w:val="E37A54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36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3B4DE42D"/>
    <w:multiLevelType w:val="hybridMultilevel"/>
    <w:tmpl w:val="FFFFFFFF"/>
    <w:lvl w:ilvl="0" w:tplc="08784226">
      <w:start w:val="1"/>
      <w:numFmt w:val="bullet"/>
      <w:lvlText w:val=""/>
      <w:lvlJc w:val="left"/>
      <w:pPr>
        <w:ind w:left="720" w:hanging="360"/>
      </w:pPr>
      <w:rPr>
        <w:rFonts w:ascii="Symbol" w:hAnsi="Symbol" w:hint="default"/>
      </w:rPr>
    </w:lvl>
    <w:lvl w:ilvl="1" w:tplc="069E5B02">
      <w:start w:val="1"/>
      <w:numFmt w:val="bullet"/>
      <w:lvlText w:val="o"/>
      <w:lvlJc w:val="left"/>
      <w:pPr>
        <w:ind w:left="1440" w:hanging="360"/>
      </w:pPr>
      <w:rPr>
        <w:rFonts w:ascii="Courier New" w:hAnsi="Courier New" w:hint="default"/>
      </w:rPr>
    </w:lvl>
    <w:lvl w:ilvl="2" w:tplc="DF1826F4">
      <w:start w:val="1"/>
      <w:numFmt w:val="bullet"/>
      <w:lvlText w:val=""/>
      <w:lvlJc w:val="left"/>
      <w:pPr>
        <w:ind w:left="2160" w:hanging="360"/>
      </w:pPr>
      <w:rPr>
        <w:rFonts w:ascii="Wingdings" w:hAnsi="Wingdings" w:hint="default"/>
      </w:rPr>
    </w:lvl>
    <w:lvl w:ilvl="3" w:tplc="DD2695A8">
      <w:start w:val="1"/>
      <w:numFmt w:val="bullet"/>
      <w:lvlText w:val=""/>
      <w:lvlJc w:val="left"/>
      <w:pPr>
        <w:ind w:left="2880" w:hanging="360"/>
      </w:pPr>
      <w:rPr>
        <w:rFonts w:ascii="Symbol" w:hAnsi="Symbol" w:hint="default"/>
      </w:rPr>
    </w:lvl>
    <w:lvl w:ilvl="4" w:tplc="C32C0F50">
      <w:start w:val="1"/>
      <w:numFmt w:val="bullet"/>
      <w:lvlText w:val="o"/>
      <w:lvlJc w:val="left"/>
      <w:pPr>
        <w:ind w:left="3600" w:hanging="360"/>
      </w:pPr>
      <w:rPr>
        <w:rFonts w:ascii="Courier New" w:hAnsi="Courier New" w:hint="default"/>
      </w:rPr>
    </w:lvl>
    <w:lvl w:ilvl="5" w:tplc="D954FFDC">
      <w:start w:val="1"/>
      <w:numFmt w:val="bullet"/>
      <w:lvlText w:val=""/>
      <w:lvlJc w:val="left"/>
      <w:pPr>
        <w:ind w:left="4320" w:hanging="360"/>
      </w:pPr>
      <w:rPr>
        <w:rFonts w:ascii="Wingdings" w:hAnsi="Wingdings" w:hint="default"/>
      </w:rPr>
    </w:lvl>
    <w:lvl w:ilvl="6" w:tplc="2D0A473A">
      <w:start w:val="1"/>
      <w:numFmt w:val="bullet"/>
      <w:lvlText w:val=""/>
      <w:lvlJc w:val="left"/>
      <w:pPr>
        <w:ind w:left="5040" w:hanging="360"/>
      </w:pPr>
      <w:rPr>
        <w:rFonts w:ascii="Symbol" w:hAnsi="Symbol" w:hint="default"/>
      </w:rPr>
    </w:lvl>
    <w:lvl w:ilvl="7" w:tplc="DDDA9A26">
      <w:start w:val="1"/>
      <w:numFmt w:val="bullet"/>
      <w:lvlText w:val="o"/>
      <w:lvlJc w:val="left"/>
      <w:pPr>
        <w:ind w:left="5760" w:hanging="360"/>
      </w:pPr>
      <w:rPr>
        <w:rFonts w:ascii="Courier New" w:hAnsi="Courier New" w:hint="default"/>
      </w:rPr>
    </w:lvl>
    <w:lvl w:ilvl="8" w:tplc="34923492">
      <w:start w:val="1"/>
      <w:numFmt w:val="bullet"/>
      <w:lvlText w:val=""/>
      <w:lvlJc w:val="left"/>
      <w:pPr>
        <w:ind w:left="6480" w:hanging="360"/>
      </w:pPr>
      <w:rPr>
        <w:rFonts w:ascii="Wingdings" w:hAnsi="Wingdings" w:hint="default"/>
      </w:rPr>
    </w:lvl>
  </w:abstractNum>
  <w:abstractNum w:abstractNumId="25" w15:restartNumberingAfterBreak="0">
    <w:nsid w:val="3D08111A"/>
    <w:multiLevelType w:val="hybridMultilevel"/>
    <w:tmpl w:val="2D2C5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E357A3"/>
    <w:multiLevelType w:val="hybridMultilevel"/>
    <w:tmpl w:val="2974C330"/>
    <w:lvl w:ilvl="0" w:tplc="8BD85EFC">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48AF275E"/>
    <w:multiLevelType w:val="multilevel"/>
    <w:tmpl w:val="2FE4B84E"/>
    <w:lvl w:ilvl="0">
      <w:start w:val="1"/>
      <w:numFmt w:val="decimal"/>
      <w:lvlText w:val="%1."/>
      <w:lvlJc w:val="left"/>
      <w:pPr>
        <w:ind w:left="720" w:hanging="360"/>
      </w:pPr>
      <w:rPr>
        <w:rFonts w:hint="default"/>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8" w15:restartNumberingAfterBreak="0">
    <w:nsid w:val="4C9F30A3"/>
    <w:multiLevelType w:val="hybridMultilevel"/>
    <w:tmpl w:val="366C44C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3B63721"/>
    <w:multiLevelType w:val="hybridMultilevel"/>
    <w:tmpl w:val="775C6A60"/>
    <w:lvl w:ilvl="0" w:tplc="491C0B1A">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3B097D"/>
    <w:multiLevelType w:val="hybridMultilevel"/>
    <w:tmpl w:val="90FA4E1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60A0416"/>
    <w:multiLevelType w:val="hybridMultilevel"/>
    <w:tmpl w:val="212CDA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36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56C8737C"/>
    <w:multiLevelType w:val="hybridMultilevel"/>
    <w:tmpl w:val="212CDA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36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3" w15:restartNumberingAfterBreak="0">
    <w:nsid w:val="6678AC23"/>
    <w:multiLevelType w:val="hybridMultilevel"/>
    <w:tmpl w:val="FFFFFFFF"/>
    <w:lvl w:ilvl="0" w:tplc="6DB2DCFA">
      <w:start w:val="1"/>
      <w:numFmt w:val="bullet"/>
      <w:lvlText w:val=""/>
      <w:lvlJc w:val="left"/>
      <w:pPr>
        <w:ind w:left="720" w:hanging="360"/>
      </w:pPr>
      <w:rPr>
        <w:rFonts w:ascii="Symbol" w:hAnsi="Symbol" w:hint="default"/>
      </w:rPr>
    </w:lvl>
    <w:lvl w:ilvl="1" w:tplc="E29032C8">
      <w:start w:val="1"/>
      <w:numFmt w:val="bullet"/>
      <w:lvlText w:val="o"/>
      <w:lvlJc w:val="left"/>
      <w:pPr>
        <w:ind w:left="1440" w:hanging="360"/>
      </w:pPr>
      <w:rPr>
        <w:rFonts w:ascii="Courier New" w:hAnsi="Courier New" w:hint="default"/>
      </w:rPr>
    </w:lvl>
    <w:lvl w:ilvl="2" w:tplc="75048B80">
      <w:start w:val="1"/>
      <w:numFmt w:val="bullet"/>
      <w:lvlText w:val=""/>
      <w:lvlJc w:val="left"/>
      <w:pPr>
        <w:ind w:left="2160" w:hanging="360"/>
      </w:pPr>
      <w:rPr>
        <w:rFonts w:ascii="Wingdings" w:hAnsi="Wingdings" w:hint="default"/>
      </w:rPr>
    </w:lvl>
    <w:lvl w:ilvl="3" w:tplc="38E4DA42">
      <w:start w:val="1"/>
      <w:numFmt w:val="bullet"/>
      <w:lvlText w:val=""/>
      <w:lvlJc w:val="left"/>
      <w:pPr>
        <w:ind w:left="2880" w:hanging="360"/>
      </w:pPr>
      <w:rPr>
        <w:rFonts w:ascii="Symbol" w:hAnsi="Symbol" w:hint="default"/>
      </w:rPr>
    </w:lvl>
    <w:lvl w:ilvl="4" w:tplc="CC5A5586">
      <w:start w:val="1"/>
      <w:numFmt w:val="bullet"/>
      <w:lvlText w:val="o"/>
      <w:lvlJc w:val="left"/>
      <w:pPr>
        <w:ind w:left="3600" w:hanging="360"/>
      </w:pPr>
      <w:rPr>
        <w:rFonts w:ascii="Courier New" w:hAnsi="Courier New" w:hint="default"/>
      </w:rPr>
    </w:lvl>
    <w:lvl w:ilvl="5" w:tplc="62A61726">
      <w:start w:val="1"/>
      <w:numFmt w:val="bullet"/>
      <w:lvlText w:val=""/>
      <w:lvlJc w:val="left"/>
      <w:pPr>
        <w:ind w:left="4320" w:hanging="360"/>
      </w:pPr>
      <w:rPr>
        <w:rFonts w:ascii="Wingdings" w:hAnsi="Wingdings" w:hint="default"/>
      </w:rPr>
    </w:lvl>
    <w:lvl w:ilvl="6" w:tplc="9080F230">
      <w:start w:val="1"/>
      <w:numFmt w:val="bullet"/>
      <w:lvlText w:val=""/>
      <w:lvlJc w:val="left"/>
      <w:pPr>
        <w:ind w:left="5040" w:hanging="360"/>
      </w:pPr>
      <w:rPr>
        <w:rFonts w:ascii="Symbol" w:hAnsi="Symbol" w:hint="default"/>
      </w:rPr>
    </w:lvl>
    <w:lvl w:ilvl="7" w:tplc="D91493E4">
      <w:start w:val="1"/>
      <w:numFmt w:val="bullet"/>
      <w:lvlText w:val="o"/>
      <w:lvlJc w:val="left"/>
      <w:pPr>
        <w:ind w:left="5760" w:hanging="360"/>
      </w:pPr>
      <w:rPr>
        <w:rFonts w:ascii="Courier New" w:hAnsi="Courier New" w:hint="default"/>
      </w:rPr>
    </w:lvl>
    <w:lvl w:ilvl="8" w:tplc="1C6CDF56">
      <w:start w:val="1"/>
      <w:numFmt w:val="bullet"/>
      <w:lvlText w:val=""/>
      <w:lvlJc w:val="left"/>
      <w:pPr>
        <w:ind w:left="6480" w:hanging="360"/>
      </w:pPr>
      <w:rPr>
        <w:rFonts w:ascii="Wingdings" w:hAnsi="Wingdings" w:hint="default"/>
      </w:rPr>
    </w:lvl>
  </w:abstractNum>
  <w:abstractNum w:abstractNumId="34" w15:restartNumberingAfterBreak="0">
    <w:nsid w:val="69E452C8"/>
    <w:multiLevelType w:val="hybridMultilevel"/>
    <w:tmpl w:val="FFFFFFFF"/>
    <w:lvl w:ilvl="0" w:tplc="B49EC080">
      <w:start w:val="1"/>
      <w:numFmt w:val="bullet"/>
      <w:lvlText w:val=""/>
      <w:lvlJc w:val="left"/>
      <w:pPr>
        <w:ind w:left="720" w:hanging="360"/>
      </w:pPr>
      <w:rPr>
        <w:rFonts w:ascii="Symbol" w:hAnsi="Symbol" w:hint="default"/>
      </w:rPr>
    </w:lvl>
    <w:lvl w:ilvl="1" w:tplc="9E9C71F8">
      <w:start w:val="1"/>
      <w:numFmt w:val="bullet"/>
      <w:lvlText w:val="o"/>
      <w:lvlJc w:val="left"/>
      <w:pPr>
        <w:ind w:left="1440" w:hanging="360"/>
      </w:pPr>
      <w:rPr>
        <w:rFonts w:ascii="Courier New" w:hAnsi="Courier New" w:hint="default"/>
      </w:rPr>
    </w:lvl>
    <w:lvl w:ilvl="2" w:tplc="C2282ED0">
      <w:start w:val="1"/>
      <w:numFmt w:val="bullet"/>
      <w:lvlText w:val=""/>
      <w:lvlJc w:val="left"/>
      <w:pPr>
        <w:ind w:left="2160" w:hanging="360"/>
      </w:pPr>
      <w:rPr>
        <w:rFonts w:ascii="Wingdings" w:hAnsi="Wingdings" w:hint="default"/>
      </w:rPr>
    </w:lvl>
    <w:lvl w:ilvl="3" w:tplc="2D2A2EAC">
      <w:start w:val="1"/>
      <w:numFmt w:val="bullet"/>
      <w:lvlText w:val=""/>
      <w:lvlJc w:val="left"/>
      <w:pPr>
        <w:ind w:left="2880" w:hanging="360"/>
      </w:pPr>
      <w:rPr>
        <w:rFonts w:ascii="Symbol" w:hAnsi="Symbol" w:hint="default"/>
      </w:rPr>
    </w:lvl>
    <w:lvl w:ilvl="4" w:tplc="C7D6F7F8">
      <w:start w:val="1"/>
      <w:numFmt w:val="bullet"/>
      <w:lvlText w:val="o"/>
      <w:lvlJc w:val="left"/>
      <w:pPr>
        <w:ind w:left="3600" w:hanging="360"/>
      </w:pPr>
      <w:rPr>
        <w:rFonts w:ascii="Courier New" w:hAnsi="Courier New" w:hint="default"/>
      </w:rPr>
    </w:lvl>
    <w:lvl w:ilvl="5" w:tplc="AB789A42">
      <w:start w:val="1"/>
      <w:numFmt w:val="bullet"/>
      <w:lvlText w:val=""/>
      <w:lvlJc w:val="left"/>
      <w:pPr>
        <w:ind w:left="4320" w:hanging="360"/>
      </w:pPr>
      <w:rPr>
        <w:rFonts w:ascii="Wingdings" w:hAnsi="Wingdings" w:hint="default"/>
      </w:rPr>
    </w:lvl>
    <w:lvl w:ilvl="6" w:tplc="5902F74E">
      <w:start w:val="1"/>
      <w:numFmt w:val="bullet"/>
      <w:lvlText w:val=""/>
      <w:lvlJc w:val="left"/>
      <w:pPr>
        <w:ind w:left="5040" w:hanging="360"/>
      </w:pPr>
      <w:rPr>
        <w:rFonts w:ascii="Symbol" w:hAnsi="Symbol" w:hint="default"/>
      </w:rPr>
    </w:lvl>
    <w:lvl w:ilvl="7" w:tplc="F9F27BEA">
      <w:start w:val="1"/>
      <w:numFmt w:val="bullet"/>
      <w:lvlText w:val="o"/>
      <w:lvlJc w:val="left"/>
      <w:pPr>
        <w:ind w:left="5760" w:hanging="360"/>
      </w:pPr>
      <w:rPr>
        <w:rFonts w:ascii="Courier New" w:hAnsi="Courier New" w:hint="default"/>
      </w:rPr>
    </w:lvl>
    <w:lvl w:ilvl="8" w:tplc="1DCC6F7E">
      <w:start w:val="1"/>
      <w:numFmt w:val="bullet"/>
      <w:lvlText w:val=""/>
      <w:lvlJc w:val="left"/>
      <w:pPr>
        <w:ind w:left="6480" w:hanging="360"/>
      </w:pPr>
      <w:rPr>
        <w:rFonts w:ascii="Wingdings" w:hAnsi="Wingdings" w:hint="default"/>
      </w:rPr>
    </w:lvl>
  </w:abstractNum>
  <w:abstractNum w:abstractNumId="35" w15:restartNumberingAfterBreak="0">
    <w:nsid w:val="6D068A35"/>
    <w:multiLevelType w:val="hybridMultilevel"/>
    <w:tmpl w:val="FFFFFFFF"/>
    <w:lvl w:ilvl="0" w:tplc="ABBAAF5A">
      <w:start w:val="1"/>
      <w:numFmt w:val="bullet"/>
      <w:lvlText w:val=""/>
      <w:lvlJc w:val="left"/>
      <w:pPr>
        <w:ind w:left="720" w:hanging="360"/>
      </w:pPr>
      <w:rPr>
        <w:rFonts w:ascii="Symbol" w:hAnsi="Symbol" w:hint="default"/>
      </w:rPr>
    </w:lvl>
    <w:lvl w:ilvl="1" w:tplc="8AFC8EDE">
      <w:start w:val="1"/>
      <w:numFmt w:val="bullet"/>
      <w:lvlText w:val="o"/>
      <w:lvlJc w:val="left"/>
      <w:pPr>
        <w:ind w:left="1440" w:hanging="360"/>
      </w:pPr>
      <w:rPr>
        <w:rFonts w:ascii="Courier New" w:hAnsi="Courier New" w:hint="default"/>
      </w:rPr>
    </w:lvl>
    <w:lvl w:ilvl="2" w:tplc="5C0A4382">
      <w:start w:val="1"/>
      <w:numFmt w:val="bullet"/>
      <w:lvlText w:val=""/>
      <w:lvlJc w:val="left"/>
      <w:pPr>
        <w:ind w:left="2160" w:hanging="360"/>
      </w:pPr>
      <w:rPr>
        <w:rFonts w:ascii="Wingdings" w:hAnsi="Wingdings" w:hint="default"/>
      </w:rPr>
    </w:lvl>
    <w:lvl w:ilvl="3" w:tplc="33628CA8">
      <w:start w:val="1"/>
      <w:numFmt w:val="bullet"/>
      <w:lvlText w:val=""/>
      <w:lvlJc w:val="left"/>
      <w:pPr>
        <w:ind w:left="2880" w:hanging="360"/>
      </w:pPr>
      <w:rPr>
        <w:rFonts w:ascii="Symbol" w:hAnsi="Symbol" w:hint="default"/>
      </w:rPr>
    </w:lvl>
    <w:lvl w:ilvl="4" w:tplc="7D2EC890">
      <w:start w:val="1"/>
      <w:numFmt w:val="bullet"/>
      <w:lvlText w:val="o"/>
      <w:lvlJc w:val="left"/>
      <w:pPr>
        <w:ind w:left="3600" w:hanging="360"/>
      </w:pPr>
      <w:rPr>
        <w:rFonts w:ascii="Courier New" w:hAnsi="Courier New" w:hint="default"/>
      </w:rPr>
    </w:lvl>
    <w:lvl w:ilvl="5" w:tplc="B29466E6">
      <w:start w:val="1"/>
      <w:numFmt w:val="bullet"/>
      <w:lvlText w:val=""/>
      <w:lvlJc w:val="left"/>
      <w:pPr>
        <w:ind w:left="4320" w:hanging="360"/>
      </w:pPr>
      <w:rPr>
        <w:rFonts w:ascii="Wingdings" w:hAnsi="Wingdings" w:hint="default"/>
      </w:rPr>
    </w:lvl>
    <w:lvl w:ilvl="6" w:tplc="25F20070">
      <w:start w:val="1"/>
      <w:numFmt w:val="bullet"/>
      <w:lvlText w:val=""/>
      <w:lvlJc w:val="left"/>
      <w:pPr>
        <w:ind w:left="5040" w:hanging="360"/>
      </w:pPr>
      <w:rPr>
        <w:rFonts w:ascii="Symbol" w:hAnsi="Symbol" w:hint="default"/>
      </w:rPr>
    </w:lvl>
    <w:lvl w:ilvl="7" w:tplc="05ACCFCC">
      <w:start w:val="1"/>
      <w:numFmt w:val="bullet"/>
      <w:lvlText w:val="o"/>
      <w:lvlJc w:val="left"/>
      <w:pPr>
        <w:ind w:left="5760" w:hanging="360"/>
      </w:pPr>
      <w:rPr>
        <w:rFonts w:ascii="Courier New" w:hAnsi="Courier New" w:hint="default"/>
      </w:rPr>
    </w:lvl>
    <w:lvl w:ilvl="8" w:tplc="3B5CA988">
      <w:start w:val="1"/>
      <w:numFmt w:val="bullet"/>
      <w:lvlText w:val=""/>
      <w:lvlJc w:val="left"/>
      <w:pPr>
        <w:ind w:left="6480" w:hanging="360"/>
      </w:pPr>
      <w:rPr>
        <w:rFonts w:ascii="Wingdings" w:hAnsi="Wingdings" w:hint="default"/>
      </w:rPr>
    </w:lvl>
  </w:abstractNum>
  <w:abstractNum w:abstractNumId="36" w15:restartNumberingAfterBreak="0">
    <w:nsid w:val="6E6440D3"/>
    <w:multiLevelType w:val="hybridMultilevel"/>
    <w:tmpl w:val="44F25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270A9D"/>
    <w:multiLevelType w:val="hybridMultilevel"/>
    <w:tmpl w:val="212CDA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36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712033B7"/>
    <w:multiLevelType w:val="multilevel"/>
    <w:tmpl w:val="9D10FC38"/>
    <w:lvl w:ilvl="0">
      <w:start w:val="1"/>
      <w:numFmt w:val="decimal"/>
      <w:lvlText w:val="%1."/>
      <w:lvlJc w:val="left"/>
      <w:pPr>
        <w:ind w:left="720" w:hanging="360"/>
      </w:pPr>
    </w:lvl>
    <w:lvl w:ilvl="1">
      <w:start w:val="1"/>
      <w:numFmt w:val="decimal"/>
      <w:lvlText w:val="%1.%2."/>
      <w:lvlJc w:val="left"/>
      <w:pPr>
        <w:ind w:left="882" w:hanging="450"/>
      </w:pPr>
      <w:rPr>
        <w:w w:val="95"/>
      </w:rPr>
    </w:lvl>
    <w:lvl w:ilvl="2">
      <w:start w:val="1"/>
      <w:numFmt w:val="decimal"/>
      <w:lvlText w:val="%1.%2.%3."/>
      <w:lvlJc w:val="left"/>
      <w:pPr>
        <w:ind w:left="1224" w:hanging="720"/>
      </w:pPr>
      <w:rPr>
        <w:w w:val="95"/>
      </w:rPr>
    </w:lvl>
    <w:lvl w:ilvl="3">
      <w:start w:val="1"/>
      <w:numFmt w:val="decimal"/>
      <w:lvlText w:val="%1.%2.%3.%4."/>
      <w:lvlJc w:val="left"/>
      <w:pPr>
        <w:ind w:left="1296" w:hanging="720"/>
      </w:pPr>
      <w:rPr>
        <w:w w:val="95"/>
      </w:rPr>
    </w:lvl>
    <w:lvl w:ilvl="4">
      <w:start w:val="1"/>
      <w:numFmt w:val="decimal"/>
      <w:lvlText w:val="%1.%2.%3.%4.%5."/>
      <w:lvlJc w:val="left"/>
      <w:pPr>
        <w:ind w:left="1728" w:hanging="1080"/>
      </w:pPr>
      <w:rPr>
        <w:w w:val="95"/>
      </w:rPr>
    </w:lvl>
    <w:lvl w:ilvl="5">
      <w:start w:val="1"/>
      <w:numFmt w:val="decimal"/>
      <w:lvlText w:val="%1.%2.%3.%4.%5.%6."/>
      <w:lvlJc w:val="left"/>
      <w:pPr>
        <w:ind w:left="1800" w:hanging="1080"/>
      </w:pPr>
      <w:rPr>
        <w:w w:val="95"/>
      </w:rPr>
    </w:lvl>
    <w:lvl w:ilvl="6">
      <w:start w:val="1"/>
      <w:numFmt w:val="decimal"/>
      <w:lvlText w:val="%1.%2.%3.%4.%5.%6.%7."/>
      <w:lvlJc w:val="left"/>
      <w:pPr>
        <w:ind w:left="2232" w:hanging="1440"/>
      </w:pPr>
      <w:rPr>
        <w:w w:val="95"/>
      </w:rPr>
    </w:lvl>
    <w:lvl w:ilvl="7">
      <w:start w:val="1"/>
      <w:numFmt w:val="decimal"/>
      <w:lvlText w:val="%1.%2.%3.%4.%5.%6.%7.%8."/>
      <w:lvlJc w:val="left"/>
      <w:pPr>
        <w:ind w:left="2304" w:hanging="1440"/>
      </w:pPr>
      <w:rPr>
        <w:w w:val="95"/>
      </w:rPr>
    </w:lvl>
    <w:lvl w:ilvl="8">
      <w:start w:val="1"/>
      <w:numFmt w:val="decimal"/>
      <w:lvlText w:val="%1.%2.%3.%4.%5.%6.%7.%8.%9."/>
      <w:lvlJc w:val="left"/>
      <w:pPr>
        <w:ind w:left="2736" w:hanging="1800"/>
      </w:pPr>
      <w:rPr>
        <w:w w:val="95"/>
      </w:rPr>
    </w:lvl>
  </w:abstractNum>
  <w:abstractNum w:abstractNumId="39" w15:restartNumberingAfterBreak="0">
    <w:nsid w:val="72AD1C72"/>
    <w:multiLevelType w:val="hybridMultilevel"/>
    <w:tmpl w:val="6B3EB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355D10"/>
    <w:multiLevelType w:val="hybridMultilevel"/>
    <w:tmpl w:val="FB42A4F0"/>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start w:val="1"/>
      <w:numFmt w:val="lowerRoman"/>
      <w:lvlText w:val="%3."/>
      <w:lvlJc w:val="right"/>
      <w:pPr>
        <w:ind w:left="2070" w:hanging="180"/>
      </w:pPr>
    </w:lvl>
    <w:lvl w:ilvl="3" w:tplc="0409000F">
      <w:start w:val="1"/>
      <w:numFmt w:val="decimal"/>
      <w:lvlText w:val="%4."/>
      <w:lvlJc w:val="left"/>
      <w:pPr>
        <w:ind w:left="2790" w:hanging="360"/>
      </w:pPr>
    </w:lvl>
    <w:lvl w:ilvl="4" w:tplc="04090019">
      <w:start w:val="1"/>
      <w:numFmt w:val="lowerLetter"/>
      <w:lvlText w:val="%5."/>
      <w:lvlJc w:val="left"/>
      <w:pPr>
        <w:ind w:left="3510" w:hanging="360"/>
      </w:pPr>
    </w:lvl>
    <w:lvl w:ilvl="5" w:tplc="0409001B">
      <w:start w:val="1"/>
      <w:numFmt w:val="lowerRoman"/>
      <w:lvlText w:val="%6."/>
      <w:lvlJc w:val="right"/>
      <w:pPr>
        <w:ind w:left="4230" w:hanging="180"/>
      </w:pPr>
    </w:lvl>
    <w:lvl w:ilvl="6" w:tplc="0409000F">
      <w:start w:val="1"/>
      <w:numFmt w:val="decimal"/>
      <w:lvlText w:val="%7."/>
      <w:lvlJc w:val="left"/>
      <w:pPr>
        <w:ind w:left="4950" w:hanging="360"/>
      </w:pPr>
    </w:lvl>
    <w:lvl w:ilvl="7" w:tplc="04090019">
      <w:start w:val="1"/>
      <w:numFmt w:val="lowerLetter"/>
      <w:lvlText w:val="%8."/>
      <w:lvlJc w:val="left"/>
      <w:pPr>
        <w:ind w:left="5670" w:hanging="360"/>
      </w:pPr>
    </w:lvl>
    <w:lvl w:ilvl="8" w:tplc="0409001B">
      <w:start w:val="1"/>
      <w:numFmt w:val="lowerRoman"/>
      <w:lvlText w:val="%9."/>
      <w:lvlJc w:val="right"/>
      <w:pPr>
        <w:ind w:left="6390" w:hanging="180"/>
      </w:pPr>
    </w:lvl>
  </w:abstractNum>
  <w:num w:numId="1" w16cid:durableId="1893038334">
    <w:abstractNumId w:val="16"/>
  </w:num>
  <w:num w:numId="2" w16cid:durableId="1207256320">
    <w:abstractNumId w:val="34"/>
  </w:num>
  <w:num w:numId="3" w16cid:durableId="413941755">
    <w:abstractNumId w:val="33"/>
  </w:num>
  <w:num w:numId="4" w16cid:durableId="1267039559">
    <w:abstractNumId w:val="21"/>
  </w:num>
  <w:num w:numId="5" w16cid:durableId="784081312">
    <w:abstractNumId w:val="1"/>
  </w:num>
  <w:num w:numId="6" w16cid:durableId="589898843">
    <w:abstractNumId w:val="24"/>
  </w:num>
  <w:num w:numId="7" w16cid:durableId="1490826131">
    <w:abstractNumId w:val="35"/>
  </w:num>
  <w:num w:numId="8" w16cid:durableId="1681349300">
    <w:abstractNumId w:val="38"/>
  </w:num>
  <w:num w:numId="9" w16cid:durableId="210568212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89007755">
    <w:abstractNumId w:val="5"/>
    <w:lvlOverride w:ilvl="0">
      <w:startOverride w:val="1"/>
    </w:lvlOverride>
    <w:lvlOverride w:ilvl="1"/>
    <w:lvlOverride w:ilvl="2"/>
    <w:lvlOverride w:ilvl="3"/>
    <w:lvlOverride w:ilvl="4"/>
    <w:lvlOverride w:ilvl="5"/>
    <w:lvlOverride w:ilvl="6"/>
    <w:lvlOverride w:ilvl="7"/>
    <w:lvlOverride w:ilvl="8"/>
  </w:num>
  <w:num w:numId="11" w16cid:durableId="79883794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82383096">
    <w:abstractNumId w:val="22"/>
  </w:num>
  <w:num w:numId="13" w16cid:durableId="702249280">
    <w:abstractNumId w:val="17"/>
  </w:num>
  <w:num w:numId="14" w16cid:durableId="941305818">
    <w:abstractNumId w:val="2"/>
  </w:num>
  <w:num w:numId="15" w16cid:durableId="233659881">
    <w:abstractNumId w:val="10"/>
  </w:num>
  <w:num w:numId="16" w16cid:durableId="495262650">
    <w:abstractNumId w:val="14"/>
  </w:num>
  <w:num w:numId="17" w16cid:durableId="1361324957">
    <w:abstractNumId w:val="37"/>
  </w:num>
  <w:num w:numId="18" w16cid:durableId="1164315191">
    <w:abstractNumId w:val="0"/>
  </w:num>
  <w:num w:numId="19" w16cid:durableId="1151872011">
    <w:abstractNumId w:val="27"/>
  </w:num>
  <w:num w:numId="20" w16cid:durableId="719011210">
    <w:abstractNumId w:val="8"/>
  </w:num>
  <w:num w:numId="21" w16cid:durableId="1743943405">
    <w:abstractNumId w:val="30"/>
  </w:num>
  <w:num w:numId="22" w16cid:durableId="1317145875">
    <w:abstractNumId w:val="15"/>
  </w:num>
  <w:num w:numId="23" w16cid:durableId="1994942418">
    <w:abstractNumId w:val="6"/>
  </w:num>
  <w:num w:numId="24" w16cid:durableId="663360874">
    <w:abstractNumId w:val="36"/>
  </w:num>
  <w:num w:numId="25" w16cid:durableId="1141388415">
    <w:abstractNumId w:val="18"/>
  </w:num>
  <w:num w:numId="26" w16cid:durableId="1903635351">
    <w:abstractNumId w:val="12"/>
  </w:num>
  <w:num w:numId="27" w16cid:durableId="663893693">
    <w:abstractNumId w:val="25"/>
  </w:num>
  <w:num w:numId="28" w16cid:durableId="103396377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84648409">
    <w:abstractNumId w:val="32"/>
  </w:num>
  <w:num w:numId="30" w16cid:durableId="1553615541">
    <w:abstractNumId w:val="23"/>
  </w:num>
  <w:num w:numId="31" w16cid:durableId="970862515">
    <w:abstractNumId w:val="7"/>
  </w:num>
  <w:num w:numId="32" w16cid:durableId="388504973">
    <w:abstractNumId w:val="29"/>
  </w:num>
  <w:num w:numId="33" w16cid:durableId="2065636553">
    <w:abstractNumId w:val="39"/>
  </w:num>
  <w:num w:numId="34" w16cid:durableId="1030574309">
    <w:abstractNumId w:val="11"/>
  </w:num>
  <w:num w:numId="35" w16cid:durableId="1306660447">
    <w:abstractNumId w:val="19"/>
  </w:num>
  <w:num w:numId="36" w16cid:durableId="797140525">
    <w:abstractNumId w:val="13"/>
  </w:num>
  <w:num w:numId="37" w16cid:durableId="1190265575">
    <w:abstractNumId w:val="3"/>
  </w:num>
  <w:num w:numId="38" w16cid:durableId="1863125306">
    <w:abstractNumId w:val="9"/>
  </w:num>
  <w:num w:numId="39" w16cid:durableId="1996907638">
    <w:abstractNumId w:val="28"/>
  </w:num>
  <w:num w:numId="40" w16cid:durableId="636879361">
    <w:abstractNumId w:val="4"/>
  </w:num>
  <w:num w:numId="41" w16cid:durableId="1522740582">
    <w:abstractNumId w:val="2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4B1"/>
    <w:rsid w:val="00000D59"/>
    <w:rsid w:val="00002614"/>
    <w:rsid w:val="0000402A"/>
    <w:rsid w:val="000052C8"/>
    <w:rsid w:val="000055CE"/>
    <w:rsid w:val="00007BD4"/>
    <w:rsid w:val="0000FB4E"/>
    <w:rsid w:val="0001017E"/>
    <w:rsid w:val="00010F3F"/>
    <w:rsid w:val="00011AF4"/>
    <w:rsid w:val="000124B9"/>
    <w:rsid w:val="00012BA3"/>
    <w:rsid w:val="00015498"/>
    <w:rsid w:val="00015E9E"/>
    <w:rsid w:val="000161DA"/>
    <w:rsid w:val="0001737F"/>
    <w:rsid w:val="0001744A"/>
    <w:rsid w:val="00020ACD"/>
    <w:rsid w:val="0002182F"/>
    <w:rsid w:val="00021ECA"/>
    <w:rsid w:val="0002361C"/>
    <w:rsid w:val="000236D6"/>
    <w:rsid w:val="00024314"/>
    <w:rsid w:val="00024A4D"/>
    <w:rsid w:val="00024BE0"/>
    <w:rsid w:val="00025BF0"/>
    <w:rsid w:val="00025CF4"/>
    <w:rsid w:val="000267B7"/>
    <w:rsid w:val="0003027B"/>
    <w:rsid w:val="000313B2"/>
    <w:rsid w:val="00032EEA"/>
    <w:rsid w:val="00033153"/>
    <w:rsid w:val="0003391A"/>
    <w:rsid w:val="0003510B"/>
    <w:rsid w:val="00036190"/>
    <w:rsid w:val="000373D8"/>
    <w:rsid w:val="000409F2"/>
    <w:rsid w:val="00040CF4"/>
    <w:rsid w:val="00041C11"/>
    <w:rsid w:val="000424F0"/>
    <w:rsid w:val="000445FE"/>
    <w:rsid w:val="00046257"/>
    <w:rsid w:val="00046982"/>
    <w:rsid w:val="0004737A"/>
    <w:rsid w:val="00056886"/>
    <w:rsid w:val="00056F01"/>
    <w:rsid w:val="0006050C"/>
    <w:rsid w:val="000611CA"/>
    <w:rsid w:val="00061C64"/>
    <w:rsid w:val="000637E3"/>
    <w:rsid w:val="00066DBF"/>
    <w:rsid w:val="000711F1"/>
    <w:rsid w:val="0007174A"/>
    <w:rsid w:val="000729B5"/>
    <w:rsid w:val="00072B69"/>
    <w:rsid w:val="00072B8A"/>
    <w:rsid w:val="00072EFB"/>
    <w:rsid w:val="00073A45"/>
    <w:rsid w:val="00075901"/>
    <w:rsid w:val="00076C31"/>
    <w:rsid w:val="0007737D"/>
    <w:rsid w:val="00077AAE"/>
    <w:rsid w:val="00081454"/>
    <w:rsid w:val="0008218A"/>
    <w:rsid w:val="00082408"/>
    <w:rsid w:val="0008452B"/>
    <w:rsid w:val="00084B04"/>
    <w:rsid w:val="00086556"/>
    <w:rsid w:val="000874D8"/>
    <w:rsid w:val="000879D9"/>
    <w:rsid w:val="0009051A"/>
    <w:rsid w:val="00090547"/>
    <w:rsid w:val="000914CE"/>
    <w:rsid w:val="00092662"/>
    <w:rsid w:val="00092E0E"/>
    <w:rsid w:val="0009324C"/>
    <w:rsid w:val="000946C8"/>
    <w:rsid w:val="0009561A"/>
    <w:rsid w:val="000960B1"/>
    <w:rsid w:val="000961E9"/>
    <w:rsid w:val="000964B1"/>
    <w:rsid w:val="00097EE4"/>
    <w:rsid w:val="000A1967"/>
    <w:rsid w:val="000A2A1A"/>
    <w:rsid w:val="000A5088"/>
    <w:rsid w:val="000A761B"/>
    <w:rsid w:val="000A78F8"/>
    <w:rsid w:val="000B0069"/>
    <w:rsid w:val="000B14B1"/>
    <w:rsid w:val="000B4D22"/>
    <w:rsid w:val="000B61C0"/>
    <w:rsid w:val="000B6517"/>
    <w:rsid w:val="000B6962"/>
    <w:rsid w:val="000C0344"/>
    <w:rsid w:val="000C08AA"/>
    <w:rsid w:val="000C0C9A"/>
    <w:rsid w:val="000C0ECA"/>
    <w:rsid w:val="000C1243"/>
    <w:rsid w:val="000C3BD0"/>
    <w:rsid w:val="000C4CA5"/>
    <w:rsid w:val="000C4D3B"/>
    <w:rsid w:val="000C597E"/>
    <w:rsid w:val="000C748A"/>
    <w:rsid w:val="000C7B4B"/>
    <w:rsid w:val="000C7E1F"/>
    <w:rsid w:val="000D0BAD"/>
    <w:rsid w:val="000D0DFA"/>
    <w:rsid w:val="000D2BF0"/>
    <w:rsid w:val="000D6BD8"/>
    <w:rsid w:val="000E1129"/>
    <w:rsid w:val="000E1979"/>
    <w:rsid w:val="000E2C89"/>
    <w:rsid w:val="000E4ACD"/>
    <w:rsid w:val="000E5209"/>
    <w:rsid w:val="000E723B"/>
    <w:rsid w:val="000E7CBC"/>
    <w:rsid w:val="000F020B"/>
    <w:rsid w:val="000F09B3"/>
    <w:rsid w:val="000F0DCE"/>
    <w:rsid w:val="000F11FE"/>
    <w:rsid w:val="000F2439"/>
    <w:rsid w:val="000F24D7"/>
    <w:rsid w:val="000F32B2"/>
    <w:rsid w:val="000F4835"/>
    <w:rsid w:val="000F634B"/>
    <w:rsid w:val="000F6A61"/>
    <w:rsid w:val="000F6D31"/>
    <w:rsid w:val="001006CA"/>
    <w:rsid w:val="00101303"/>
    <w:rsid w:val="001018E5"/>
    <w:rsid w:val="0010190F"/>
    <w:rsid w:val="00101E87"/>
    <w:rsid w:val="001022F3"/>
    <w:rsid w:val="00102557"/>
    <w:rsid w:val="001034EF"/>
    <w:rsid w:val="00104223"/>
    <w:rsid w:val="00104730"/>
    <w:rsid w:val="00105874"/>
    <w:rsid w:val="00105C43"/>
    <w:rsid w:val="00112CE0"/>
    <w:rsid w:val="001161B5"/>
    <w:rsid w:val="0011633C"/>
    <w:rsid w:val="00116802"/>
    <w:rsid w:val="00120B85"/>
    <w:rsid w:val="00120F62"/>
    <w:rsid w:val="00122329"/>
    <w:rsid w:val="00124856"/>
    <w:rsid w:val="00126038"/>
    <w:rsid w:val="00127738"/>
    <w:rsid w:val="00127D6E"/>
    <w:rsid w:val="00130B54"/>
    <w:rsid w:val="00131F5F"/>
    <w:rsid w:val="00132599"/>
    <w:rsid w:val="001335CA"/>
    <w:rsid w:val="00133C69"/>
    <w:rsid w:val="00135E48"/>
    <w:rsid w:val="0013629C"/>
    <w:rsid w:val="001369AF"/>
    <w:rsid w:val="00136C15"/>
    <w:rsid w:val="00136D7D"/>
    <w:rsid w:val="00141751"/>
    <w:rsid w:val="00142540"/>
    <w:rsid w:val="001449BF"/>
    <w:rsid w:val="001466F4"/>
    <w:rsid w:val="00146AD3"/>
    <w:rsid w:val="0014727C"/>
    <w:rsid w:val="00150A7F"/>
    <w:rsid w:val="00150C43"/>
    <w:rsid w:val="00151EA1"/>
    <w:rsid w:val="00151F4E"/>
    <w:rsid w:val="001526AB"/>
    <w:rsid w:val="00153C26"/>
    <w:rsid w:val="00153D64"/>
    <w:rsid w:val="00153D99"/>
    <w:rsid w:val="00154BB6"/>
    <w:rsid w:val="00155072"/>
    <w:rsid w:val="00157818"/>
    <w:rsid w:val="001615A7"/>
    <w:rsid w:val="00162F03"/>
    <w:rsid w:val="00163772"/>
    <w:rsid w:val="00163E42"/>
    <w:rsid w:val="00165014"/>
    <w:rsid w:val="00165488"/>
    <w:rsid w:val="0016570E"/>
    <w:rsid w:val="00166B35"/>
    <w:rsid w:val="0016783F"/>
    <w:rsid w:val="00171EDB"/>
    <w:rsid w:val="00173AE3"/>
    <w:rsid w:val="001746F8"/>
    <w:rsid w:val="0018040F"/>
    <w:rsid w:val="001808D0"/>
    <w:rsid w:val="00181768"/>
    <w:rsid w:val="00182FF1"/>
    <w:rsid w:val="00183775"/>
    <w:rsid w:val="00184398"/>
    <w:rsid w:val="00184AD2"/>
    <w:rsid w:val="00184AE5"/>
    <w:rsid w:val="00186944"/>
    <w:rsid w:val="001902EC"/>
    <w:rsid w:val="001913CF"/>
    <w:rsid w:val="001915ED"/>
    <w:rsid w:val="00191773"/>
    <w:rsid w:val="00191DD8"/>
    <w:rsid w:val="001940AE"/>
    <w:rsid w:val="001944FF"/>
    <w:rsid w:val="00194634"/>
    <w:rsid w:val="0019498B"/>
    <w:rsid w:val="0019636D"/>
    <w:rsid w:val="00196E64"/>
    <w:rsid w:val="00197750"/>
    <w:rsid w:val="00197884"/>
    <w:rsid w:val="001A10A1"/>
    <w:rsid w:val="001A2C07"/>
    <w:rsid w:val="001A2EEC"/>
    <w:rsid w:val="001A3375"/>
    <w:rsid w:val="001A339E"/>
    <w:rsid w:val="001A3B7D"/>
    <w:rsid w:val="001A3D3C"/>
    <w:rsid w:val="001A4B96"/>
    <w:rsid w:val="001A756F"/>
    <w:rsid w:val="001B1D48"/>
    <w:rsid w:val="001B2390"/>
    <w:rsid w:val="001B34CD"/>
    <w:rsid w:val="001B500F"/>
    <w:rsid w:val="001B6A1E"/>
    <w:rsid w:val="001B6D09"/>
    <w:rsid w:val="001B6DD4"/>
    <w:rsid w:val="001B6EF9"/>
    <w:rsid w:val="001C0943"/>
    <w:rsid w:val="001C2EAE"/>
    <w:rsid w:val="001C3F36"/>
    <w:rsid w:val="001C4D3B"/>
    <w:rsid w:val="001C5D72"/>
    <w:rsid w:val="001C6CA5"/>
    <w:rsid w:val="001C7A05"/>
    <w:rsid w:val="001C7CB5"/>
    <w:rsid w:val="001D00BB"/>
    <w:rsid w:val="001D114F"/>
    <w:rsid w:val="001D15B0"/>
    <w:rsid w:val="001D180A"/>
    <w:rsid w:val="001D2301"/>
    <w:rsid w:val="001D2368"/>
    <w:rsid w:val="001D2D8E"/>
    <w:rsid w:val="001D2E77"/>
    <w:rsid w:val="001D4BFC"/>
    <w:rsid w:val="001D6149"/>
    <w:rsid w:val="001D62F3"/>
    <w:rsid w:val="001D7C4E"/>
    <w:rsid w:val="001E01CB"/>
    <w:rsid w:val="001E110B"/>
    <w:rsid w:val="001E2A5E"/>
    <w:rsid w:val="001E4DD3"/>
    <w:rsid w:val="001E67B0"/>
    <w:rsid w:val="001E75C9"/>
    <w:rsid w:val="001E778A"/>
    <w:rsid w:val="001E7D2D"/>
    <w:rsid w:val="001F1691"/>
    <w:rsid w:val="001F18A6"/>
    <w:rsid w:val="001F2590"/>
    <w:rsid w:val="001F2E21"/>
    <w:rsid w:val="001F35EE"/>
    <w:rsid w:val="001F43BC"/>
    <w:rsid w:val="001F50DA"/>
    <w:rsid w:val="001F5B6D"/>
    <w:rsid w:val="001F6008"/>
    <w:rsid w:val="001F72A8"/>
    <w:rsid w:val="001F7867"/>
    <w:rsid w:val="00201A21"/>
    <w:rsid w:val="00201DC7"/>
    <w:rsid w:val="00202475"/>
    <w:rsid w:val="002025F9"/>
    <w:rsid w:val="00202AEF"/>
    <w:rsid w:val="0020304D"/>
    <w:rsid w:val="0020425B"/>
    <w:rsid w:val="00205D0D"/>
    <w:rsid w:val="002060D0"/>
    <w:rsid w:val="002079EB"/>
    <w:rsid w:val="002131E1"/>
    <w:rsid w:val="00214261"/>
    <w:rsid w:val="002146A1"/>
    <w:rsid w:val="00214905"/>
    <w:rsid w:val="002153F9"/>
    <w:rsid w:val="00215FB4"/>
    <w:rsid w:val="00216F1B"/>
    <w:rsid w:val="0022052C"/>
    <w:rsid w:val="00223D13"/>
    <w:rsid w:val="00224766"/>
    <w:rsid w:val="002258F1"/>
    <w:rsid w:val="00225D12"/>
    <w:rsid w:val="00227179"/>
    <w:rsid w:val="00227E3A"/>
    <w:rsid w:val="00230A1D"/>
    <w:rsid w:val="00230D36"/>
    <w:rsid w:val="00233447"/>
    <w:rsid w:val="00233701"/>
    <w:rsid w:val="002340A9"/>
    <w:rsid w:val="002341AD"/>
    <w:rsid w:val="0023473E"/>
    <w:rsid w:val="00234B06"/>
    <w:rsid w:val="00242F3C"/>
    <w:rsid w:val="002434C3"/>
    <w:rsid w:val="002445F5"/>
    <w:rsid w:val="00244987"/>
    <w:rsid w:val="00244D70"/>
    <w:rsid w:val="00245EA1"/>
    <w:rsid w:val="0025109C"/>
    <w:rsid w:val="00251C12"/>
    <w:rsid w:val="002529E2"/>
    <w:rsid w:val="00253647"/>
    <w:rsid w:val="00253A6E"/>
    <w:rsid w:val="00254D96"/>
    <w:rsid w:val="00255008"/>
    <w:rsid w:val="002557EA"/>
    <w:rsid w:val="00255EAA"/>
    <w:rsid w:val="002564CB"/>
    <w:rsid w:val="00257168"/>
    <w:rsid w:val="00257178"/>
    <w:rsid w:val="0026144F"/>
    <w:rsid w:val="0026172F"/>
    <w:rsid w:val="0026591A"/>
    <w:rsid w:val="00272BCD"/>
    <w:rsid w:val="0027362A"/>
    <w:rsid w:val="00274930"/>
    <w:rsid w:val="0027493C"/>
    <w:rsid w:val="00275357"/>
    <w:rsid w:val="00276221"/>
    <w:rsid w:val="002774DA"/>
    <w:rsid w:val="0027779D"/>
    <w:rsid w:val="0028015C"/>
    <w:rsid w:val="00282B61"/>
    <w:rsid w:val="00282B8D"/>
    <w:rsid w:val="00283BF1"/>
    <w:rsid w:val="002840DD"/>
    <w:rsid w:val="002842AB"/>
    <w:rsid w:val="002851B7"/>
    <w:rsid w:val="00286E9D"/>
    <w:rsid w:val="00290B37"/>
    <w:rsid w:val="00291322"/>
    <w:rsid w:val="002920F5"/>
    <w:rsid w:val="00292F09"/>
    <w:rsid w:val="0029425E"/>
    <w:rsid w:val="00294359"/>
    <w:rsid w:val="002944FC"/>
    <w:rsid w:val="00294513"/>
    <w:rsid w:val="00294920"/>
    <w:rsid w:val="00294E9E"/>
    <w:rsid w:val="0029565C"/>
    <w:rsid w:val="00297024"/>
    <w:rsid w:val="002A0165"/>
    <w:rsid w:val="002A120D"/>
    <w:rsid w:val="002A2023"/>
    <w:rsid w:val="002A27D3"/>
    <w:rsid w:val="002A4351"/>
    <w:rsid w:val="002A4A79"/>
    <w:rsid w:val="002A5214"/>
    <w:rsid w:val="002A64BF"/>
    <w:rsid w:val="002A667D"/>
    <w:rsid w:val="002B28F2"/>
    <w:rsid w:val="002B3742"/>
    <w:rsid w:val="002B7B73"/>
    <w:rsid w:val="002B7C79"/>
    <w:rsid w:val="002C0B38"/>
    <w:rsid w:val="002C1910"/>
    <w:rsid w:val="002C2124"/>
    <w:rsid w:val="002C31AD"/>
    <w:rsid w:val="002C33B9"/>
    <w:rsid w:val="002C3E68"/>
    <w:rsid w:val="002C48B5"/>
    <w:rsid w:val="002C5FE0"/>
    <w:rsid w:val="002C738E"/>
    <w:rsid w:val="002C7B44"/>
    <w:rsid w:val="002D0E09"/>
    <w:rsid w:val="002D10E6"/>
    <w:rsid w:val="002D38FE"/>
    <w:rsid w:val="002D5E99"/>
    <w:rsid w:val="002D61AA"/>
    <w:rsid w:val="002D6489"/>
    <w:rsid w:val="002D6BBD"/>
    <w:rsid w:val="002D713D"/>
    <w:rsid w:val="002D7D1A"/>
    <w:rsid w:val="002E0088"/>
    <w:rsid w:val="002E130C"/>
    <w:rsid w:val="002E2B10"/>
    <w:rsid w:val="002E6893"/>
    <w:rsid w:val="002E699E"/>
    <w:rsid w:val="002E6B5E"/>
    <w:rsid w:val="002E6C62"/>
    <w:rsid w:val="002E791C"/>
    <w:rsid w:val="002F00C1"/>
    <w:rsid w:val="002F0AA5"/>
    <w:rsid w:val="002F1A78"/>
    <w:rsid w:val="002F284F"/>
    <w:rsid w:val="002F577E"/>
    <w:rsid w:val="002F7F4D"/>
    <w:rsid w:val="00300F13"/>
    <w:rsid w:val="00302E04"/>
    <w:rsid w:val="0030387A"/>
    <w:rsid w:val="003038C6"/>
    <w:rsid w:val="003067C4"/>
    <w:rsid w:val="003072D0"/>
    <w:rsid w:val="00312124"/>
    <w:rsid w:val="00313B8E"/>
    <w:rsid w:val="00313C8A"/>
    <w:rsid w:val="0031457E"/>
    <w:rsid w:val="0031460F"/>
    <w:rsid w:val="0031550B"/>
    <w:rsid w:val="003161A3"/>
    <w:rsid w:val="003174D9"/>
    <w:rsid w:val="00322834"/>
    <w:rsid w:val="0032294B"/>
    <w:rsid w:val="0032415E"/>
    <w:rsid w:val="00327752"/>
    <w:rsid w:val="00327923"/>
    <w:rsid w:val="00331025"/>
    <w:rsid w:val="003317F2"/>
    <w:rsid w:val="00332349"/>
    <w:rsid w:val="00335146"/>
    <w:rsid w:val="00336368"/>
    <w:rsid w:val="003370C9"/>
    <w:rsid w:val="003414BF"/>
    <w:rsid w:val="003417E5"/>
    <w:rsid w:val="00341ABB"/>
    <w:rsid w:val="00342561"/>
    <w:rsid w:val="00344131"/>
    <w:rsid w:val="00344A48"/>
    <w:rsid w:val="003454DA"/>
    <w:rsid w:val="003466E0"/>
    <w:rsid w:val="003479C2"/>
    <w:rsid w:val="00350080"/>
    <w:rsid w:val="003544D5"/>
    <w:rsid w:val="00354FFC"/>
    <w:rsid w:val="00355C28"/>
    <w:rsid w:val="00357189"/>
    <w:rsid w:val="00357D40"/>
    <w:rsid w:val="00357F16"/>
    <w:rsid w:val="0036171C"/>
    <w:rsid w:val="00361D5F"/>
    <w:rsid w:val="00362BE7"/>
    <w:rsid w:val="00362DBD"/>
    <w:rsid w:val="00363136"/>
    <w:rsid w:val="00363A14"/>
    <w:rsid w:val="00363B0C"/>
    <w:rsid w:val="00364E80"/>
    <w:rsid w:val="00365E7E"/>
    <w:rsid w:val="00367C79"/>
    <w:rsid w:val="00371B3D"/>
    <w:rsid w:val="00372DBB"/>
    <w:rsid w:val="00373992"/>
    <w:rsid w:val="00373FCA"/>
    <w:rsid w:val="003747C6"/>
    <w:rsid w:val="00374CA9"/>
    <w:rsid w:val="00377C05"/>
    <w:rsid w:val="00380384"/>
    <w:rsid w:val="00381468"/>
    <w:rsid w:val="0038242A"/>
    <w:rsid w:val="003827F2"/>
    <w:rsid w:val="003849AE"/>
    <w:rsid w:val="00384FFF"/>
    <w:rsid w:val="00386420"/>
    <w:rsid w:val="003867D4"/>
    <w:rsid w:val="003868EB"/>
    <w:rsid w:val="0039058B"/>
    <w:rsid w:val="00390F52"/>
    <w:rsid w:val="0039185D"/>
    <w:rsid w:val="00393620"/>
    <w:rsid w:val="00393B0D"/>
    <w:rsid w:val="00393F68"/>
    <w:rsid w:val="003957EC"/>
    <w:rsid w:val="00395C11"/>
    <w:rsid w:val="003967AC"/>
    <w:rsid w:val="00397AD7"/>
    <w:rsid w:val="00397C65"/>
    <w:rsid w:val="00397D5F"/>
    <w:rsid w:val="003A0A01"/>
    <w:rsid w:val="003A0EF2"/>
    <w:rsid w:val="003A18D3"/>
    <w:rsid w:val="003A21F1"/>
    <w:rsid w:val="003A2486"/>
    <w:rsid w:val="003A25BF"/>
    <w:rsid w:val="003A3D45"/>
    <w:rsid w:val="003A416B"/>
    <w:rsid w:val="003A6BDF"/>
    <w:rsid w:val="003A7593"/>
    <w:rsid w:val="003A7744"/>
    <w:rsid w:val="003A7D7C"/>
    <w:rsid w:val="003A7E8D"/>
    <w:rsid w:val="003B0052"/>
    <w:rsid w:val="003B1A4A"/>
    <w:rsid w:val="003B24C1"/>
    <w:rsid w:val="003B2976"/>
    <w:rsid w:val="003B2D28"/>
    <w:rsid w:val="003B3226"/>
    <w:rsid w:val="003B3608"/>
    <w:rsid w:val="003B546A"/>
    <w:rsid w:val="003B54DD"/>
    <w:rsid w:val="003B5E02"/>
    <w:rsid w:val="003B7BE9"/>
    <w:rsid w:val="003C1763"/>
    <w:rsid w:val="003C23A5"/>
    <w:rsid w:val="003C23BC"/>
    <w:rsid w:val="003C2AD6"/>
    <w:rsid w:val="003C3278"/>
    <w:rsid w:val="003C4098"/>
    <w:rsid w:val="003C4602"/>
    <w:rsid w:val="003C4C66"/>
    <w:rsid w:val="003C4CF2"/>
    <w:rsid w:val="003C7A85"/>
    <w:rsid w:val="003C7AC9"/>
    <w:rsid w:val="003D17BF"/>
    <w:rsid w:val="003D1A56"/>
    <w:rsid w:val="003D1E52"/>
    <w:rsid w:val="003D4C79"/>
    <w:rsid w:val="003D52D7"/>
    <w:rsid w:val="003D6312"/>
    <w:rsid w:val="003D7521"/>
    <w:rsid w:val="003E030C"/>
    <w:rsid w:val="003E12FA"/>
    <w:rsid w:val="003E15BA"/>
    <w:rsid w:val="003E166B"/>
    <w:rsid w:val="003E31B8"/>
    <w:rsid w:val="003E3E4B"/>
    <w:rsid w:val="003E4B5F"/>
    <w:rsid w:val="003E5AE2"/>
    <w:rsid w:val="003E644F"/>
    <w:rsid w:val="003E74BF"/>
    <w:rsid w:val="003F04AB"/>
    <w:rsid w:val="003F10E6"/>
    <w:rsid w:val="003F1D2F"/>
    <w:rsid w:val="003F1F88"/>
    <w:rsid w:val="003F3229"/>
    <w:rsid w:val="003F5E8E"/>
    <w:rsid w:val="0040036A"/>
    <w:rsid w:val="004012B5"/>
    <w:rsid w:val="004024DB"/>
    <w:rsid w:val="00402C5A"/>
    <w:rsid w:val="004036EC"/>
    <w:rsid w:val="00403F7A"/>
    <w:rsid w:val="00404972"/>
    <w:rsid w:val="00405077"/>
    <w:rsid w:val="004075A9"/>
    <w:rsid w:val="00410073"/>
    <w:rsid w:val="00412728"/>
    <w:rsid w:val="004133CC"/>
    <w:rsid w:val="00413E13"/>
    <w:rsid w:val="00415E4C"/>
    <w:rsid w:val="0041636C"/>
    <w:rsid w:val="004166D6"/>
    <w:rsid w:val="0041745D"/>
    <w:rsid w:val="00417FDC"/>
    <w:rsid w:val="0042014D"/>
    <w:rsid w:val="00422520"/>
    <w:rsid w:val="00424B57"/>
    <w:rsid w:val="00424E45"/>
    <w:rsid w:val="00426F7E"/>
    <w:rsid w:val="00430181"/>
    <w:rsid w:val="00431F79"/>
    <w:rsid w:val="00432324"/>
    <w:rsid w:val="00433259"/>
    <w:rsid w:val="004332A6"/>
    <w:rsid w:val="00433F2E"/>
    <w:rsid w:val="0043524D"/>
    <w:rsid w:val="004355CB"/>
    <w:rsid w:val="00436BB7"/>
    <w:rsid w:val="00437E26"/>
    <w:rsid w:val="00440027"/>
    <w:rsid w:val="004402A6"/>
    <w:rsid w:val="00442387"/>
    <w:rsid w:val="00444626"/>
    <w:rsid w:val="00446ACE"/>
    <w:rsid w:val="00451499"/>
    <w:rsid w:val="004520D6"/>
    <w:rsid w:val="00452951"/>
    <w:rsid w:val="00453388"/>
    <w:rsid w:val="00454B6D"/>
    <w:rsid w:val="004552E9"/>
    <w:rsid w:val="004555EE"/>
    <w:rsid w:val="00456A48"/>
    <w:rsid w:val="004601B5"/>
    <w:rsid w:val="00460C2B"/>
    <w:rsid w:val="00461A61"/>
    <w:rsid w:val="004625E9"/>
    <w:rsid w:val="00463F17"/>
    <w:rsid w:val="00465B72"/>
    <w:rsid w:val="004665ED"/>
    <w:rsid w:val="0046662D"/>
    <w:rsid w:val="00466E82"/>
    <w:rsid w:val="00467D03"/>
    <w:rsid w:val="00470177"/>
    <w:rsid w:val="00471715"/>
    <w:rsid w:val="00471E50"/>
    <w:rsid w:val="00474D7D"/>
    <w:rsid w:val="004751A2"/>
    <w:rsid w:val="004755FC"/>
    <w:rsid w:val="004768C3"/>
    <w:rsid w:val="00477E1B"/>
    <w:rsid w:val="00481866"/>
    <w:rsid w:val="0048412D"/>
    <w:rsid w:val="004845CB"/>
    <w:rsid w:val="0048468E"/>
    <w:rsid w:val="00485376"/>
    <w:rsid w:val="004858D8"/>
    <w:rsid w:val="00490895"/>
    <w:rsid w:val="00490939"/>
    <w:rsid w:val="00490B09"/>
    <w:rsid w:val="004913A2"/>
    <w:rsid w:val="00491E08"/>
    <w:rsid w:val="0049282B"/>
    <w:rsid w:val="00492B9B"/>
    <w:rsid w:val="00493428"/>
    <w:rsid w:val="004936FE"/>
    <w:rsid w:val="00493CEC"/>
    <w:rsid w:val="00494522"/>
    <w:rsid w:val="00497488"/>
    <w:rsid w:val="004A0D6C"/>
    <w:rsid w:val="004A0E5E"/>
    <w:rsid w:val="004A15A1"/>
    <w:rsid w:val="004A283E"/>
    <w:rsid w:val="004A4D90"/>
    <w:rsid w:val="004A5B4D"/>
    <w:rsid w:val="004B0E7F"/>
    <w:rsid w:val="004B2D7E"/>
    <w:rsid w:val="004B5490"/>
    <w:rsid w:val="004B5950"/>
    <w:rsid w:val="004B6251"/>
    <w:rsid w:val="004B6CF7"/>
    <w:rsid w:val="004B7704"/>
    <w:rsid w:val="004B7727"/>
    <w:rsid w:val="004C0B03"/>
    <w:rsid w:val="004C1D60"/>
    <w:rsid w:val="004C5D19"/>
    <w:rsid w:val="004C660E"/>
    <w:rsid w:val="004C70AE"/>
    <w:rsid w:val="004C7496"/>
    <w:rsid w:val="004C7EBD"/>
    <w:rsid w:val="004D01E8"/>
    <w:rsid w:val="004D02E4"/>
    <w:rsid w:val="004D0533"/>
    <w:rsid w:val="004D05D0"/>
    <w:rsid w:val="004D240B"/>
    <w:rsid w:val="004D2B4E"/>
    <w:rsid w:val="004D2B70"/>
    <w:rsid w:val="004D425F"/>
    <w:rsid w:val="004D4B7A"/>
    <w:rsid w:val="004D52C9"/>
    <w:rsid w:val="004E0C34"/>
    <w:rsid w:val="004E0F08"/>
    <w:rsid w:val="004E1CD4"/>
    <w:rsid w:val="004E1D6B"/>
    <w:rsid w:val="004E5DC8"/>
    <w:rsid w:val="004E7136"/>
    <w:rsid w:val="004F240D"/>
    <w:rsid w:val="004F2BD3"/>
    <w:rsid w:val="004F5268"/>
    <w:rsid w:val="004F5735"/>
    <w:rsid w:val="004F5F38"/>
    <w:rsid w:val="00500882"/>
    <w:rsid w:val="00502679"/>
    <w:rsid w:val="00503EAB"/>
    <w:rsid w:val="005041BD"/>
    <w:rsid w:val="00504568"/>
    <w:rsid w:val="00505D81"/>
    <w:rsid w:val="00506BFB"/>
    <w:rsid w:val="00507EE2"/>
    <w:rsid w:val="00511089"/>
    <w:rsid w:val="00513979"/>
    <w:rsid w:val="005162C1"/>
    <w:rsid w:val="00520933"/>
    <w:rsid w:val="00521B35"/>
    <w:rsid w:val="0052212B"/>
    <w:rsid w:val="00523770"/>
    <w:rsid w:val="005250B8"/>
    <w:rsid w:val="0052715A"/>
    <w:rsid w:val="00527664"/>
    <w:rsid w:val="00527686"/>
    <w:rsid w:val="0053029C"/>
    <w:rsid w:val="00531332"/>
    <w:rsid w:val="005314F0"/>
    <w:rsid w:val="005323B1"/>
    <w:rsid w:val="0053273A"/>
    <w:rsid w:val="00532B6A"/>
    <w:rsid w:val="00532DA7"/>
    <w:rsid w:val="00533CA2"/>
    <w:rsid w:val="005368E1"/>
    <w:rsid w:val="00536BBE"/>
    <w:rsid w:val="00540109"/>
    <w:rsid w:val="00540DAC"/>
    <w:rsid w:val="005416F6"/>
    <w:rsid w:val="00541B4E"/>
    <w:rsid w:val="00541CA7"/>
    <w:rsid w:val="0054372E"/>
    <w:rsid w:val="0054376D"/>
    <w:rsid w:val="005439AF"/>
    <w:rsid w:val="00545460"/>
    <w:rsid w:val="0054612F"/>
    <w:rsid w:val="0054632D"/>
    <w:rsid w:val="00551DF2"/>
    <w:rsid w:val="00552FEF"/>
    <w:rsid w:val="005550F6"/>
    <w:rsid w:val="00555881"/>
    <w:rsid w:val="00556023"/>
    <w:rsid w:val="00560BDE"/>
    <w:rsid w:val="00563124"/>
    <w:rsid w:val="00563F22"/>
    <w:rsid w:val="005650CC"/>
    <w:rsid w:val="00565E05"/>
    <w:rsid w:val="00566B96"/>
    <w:rsid w:val="005702E5"/>
    <w:rsid w:val="00570978"/>
    <w:rsid w:val="005733DF"/>
    <w:rsid w:val="00573B54"/>
    <w:rsid w:val="00576466"/>
    <w:rsid w:val="0057648A"/>
    <w:rsid w:val="00576A90"/>
    <w:rsid w:val="00576B6E"/>
    <w:rsid w:val="00577046"/>
    <w:rsid w:val="00577A12"/>
    <w:rsid w:val="005818A2"/>
    <w:rsid w:val="00582029"/>
    <w:rsid w:val="005841EC"/>
    <w:rsid w:val="00585DEB"/>
    <w:rsid w:val="00586828"/>
    <w:rsid w:val="0058693C"/>
    <w:rsid w:val="00586A5F"/>
    <w:rsid w:val="00586C9B"/>
    <w:rsid w:val="005908F1"/>
    <w:rsid w:val="00590F49"/>
    <w:rsid w:val="00591BB7"/>
    <w:rsid w:val="00593693"/>
    <w:rsid w:val="00593B17"/>
    <w:rsid w:val="00594255"/>
    <w:rsid w:val="00594945"/>
    <w:rsid w:val="00595AB5"/>
    <w:rsid w:val="00595CB2"/>
    <w:rsid w:val="00595FF8"/>
    <w:rsid w:val="005A272C"/>
    <w:rsid w:val="005A2D04"/>
    <w:rsid w:val="005A497D"/>
    <w:rsid w:val="005A4B0F"/>
    <w:rsid w:val="005A4FA4"/>
    <w:rsid w:val="005A5342"/>
    <w:rsid w:val="005A5418"/>
    <w:rsid w:val="005A5F4D"/>
    <w:rsid w:val="005A6317"/>
    <w:rsid w:val="005B06C5"/>
    <w:rsid w:val="005B1B5A"/>
    <w:rsid w:val="005B1E92"/>
    <w:rsid w:val="005B227F"/>
    <w:rsid w:val="005B22B0"/>
    <w:rsid w:val="005B287B"/>
    <w:rsid w:val="005B36DF"/>
    <w:rsid w:val="005B3D56"/>
    <w:rsid w:val="005B4055"/>
    <w:rsid w:val="005B5136"/>
    <w:rsid w:val="005B5D78"/>
    <w:rsid w:val="005C20F4"/>
    <w:rsid w:val="005C21DF"/>
    <w:rsid w:val="005C2612"/>
    <w:rsid w:val="005C383B"/>
    <w:rsid w:val="005C4254"/>
    <w:rsid w:val="005C4710"/>
    <w:rsid w:val="005C5F2F"/>
    <w:rsid w:val="005C60D8"/>
    <w:rsid w:val="005C6F2B"/>
    <w:rsid w:val="005D08A8"/>
    <w:rsid w:val="005D0A62"/>
    <w:rsid w:val="005D120D"/>
    <w:rsid w:val="005D17D6"/>
    <w:rsid w:val="005D2A74"/>
    <w:rsid w:val="005D33A9"/>
    <w:rsid w:val="005D3704"/>
    <w:rsid w:val="005D4D77"/>
    <w:rsid w:val="005D5D12"/>
    <w:rsid w:val="005D7C33"/>
    <w:rsid w:val="005D7C3D"/>
    <w:rsid w:val="005E045E"/>
    <w:rsid w:val="005E099D"/>
    <w:rsid w:val="005E0FAF"/>
    <w:rsid w:val="005E1007"/>
    <w:rsid w:val="005E193F"/>
    <w:rsid w:val="005E2E7D"/>
    <w:rsid w:val="005E4707"/>
    <w:rsid w:val="005E4D15"/>
    <w:rsid w:val="005E4D22"/>
    <w:rsid w:val="005E4FBB"/>
    <w:rsid w:val="005E518D"/>
    <w:rsid w:val="005E670A"/>
    <w:rsid w:val="005E7141"/>
    <w:rsid w:val="005F044A"/>
    <w:rsid w:val="005F1B42"/>
    <w:rsid w:val="005F4CD9"/>
    <w:rsid w:val="005F4D6E"/>
    <w:rsid w:val="005F503C"/>
    <w:rsid w:val="005F548F"/>
    <w:rsid w:val="005F5EA1"/>
    <w:rsid w:val="005F6727"/>
    <w:rsid w:val="005F69BF"/>
    <w:rsid w:val="006016BC"/>
    <w:rsid w:val="0060252F"/>
    <w:rsid w:val="00603158"/>
    <w:rsid w:val="00605F10"/>
    <w:rsid w:val="00605F46"/>
    <w:rsid w:val="00606478"/>
    <w:rsid w:val="00607022"/>
    <w:rsid w:val="00610AD0"/>
    <w:rsid w:val="006114FF"/>
    <w:rsid w:val="00613436"/>
    <w:rsid w:val="00613F10"/>
    <w:rsid w:val="00613F20"/>
    <w:rsid w:val="00613FEC"/>
    <w:rsid w:val="0062084B"/>
    <w:rsid w:val="00620E3D"/>
    <w:rsid w:val="0062175C"/>
    <w:rsid w:val="00622C43"/>
    <w:rsid w:val="006232FC"/>
    <w:rsid w:val="006238D8"/>
    <w:rsid w:val="006246AC"/>
    <w:rsid w:val="00624D91"/>
    <w:rsid w:val="00626558"/>
    <w:rsid w:val="00626693"/>
    <w:rsid w:val="00626719"/>
    <w:rsid w:val="00627B2F"/>
    <w:rsid w:val="006306C9"/>
    <w:rsid w:val="00630D40"/>
    <w:rsid w:val="00631E91"/>
    <w:rsid w:val="0063219A"/>
    <w:rsid w:val="00632D01"/>
    <w:rsid w:val="00633A54"/>
    <w:rsid w:val="00633A8E"/>
    <w:rsid w:val="00634895"/>
    <w:rsid w:val="006356E5"/>
    <w:rsid w:val="006358E4"/>
    <w:rsid w:val="00636897"/>
    <w:rsid w:val="00636968"/>
    <w:rsid w:val="006409CC"/>
    <w:rsid w:val="00642450"/>
    <w:rsid w:val="00645107"/>
    <w:rsid w:val="00647520"/>
    <w:rsid w:val="00647ADA"/>
    <w:rsid w:val="0065065D"/>
    <w:rsid w:val="00652117"/>
    <w:rsid w:val="00654859"/>
    <w:rsid w:val="00654FFD"/>
    <w:rsid w:val="006553DB"/>
    <w:rsid w:val="00655879"/>
    <w:rsid w:val="00656165"/>
    <w:rsid w:val="006578B7"/>
    <w:rsid w:val="00657D0C"/>
    <w:rsid w:val="00660123"/>
    <w:rsid w:val="0066063F"/>
    <w:rsid w:val="0066163B"/>
    <w:rsid w:val="00662C79"/>
    <w:rsid w:val="00663D6E"/>
    <w:rsid w:val="00664F7A"/>
    <w:rsid w:val="006650FD"/>
    <w:rsid w:val="006651F4"/>
    <w:rsid w:val="006660E5"/>
    <w:rsid w:val="00666955"/>
    <w:rsid w:val="006669F1"/>
    <w:rsid w:val="00667282"/>
    <w:rsid w:val="00670F09"/>
    <w:rsid w:val="006713B4"/>
    <w:rsid w:val="0067257D"/>
    <w:rsid w:val="00672E57"/>
    <w:rsid w:val="0067303A"/>
    <w:rsid w:val="00675616"/>
    <w:rsid w:val="00675D38"/>
    <w:rsid w:val="0067635A"/>
    <w:rsid w:val="00676B93"/>
    <w:rsid w:val="006774DF"/>
    <w:rsid w:val="00677EF8"/>
    <w:rsid w:val="00680274"/>
    <w:rsid w:val="0068027A"/>
    <w:rsid w:val="00680A54"/>
    <w:rsid w:val="0068196C"/>
    <w:rsid w:val="006825ED"/>
    <w:rsid w:val="00682C78"/>
    <w:rsid w:val="00683104"/>
    <w:rsid w:val="006846AF"/>
    <w:rsid w:val="00684D74"/>
    <w:rsid w:val="006850FE"/>
    <w:rsid w:val="00685AB5"/>
    <w:rsid w:val="00686D55"/>
    <w:rsid w:val="006915B4"/>
    <w:rsid w:val="00694FAF"/>
    <w:rsid w:val="00695D97"/>
    <w:rsid w:val="00696ED5"/>
    <w:rsid w:val="006A02FA"/>
    <w:rsid w:val="006A0708"/>
    <w:rsid w:val="006A190F"/>
    <w:rsid w:val="006A1CCB"/>
    <w:rsid w:val="006A3587"/>
    <w:rsid w:val="006A3E14"/>
    <w:rsid w:val="006A6DDC"/>
    <w:rsid w:val="006B0DF8"/>
    <w:rsid w:val="006B3DE2"/>
    <w:rsid w:val="006B5FD4"/>
    <w:rsid w:val="006B611A"/>
    <w:rsid w:val="006C000C"/>
    <w:rsid w:val="006C05D8"/>
    <w:rsid w:val="006C06E5"/>
    <w:rsid w:val="006C1124"/>
    <w:rsid w:val="006C1B1B"/>
    <w:rsid w:val="006C514E"/>
    <w:rsid w:val="006C61E6"/>
    <w:rsid w:val="006C671B"/>
    <w:rsid w:val="006C7F23"/>
    <w:rsid w:val="006D09A9"/>
    <w:rsid w:val="006D0F08"/>
    <w:rsid w:val="006D141E"/>
    <w:rsid w:val="006D1B36"/>
    <w:rsid w:val="006D532A"/>
    <w:rsid w:val="006D556B"/>
    <w:rsid w:val="006D5640"/>
    <w:rsid w:val="006D5D30"/>
    <w:rsid w:val="006D651F"/>
    <w:rsid w:val="006D7207"/>
    <w:rsid w:val="006E0230"/>
    <w:rsid w:val="006E180E"/>
    <w:rsid w:val="006E18AB"/>
    <w:rsid w:val="006E1920"/>
    <w:rsid w:val="006E1D7C"/>
    <w:rsid w:val="006E3B72"/>
    <w:rsid w:val="006E4890"/>
    <w:rsid w:val="006E5C3D"/>
    <w:rsid w:val="006E5F2D"/>
    <w:rsid w:val="006E7EEC"/>
    <w:rsid w:val="006F0010"/>
    <w:rsid w:val="006F3B38"/>
    <w:rsid w:val="006F4529"/>
    <w:rsid w:val="006F54D8"/>
    <w:rsid w:val="007014A3"/>
    <w:rsid w:val="007017EE"/>
    <w:rsid w:val="00701A69"/>
    <w:rsid w:val="00701E21"/>
    <w:rsid w:val="00702E56"/>
    <w:rsid w:val="00703724"/>
    <w:rsid w:val="00703CF4"/>
    <w:rsid w:val="00705307"/>
    <w:rsid w:val="00705999"/>
    <w:rsid w:val="00705DA1"/>
    <w:rsid w:val="00705EA8"/>
    <w:rsid w:val="007109BB"/>
    <w:rsid w:val="00713568"/>
    <w:rsid w:val="00713B15"/>
    <w:rsid w:val="007156A7"/>
    <w:rsid w:val="007174DA"/>
    <w:rsid w:val="00717D9C"/>
    <w:rsid w:val="0072088E"/>
    <w:rsid w:val="0072447F"/>
    <w:rsid w:val="007245C8"/>
    <w:rsid w:val="00725EA0"/>
    <w:rsid w:val="00730467"/>
    <w:rsid w:val="007304DE"/>
    <w:rsid w:val="00731BA0"/>
    <w:rsid w:val="0073464C"/>
    <w:rsid w:val="00734EA9"/>
    <w:rsid w:val="00735A8A"/>
    <w:rsid w:val="007364A6"/>
    <w:rsid w:val="0073691E"/>
    <w:rsid w:val="00740429"/>
    <w:rsid w:val="0074121E"/>
    <w:rsid w:val="00742707"/>
    <w:rsid w:val="007432F3"/>
    <w:rsid w:val="007471CD"/>
    <w:rsid w:val="00747387"/>
    <w:rsid w:val="00747FA4"/>
    <w:rsid w:val="0075014F"/>
    <w:rsid w:val="00750DA0"/>
    <w:rsid w:val="007522A6"/>
    <w:rsid w:val="00752F6B"/>
    <w:rsid w:val="00760B7B"/>
    <w:rsid w:val="00761FDE"/>
    <w:rsid w:val="00762C84"/>
    <w:rsid w:val="00762CD4"/>
    <w:rsid w:val="00763D6E"/>
    <w:rsid w:val="00765938"/>
    <w:rsid w:val="0076611C"/>
    <w:rsid w:val="00766AAD"/>
    <w:rsid w:val="00771960"/>
    <w:rsid w:val="00772C68"/>
    <w:rsid w:val="00773634"/>
    <w:rsid w:val="00773E3A"/>
    <w:rsid w:val="00775640"/>
    <w:rsid w:val="00776969"/>
    <w:rsid w:val="00776BAF"/>
    <w:rsid w:val="0078052E"/>
    <w:rsid w:val="00781AEB"/>
    <w:rsid w:val="007829C3"/>
    <w:rsid w:val="00783603"/>
    <w:rsid w:val="00783D9F"/>
    <w:rsid w:val="00784684"/>
    <w:rsid w:val="0078489A"/>
    <w:rsid w:val="00785889"/>
    <w:rsid w:val="00787940"/>
    <w:rsid w:val="00792199"/>
    <w:rsid w:val="00792BCD"/>
    <w:rsid w:val="00792DE0"/>
    <w:rsid w:val="0079343A"/>
    <w:rsid w:val="0079493E"/>
    <w:rsid w:val="00794A61"/>
    <w:rsid w:val="00794A94"/>
    <w:rsid w:val="00795C87"/>
    <w:rsid w:val="007A1A16"/>
    <w:rsid w:val="007A35D8"/>
    <w:rsid w:val="007A3ADC"/>
    <w:rsid w:val="007A3FD4"/>
    <w:rsid w:val="007A439C"/>
    <w:rsid w:val="007A590E"/>
    <w:rsid w:val="007A62A6"/>
    <w:rsid w:val="007A63A8"/>
    <w:rsid w:val="007A6A02"/>
    <w:rsid w:val="007B1E64"/>
    <w:rsid w:val="007B23C5"/>
    <w:rsid w:val="007B31D8"/>
    <w:rsid w:val="007B37B3"/>
    <w:rsid w:val="007B3C31"/>
    <w:rsid w:val="007B3FAE"/>
    <w:rsid w:val="007B54C8"/>
    <w:rsid w:val="007B57F5"/>
    <w:rsid w:val="007B637B"/>
    <w:rsid w:val="007B75B4"/>
    <w:rsid w:val="007C00C8"/>
    <w:rsid w:val="007C1676"/>
    <w:rsid w:val="007C3657"/>
    <w:rsid w:val="007C4071"/>
    <w:rsid w:val="007C53ED"/>
    <w:rsid w:val="007C5951"/>
    <w:rsid w:val="007C6B3A"/>
    <w:rsid w:val="007D0221"/>
    <w:rsid w:val="007D155B"/>
    <w:rsid w:val="007D21F5"/>
    <w:rsid w:val="007D2DAD"/>
    <w:rsid w:val="007D3E8E"/>
    <w:rsid w:val="007D41F5"/>
    <w:rsid w:val="007D6CE1"/>
    <w:rsid w:val="007D7202"/>
    <w:rsid w:val="007D78DA"/>
    <w:rsid w:val="007E19FC"/>
    <w:rsid w:val="007E1F50"/>
    <w:rsid w:val="007E278D"/>
    <w:rsid w:val="007E3603"/>
    <w:rsid w:val="007E3791"/>
    <w:rsid w:val="007E3EF0"/>
    <w:rsid w:val="007E49FF"/>
    <w:rsid w:val="007E785E"/>
    <w:rsid w:val="007E7CA9"/>
    <w:rsid w:val="007F090C"/>
    <w:rsid w:val="007F37CF"/>
    <w:rsid w:val="007F447D"/>
    <w:rsid w:val="007F45F1"/>
    <w:rsid w:val="007F6EB0"/>
    <w:rsid w:val="008038E4"/>
    <w:rsid w:val="008048FD"/>
    <w:rsid w:val="00804B0D"/>
    <w:rsid w:val="00805B4D"/>
    <w:rsid w:val="00807DE1"/>
    <w:rsid w:val="00810F03"/>
    <w:rsid w:val="008111D8"/>
    <w:rsid w:val="00811B21"/>
    <w:rsid w:val="00813B94"/>
    <w:rsid w:val="00815E7F"/>
    <w:rsid w:val="00816268"/>
    <w:rsid w:val="00817D32"/>
    <w:rsid w:val="00817DBC"/>
    <w:rsid w:val="00821523"/>
    <w:rsid w:val="00822A6F"/>
    <w:rsid w:val="00822EF8"/>
    <w:rsid w:val="00822FFC"/>
    <w:rsid w:val="0082316A"/>
    <w:rsid w:val="00823AE0"/>
    <w:rsid w:val="008240DC"/>
    <w:rsid w:val="008246E3"/>
    <w:rsid w:val="008252E5"/>
    <w:rsid w:val="0082538E"/>
    <w:rsid w:val="00825E64"/>
    <w:rsid w:val="00826E5E"/>
    <w:rsid w:val="0082708C"/>
    <w:rsid w:val="00831707"/>
    <w:rsid w:val="008323CB"/>
    <w:rsid w:val="00832691"/>
    <w:rsid w:val="008341F6"/>
    <w:rsid w:val="008348AD"/>
    <w:rsid w:val="00834D04"/>
    <w:rsid w:val="00835392"/>
    <w:rsid w:val="008358D5"/>
    <w:rsid w:val="0083606E"/>
    <w:rsid w:val="00836249"/>
    <w:rsid w:val="008366D6"/>
    <w:rsid w:val="00836757"/>
    <w:rsid w:val="00837A9B"/>
    <w:rsid w:val="00837F49"/>
    <w:rsid w:val="008408A9"/>
    <w:rsid w:val="00840CB4"/>
    <w:rsid w:val="00840EB9"/>
    <w:rsid w:val="0084136C"/>
    <w:rsid w:val="00841446"/>
    <w:rsid w:val="00841702"/>
    <w:rsid w:val="00841CAD"/>
    <w:rsid w:val="008421FD"/>
    <w:rsid w:val="0084432C"/>
    <w:rsid w:val="00845D0A"/>
    <w:rsid w:val="0084738E"/>
    <w:rsid w:val="00850F54"/>
    <w:rsid w:val="00854C54"/>
    <w:rsid w:val="0085557A"/>
    <w:rsid w:val="00856504"/>
    <w:rsid w:val="00856CB8"/>
    <w:rsid w:val="00857390"/>
    <w:rsid w:val="00860EB0"/>
    <w:rsid w:val="00862416"/>
    <w:rsid w:val="00865603"/>
    <w:rsid w:val="00865630"/>
    <w:rsid w:val="00865765"/>
    <w:rsid w:val="00866E54"/>
    <w:rsid w:val="00867870"/>
    <w:rsid w:val="00871C44"/>
    <w:rsid w:val="00874306"/>
    <w:rsid w:val="00874893"/>
    <w:rsid w:val="00874B13"/>
    <w:rsid w:val="00874DD5"/>
    <w:rsid w:val="00874FE6"/>
    <w:rsid w:val="00875C76"/>
    <w:rsid w:val="0087628D"/>
    <w:rsid w:val="00876448"/>
    <w:rsid w:val="00876872"/>
    <w:rsid w:val="0087711C"/>
    <w:rsid w:val="00877809"/>
    <w:rsid w:val="008802AA"/>
    <w:rsid w:val="00880E64"/>
    <w:rsid w:val="00881443"/>
    <w:rsid w:val="008837C2"/>
    <w:rsid w:val="00883B07"/>
    <w:rsid w:val="00883E6D"/>
    <w:rsid w:val="00884FB2"/>
    <w:rsid w:val="0088638F"/>
    <w:rsid w:val="008871C9"/>
    <w:rsid w:val="008878A4"/>
    <w:rsid w:val="008878FD"/>
    <w:rsid w:val="0089028A"/>
    <w:rsid w:val="0089077A"/>
    <w:rsid w:val="008919FB"/>
    <w:rsid w:val="00891D43"/>
    <w:rsid w:val="00893284"/>
    <w:rsid w:val="0089352A"/>
    <w:rsid w:val="008936C6"/>
    <w:rsid w:val="00894961"/>
    <w:rsid w:val="00894F9A"/>
    <w:rsid w:val="008979D7"/>
    <w:rsid w:val="008A08C1"/>
    <w:rsid w:val="008A5684"/>
    <w:rsid w:val="008A6FB0"/>
    <w:rsid w:val="008A6FFD"/>
    <w:rsid w:val="008A7162"/>
    <w:rsid w:val="008A7663"/>
    <w:rsid w:val="008B02F2"/>
    <w:rsid w:val="008B1C4C"/>
    <w:rsid w:val="008B1EB8"/>
    <w:rsid w:val="008B2E71"/>
    <w:rsid w:val="008B3548"/>
    <w:rsid w:val="008B3587"/>
    <w:rsid w:val="008B38CC"/>
    <w:rsid w:val="008C13C2"/>
    <w:rsid w:val="008C2C6E"/>
    <w:rsid w:val="008C3C14"/>
    <w:rsid w:val="008C51D5"/>
    <w:rsid w:val="008D2CDE"/>
    <w:rsid w:val="008D3BAF"/>
    <w:rsid w:val="008D3E72"/>
    <w:rsid w:val="008D4A59"/>
    <w:rsid w:val="008D59CF"/>
    <w:rsid w:val="008D5D8B"/>
    <w:rsid w:val="008D6E02"/>
    <w:rsid w:val="008D72AF"/>
    <w:rsid w:val="008D7489"/>
    <w:rsid w:val="008E002B"/>
    <w:rsid w:val="008E018A"/>
    <w:rsid w:val="008E1784"/>
    <w:rsid w:val="008E248F"/>
    <w:rsid w:val="008E2916"/>
    <w:rsid w:val="008E49AE"/>
    <w:rsid w:val="008E4EE5"/>
    <w:rsid w:val="008E66F5"/>
    <w:rsid w:val="008E6974"/>
    <w:rsid w:val="008E783B"/>
    <w:rsid w:val="008E7E5B"/>
    <w:rsid w:val="008F00DA"/>
    <w:rsid w:val="008F0ECA"/>
    <w:rsid w:val="008F10DC"/>
    <w:rsid w:val="008F1A78"/>
    <w:rsid w:val="008F2883"/>
    <w:rsid w:val="008F2E96"/>
    <w:rsid w:val="008F342A"/>
    <w:rsid w:val="008F4984"/>
    <w:rsid w:val="008F4B2E"/>
    <w:rsid w:val="008F5574"/>
    <w:rsid w:val="008F55E8"/>
    <w:rsid w:val="008F5953"/>
    <w:rsid w:val="008F5F43"/>
    <w:rsid w:val="008F645B"/>
    <w:rsid w:val="009002CF"/>
    <w:rsid w:val="0090041A"/>
    <w:rsid w:val="0090107B"/>
    <w:rsid w:val="00902E10"/>
    <w:rsid w:val="00903010"/>
    <w:rsid w:val="0090353C"/>
    <w:rsid w:val="0090465A"/>
    <w:rsid w:val="00904AF7"/>
    <w:rsid w:val="00906D50"/>
    <w:rsid w:val="00907D8B"/>
    <w:rsid w:val="009134D4"/>
    <w:rsid w:val="00913B80"/>
    <w:rsid w:val="00914A7D"/>
    <w:rsid w:val="00915B1A"/>
    <w:rsid w:val="00917BBA"/>
    <w:rsid w:val="00917CAE"/>
    <w:rsid w:val="00917EEE"/>
    <w:rsid w:val="0092015D"/>
    <w:rsid w:val="009217AB"/>
    <w:rsid w:val="00922D2B"/>
    <w:rsid w:val="00924606"/>
    <w:rsid w:val="00925F17"/>
    <w:rsid w:val="00926EF2"/>
    <w:rsid w:val="0093023C"/>
    <w:rsid w:val="009303A4"/>
    <w:rsid w:val="00930963"/>
    <w:rsid w:val="0093194B"/>
    <w:rsid w:val="0093245E"/>
    <w:rsid w:val="00933485"/>
    <w:rsid w:val="009357E1"/>
    <w:rsid w:val="0094070F"/>
    <w:rsid w:val="00941DDF"/>
    <w:rsid w:val="00942216"/>
    <w:rsid w:val="009423FF"/>
    <w:rsid w:val="009429DF"/>
    <w:rsid w:val="009430BD"/>
    <w:rsid w:val="0094355F"/>
    <w:rsid w:val="009437E4"/>
    <w:rsid w:val="00943E3A"/>
    <w:rsid w:val="00945821"/>
    <w:rsid w:val="009469D9"/>
    <w:rsid w:val="00950448"/>
    <w:rsid w:val="00950592"/>
    <w:rsid w:val="00951148"/>
    <w:rsid w:val="00952340"/>
    <w:rsid w:val="00953A02"/>
    <w:rsid w:val="0095504A"/>
    <w:rsid w:val="0095555E"/>
    <w:rsid w:val="00955861"/>
    <w:rsid w:val="0095679C"/>
    <w:rsid w:val="0095764D"/>
    <w:rsid w:val="009608A4"/>
    <w:rsid w:val="00962F32"/>
    <w:rsid w:val="00965498"/>
    <w:rsid w:val="00966A31"/>
    <w:rsid w:val="0097074C"/>
    <w:rsid w:val="009709A1"/>
    <w:rsid w:val="0097186C"/>
    <w:rsid w:val="0097242B"/>
    <w:rsid w:val="00973CB4"/>
    <w:rsid w:val="0097502D"/>
    <w:rsid w:val="00975E7A"/>
    <w:rsid w:val="00976043"/>
    <w:rsid w:val="0098006E"/>
    <w:rsid w:val="0098432E"/>
    <w:rsid w:val="00984842"/>
    <w:rsid w:val="00986BE7"/>
    <w:rsid w:val="00990109"/>
    <w:rsid w:val="00990191"/>
    <w:rsid w:val="00990E0E"/>
    <w:rsid w:val="00991105"/>
    <w:rsid w:val="0099363A"/>
    <w:rsid w:val="00994B64"/>
    <w:rsid w:val="00994C26"/>
    <w:rsid w:val="009950A6"/>
    <w:rsid w:val="00995645"/>
    <w:rsid w:val="0099580A"/>
    <w:rsid w:val="009960A8"/>
    <w:rsid w:val="009965B0"/>
    <w:rsid w:val="00996E80"/>
    <w:rsid w:val="0099770C"/>
    <w:rsid w:val="00997E24"/>
    <w:rsid w:val="009A0528"/>
    <w:rsid w:val="009A12AC"/>
    <w:rsid w:val="009A368A"/>
    <w:rsid w:val="009A4425"/>
    <w:rsid w:val="009A4E8D"/>
    <w:rsid w:val="009A553C"/>
    <w:rsid w:val="009A5A08"/>
    <w:rsid w:val="009A5E82"/>
    <w:rsid w:val="009A67C4"/>
    <w:rsid w:val="009A67C8"/>
    <w:rsid w:val="009B107D"/>
    <w:rsid w:val="009B3014"/>
    <w:rsid w:val="009B3D96"/>
    <w:rsid w:val="009B4C47"/>
    <w:rsid w:val="009B6726"/>
    <w:rsid w:val="009B7B60"/>
    <w:rsid w:val="009C2170"/>
    <w:rsid w:val="009C3A3B"/>
    <w:rsid w:val="009C476A"/>
    <w:rsid w:val="009C6EB1"/>
    <w:rsid w:val="009C7375"/>
    <w:rsid w:val="009D23BE"/>
    <w:rsid w:val="009D405E"/>
    <w:rsid w:val="009D561C"/>
    <w:rsid w:val="009D5FDB"/>
    <w:rsid w:val="009D63D7"/>
    <w:rsid w:val="009D77D2"/>
    <w:rsid w:val="009D79E8"/>
    <w:rsid w:val="009E0543"/>
    <w:rsid w:val="009E1524"/>
    <w:rsid w:val="009E2AF5"/>
    <w:rsid w:val="009E2B06"/>
    <w:rsid w:val="009E35DD"/>
    <w:rsid w:val="009E6493"/>
    <w:rsid w:val="009E68C8"/>
    <w:rsid w:val="009E6ABF"/>
    <w:rsid w:val="009F1EB1"/>
    <w:rsid w:val="009F2CE5"/>
    <w:rsid w:val="009F4D0C"/>
    <w:rsid w:val="009F5538"/>
    <w:rsid w:val="009F5846"/>
    <w:rsid w:val="009F6380"/>
    <w:rsid w:val="009F6B52"/>
    <w:rsid w:val="009F75FF"/>
    <w:rsid w:val="009F7637"/>
    <w:rsid w:val="009F7BC6"/>
    <w:rsid w:val="00A00836"/>
    <w:rsid w:val="00A012EC"/>
    <w:rsid w:val="00A01577"/>
    <w:rsid w:val="00A01FA1"/>
    <w:rsid w:val="00A02355"/>
    <w:rsid w:val="00A02DB7"/>
    <w:rsid w:val="00A032CC"/>
    <w:rsid w:val="00A0567C"/>
    <w:rsid w:val="00A07F87"/>
    <w:rsid w:val="00A120E9"/>
    <w:rsid w:val="00A13F9B"/>
    <w:rsid w:val="00A15848"/>
    <w:rsid w:val="00A20B58"/>
    <w:rsid w:val="00A2136D"/>
    <w:rsid w:val="00A21616"/>
    <w:rsid w:val="00A233BB"/>
    <w:rsid w:val="00A2355C"/>
    <w:rsid w:val="00A25033"/>
    <w:rsid w:val="00A2520F"/>
    <w:rsid w:val="00A25B9C"/>
    <w:rsid w:val="00A3195F"/>
    <w:rsid w:val="00A3284F"/>
    <w:rsid w:val="00A3408B"/>
    <w:rsid w:val="00A34CFC"/>
    <w:rsid w:val="00A36C95"/>
    <w:rsid w:val="00A3722C"/>
    <w:rsid w:val="00A3764C"/>
    <w:rsid w:val="00A41B1D"/>
    <w:rsid w:val="00A41E5C"/>
    <w:rsid w:val="00A42193"/>
    <w:rsid w:val="00A42417"/>
    <w:rsid w:val="00A427C0"/>
    <w:rsid w:val="00A43561"/>
    <w:rsid w:val="00A43B4C"/>
    <w:rsid w:val="00A44534"/>
    <w:rsid w:val="00A46F1B"/>
    <w:rsid w:val="00A475B9"/>
    <w:rsid w:val="00A479CC"/>
    <w:rsid w:val="00A51633"/>
    <w:rsid w:val="00A52B7F"/>
    <w:rsid w:val="00A5420D"/>
    <w:rsid w:val="00A5433F"/>
    <w:rsid w:val="00A54A4F"/>
    <w:rsid w:val="00A56025"/>
    <w:rsid w:val="00A5687D"/>
    <w:rsid w:val="00A602B2"/>
    <w:rsid w:val="00A60D50"/>
    <w:rsid w:val="00A61B69"/>
    <w:rsid w:val="00A63E68"/>
    <w:rsid w:val="00A640E9"/>
    <w:rsid w:val="00A64CCD"/>
    <w:rsid w:val="00A66351"/>
    <w:rsid w:val="00A67025"/>
    <w:rsid w:val="00A70B92"/>
    <w:rsid w:val="00A71169"/>
    <w:rsid w:val="00A723C2"/>
    <w:rsid w:val="00A724D2"/>
    <w:rsid w:val="00A72668"/>
    <w:rsid w:val="00A726D9"/>
    <w:rsid w:val="00A73C44"/>
    <w:rsid w:val="00A75B7D"/>
    <w:rsid w:val="00A75D6D"/>
    <w:rsid w:val="00A76848"/>
    <w:rsid w:val="00A7754B"/>
    <w:rsid w:val="00A77DE1"/>
    <w:rsid w:val="00A803A6"/>
    <w:rsid w:val="00A81311"/>
    <w:rsid w:val="00A81796"/>
    <w:rsid w:val="00A819E9"/>
    <w:rsid w:val="00A84B08"/>
    <w:rsid w:val="00A869F5"/>
    <w:rsid w:val="00A90E3C"/>
    <w:rsid w:val="00A92121"/>
    <w:rsid w:val="00A9235E"/>
    <w:rsid w:val="00A929A2"/>
    <w:rsid w:val="00A95E05"/>
    <w:rsid w:val="00A962CE"/>
    <w:rsid w:val="00A97208"/>
    <w:rsid w:val="00A976F4"/>
    <w:rsid w:val="00AA05F4"/>
    <w:rsid w:val="00AA0958"/>
    <w:rsid w:val="00AA1448"/>
    <w:rsid w:val="00AA1EBA"/>
    <w:rsid w:val="00AA2290"/>
    <w:rsid w:val="00AA3183"/>
    <w:rsid w:val="00AA31AC"/>
    <w:rsid w:val="00AA4198"/>
    <w:rsid w:val="00AA47F2"/>
    <w:rsid w:val="00AA54AD"/>
    <w:rsid w:val="00AA7820"/>
    <w:rsid w:val="00AB074E"/>
    <w:rsid w:val="00AB0FA2"/>
    <w:rsid w:val="00AB2B3F"/>
    <w:rsid w:val="00AB54CF"/>
    <w:rsid w:val="00AB6312"/>
    <w:rsid w:val="00AB6EF9"/>
    <w:rsid w:val="00AB709A"/>
    <w:rsid w:val="00AB79D5"/>
    <w:rsid w:val="00AC128D"/>
    <w:rsid w:val="00AC1CC8"/>
    <w:rsid w:val="00AC2DDF"/>
    <w:rsid w:val="00AC3706"/>
    <w:rsid w:val="00AC3F53"/>
    <w:rsid w:val="00AC4622"/>
    <w:rsid w:val="00AC4FB9"/>
    <w:rsid w:val="00AD1FA0"/>
    <w:rsid w:val="00AD22C2"/>
    <w:rsid w:val="00AD3599"/>
    <w:rsid w:val="00AD35C6"/>
    <w:rsid w:val="00AD71B5"/>
    <w:rsid w:val="00AE02AE"/>
    <w:rsid w:val="00AE0458"/>
    <w:rsid w:val="00AE2198"/>
    <w:rsid w:val="00AE357F"/>
    <w:rsid w:val="00AE408E"/>
    <w:rsid w:val="00AE4E72"/>
    <w:rsid w:val="00AE54D8"/>
    <w:rsid w:val="00AE5741"/>
    <w:rsid w:val="00AE62C2"/>
    <w:rsid w:val="00AF0DA5"/>
    <w:rsid w:val="00AF0DF0"/>
    <w:rsid w:val="00AF1976"/>
    <w:rsid w:val="00AF29FD"/>
    <w:rsid w:val="00AF3844"/>
    <w:rsid w:val="00AF4359"/>
    <w:rsid w:val="00AF4910"/>
    <w:rsid w:val="00AF4E51"/>
    <w:rsid w:val="00AF5F0A"/>
    <w:rsid w:val="00AF6A39"/>
    <w:rsid w:val="00AF6CE8"/>
    <w:rsid w:val="00AF76A2"/>
    <w:rsid w:val="00AF7DE2"/>
    <w:rsid w:val="00B00870"/>
    <w:rsid w:val="00B0132D"/>
    <w:rsid w:val="00B0135A"/>
    <w:rsid w:val="00B047B1"/>
    <w:rsid w:val="00B050B9"/>
    <w:rsid w:val="00B05F38"/>
    <w:rsid w:val="00B06BFC"/>
    <w:rsid w:val="00B1021D"/>
    <w:rsid w:val="00B11477"/>
    <w:rsid w:val="00B12947"/>
    <w:rsid w:val="00B13AC4"/>
    <w:rsid w:val="00B15A4E"/>
    <w:rsid w:val="00B15EA0"/>
    <w:rsid w:val="00B16A25"/>
    <w:rsid w:val="00B1734F"/>
    <w:rsid w:val="00B2087E"/>
    <w:rsid w:val="00B21B08"/>
    <w:rsid w:val="00B2431D"/>
    <w:rsid w:val="00B25B45"/>
    <w:rsid w:val="00B261BD"/>
    <w:rsid w:val="00B2669C"/>
    <w:rsid w:val="00B267CA"/>
    <w:rsid w:val="00B26B2B"/>
    <w:rsid w:val="00B27C67"/>
    <w:rsid w:val="00B30490"/>
    <w:rsid w:val="00B325C1"/>
    <w:rsid w:val="00B3328E"/>
    <w:rsid w:val="00B3372D"/>
    <w:rsid w:val="00B33AA0"/>
    <w:rsid w:val="00B33E58"/>
    <w:rsid w:val="00B34E1D"/>
    <w:rsid w:val="00B365F0"/>
    <w:rsid w:val="00B36A3D"/>
    <w:rsid w:val="00B36E8D"/>
    <w:rsid w:val="00B377CF"/>
    <w:rsid w:val="00B40730"/>
    <w:rsid w:val="00B4194B"/>
    <w:rsid w:val="00B4213C"/>
    <w:rsid w:val="00B42DAC"/>
    <w:rsid w:val="00B44D90"/>
    <w:rsid w:val="00B45D9C"/>
    <w:rsid w:val="00B46A11"/>
    <w:rsid w:val="00B472CE"/>
    <w:rsid w:val="00B501EA"/>
    <w:rsid w:val="00B50587"/>
    <w:rsid w:val="00B51489"/>
    <w:rsid w:val="00B5198E"/>
    <w:rsid w:val="00B54373"/>
    <w:rsid w:val="00B55078"/>
    <w:rsid w:val="00B55A21"/>
    <w:rsid w:val="00B57973"/>
    <w:rsid w:val="00B60D16"/>
    <w:rsid w:val="00B61042"/>
    <w:rsid w:val="00B62FAD"/>
    <w:rsid w:val="00B64A28"/>
    <w:rsid w:val="00B66331"/>
    <w:rsid w:val="00B67758"/>
    <w:rsid w:val="00B679F9"/>
    <w:rsid w:val="00B73C14"/>
    <w:rsid w:val="00B80CF6"/>
    <w:rsid w:val="00B8157B"/>
    <w:rsid w:val="00B81ADE"/>
    <w:rsid w:val="00B81B4A"/>
    <w:rsid w:val="00B8264D"/>
    <w:rsid w:val="00B827AB"/>
    <w:rsid w:val="00B82E88"/>
    <w:rsid w:val="00B842C2"/>
    <w:rsid w:val="00B86C65"/>
    <w:rsid w:val="00B86D2F"/>
    <w:rsid w:val="00B87C22"/>
    <w:rsid w:val="00B87C2B"/>
    <w:rsid w:val="00B9065F"/>
    <w:rsid w:val="00B9201C"/>
    <w:rsid w:val="00B931C6"/>
    <w:rsid w:val="00B93299"/>
    <w:rsid w:val="00B9390B"/>
    <w:rsid w:val="00B93B01"/>
    <w:rsid w:val="00B93C8C"/>
    <w:rsid w:val="00B94A4E"/>
    <w:rsid w:val="00B956A1"/>
    <w:rsid w:val="00B9577A"/>
    <w:rsid w:val="00B963DF"/>
    <w:rsid w:val="00B971AF"/>
    <w:rsid w:val="00B975E3"/>
    <w:rsid w:val="00BA06B1"/>
    <w:rsid w:val="00BA0E0C"/>
    <w:rsid w:val="00BA587A"/>
    <w:rsid w:val="00BA6B4B"/>
    <w:rsid w:val="00BB0AAF"/>
    <w:rsid w:val="00BB0E90"/>
    <w:rsid w:val="00BB1B11"/>
    <w:rsid w:val="00BB1D18"/>
    <w:rsid w:val="00BB35BC"/>
    <w:rsid w:val="00BB402B"/>
    <w:rsid w:val="00BB4B55"/>
    <w:rsid w:val="00BB63F9"/>
    <w:rsid w:val="00BB7354"/>
    <w:rsid w:val="00BB7562"/>
    <w:rsid w:val="00BB75C9"/>
    <w:rsid w:val="00BB7620"/>
    <w:rsid w:val="00BB7AAE"/>
    <w:rsid w:val="00BC0104"/>
    <w:rsid w:val="00BC153B"/>
    <w:rsid w:val="00BC3614"/>
    <w:rsid w:val="00BC59F9"/>
    <w:rsid w:val="00BC6BEB"/>
    <w:rsid w:val="00BC6FB3"/>
    <w:rsid w:val="00BC729B"/>
    <w:rsid w:val="00BC752C"/>
    <w:rsid w:val="00BC7FFB"/>
    <w:rsid w:val="00BD02C8"/>
    <w:rsid w:val="00BD0FC5"/>
    <w:rsid w:val="00BD317B"/>
    <w:rsid w:val="00BD3A7A"/>
    <w:rsid w:val="00BD41F1"/>
    <w:rsid w:val="00BD4213"/>
    <w:rsid w:val="00BD45E0"/>
    <w:rsid w:val="00BD49EE"/>
    <w:rsid w:val="00BD5645"/>
    <w:rsid w:val="00BD5CE8"/>
    <w:rsid w:val="00BD63B5"/>
    <w:rsid w:val="00BE1062"/>
    <w:rsid w:val="00BE140E"/>
    <w:rsid w:val="00BE1620"/>
    <w:rsid w:val="00BE1E2F"/>
    <w:rsid w:val="00BE24EE"/>
    <w:rsid w:val="00BE2561"/>
    <w:rsid w:val="00BE2DA9"/>
    <w:rsid w:val="00BE2E82"/>
    <w:rsid w:val="00BE3BDA"/>
    <w:rsid w:val="00BE4E27"/>
    <w:rsid w:val="00BE663C"/>
    <w:rsid w:val="00BE7163"/>
    <w:rsid w:val="00BE78A3"/>
    <w:rsid w:val="00BF0F04"/>
    <w:rsid w:val="00BF2504"/>
    <w:rsid w:val="00BF2A26"/>
    <w:rsid w:val="00BF2D35"/>
    <w:rsid w:val="00BF4F92"/>
    <w:rsid w:val="00BF5BC1"/>
    <w:rsid w:val="00BF5D4C"/>
    <w:rsid w:val="00BF5E77"/>
    <w:rsid w:val="00BF754D"/>
    <w:rsid w:val="00BF7E15"/>
    <w:rsid w:val="00C001E8"/>
    <w:rsid w:val="00C005D0"/>
    <w:rsid w:val="00C02983"/>
    <w:rsid w:val="00C02D5B"/>
    <w:rsid w:val="00C038FD"/>
    <w:rsid w:val="00C03D2A"/>
    <w:rsid w:val="00C041C4"/>
    <w:rsid w:val="00C045DE"/>
    <w:rsid w:val="00C04BD9"/>
    <w:rsid w:val="00C0519D"/>
    <w:rsid w:val="00C057AF"/>
    <w:rsid w:val="00C065DF"/>
    <w:rsid w:val="00C06CD2"/>
    <w:rsid w:val="00C06F3C"/>
    <w:rsid w:val="00C072D1"/>
    <w:rsid w:val="00C07308"/>
    <w:rsid w:val="00C13C06"/>
    <w:rsid w:val="00C14313"/>
    <w:rsid w:val="00C14918"/>
    <w:rsid w:val="00C154F8"/>
    <w:rsid w:val="00C15F3B"/>
    <w:rsid w:val="00C173C8"/>
    <w:rsid w:val="00C20654"/>
    <w:rsid w:val="00C20D90"/>
    <w:rsid w:val="00C21E58"/>
    <w:rsid w:val="00C22DAB"/>
    <w:rsid w:val="00C23AF3"/>
    <w:rsid w:val="00C250A4"/>
    <w:rsid w:val="00C251A1"/>
    <w:rsid w:val="00C278D6"/>
    <w:rsid w:val="00C30712"/>
    <w:rsid w:val="00C307B4"/>
    <w:rsid w:val="00C31311"/>
    <w:rsid w:val="00C3179F"/>
    <w:rsid w:val="00C32BC4"/>
    <w:rsid w:val="00C33311"/>
    <w:rsid w:val="00C346DD"/>
    <w:rsid w:val="00C35822"/>
    <w:rsid w:val="00C366F0"/>
    <w:rsid w:val="00C37083"/>
    <w:rsid w:val="00C3783E"/>
    <w:rsid w:val="00C4145C"/>
    <w:rsid w:val="00C419E2"/>
    <w:rsid w:val="00C41C6A"/>
    <w:rsid w:val="00C41E0C"/>
    <w:rsid w:val="00C42723"/>
    <w:rsid w:val="00C4274E"/>
    <w:rsid w:val="00C42E5A"/>
    <w:rsid w:val="00C43557"/>
    <w:rsid w:val="00C46D80"/>
    <w:rsid w:val="00C501EC"/>
    <w:rsid w:val="00C50A87"/>
    <w:rsid w:val="00C50F02"/>
    <w:rsid w:val="00C528EE"/>
    <w:rsid w:val="00C53933"/>
    <w:rsid w:val="00C5512A"/>
    <w:rsid w:val="00C5540C"/>
    <w:rsid w:val="00C563CC"/>
    <w:rsid w:val="00C5645A"/>
    <w:rsid w:val="00C56CC1"/>
    <w:rsid w:val="00C56F8A"/>
    <w:rsid w:val="00C5739E"/>
    <w:rsid w:val="00C62918"/>
    <w:rsid w:val="00C655A5"/>
    <w:rsid w:val="00C65725"/>
    <w:rsid w:val="00C65DA3"/>
    <w:rsid w:val="00C66EDA"/>
    <w:rsid w:val="00C66F75"/>
    <w:rsid w:val="00C67330"/>
    <w:rsid w:val="00C6760F"/>
    <w:rsid w:val="00C67AF7"/>
    <w:rsid w:val="00C70464"/>
    <w:rsid w:val="00C70514"/>
    <w:rsid w:val="00C71161"/>
    <w:rsid w:val="00C7130B"/>
    <w:rsid w:val="00C71DD5"/>
    <w:rsid w:val="00C72298"/>
    <w:rsid w:val="00C722CB"/>
    <w:rsid w:val="00C72B70"/>
    <w:rsid w:val="00C72B97"/>
    <w:rsid w:val="00C730AC"/>
    <w:rsid w:val="00C745B7"/>
    <w:rsid w:val="00C7472F"/>
    <w:rsid w:val="00C75E4C"/>
    <w:rsid w:val="00C7792E"/>
    <w:rsid w:val="00C819ED"/>
    <w:rsid w:val="00C82570"/>
    <w:rsid w:val="00C82970"/>
    <w:rsid w:val="00C84D74"/>
    <w:rsid w:val="00C90D6C"/>
    <w:rsid w:val="00C92D29"/>
    <w:rsid w:val="00C96093"/>
    <w:rsid w:val="00C9621E"/>
    <w:rsid w:val="00C975A1"/>
    <w:rsid w:val="00C9797A"/>
    <w:rsid w:val="00CA2AF8"/>
    <w:rsid w:val="00CA39A3"/>
    <w:rsid w:val="00CA3D54"/>
    <w:rsid w:val="00CA46D0"/>
    <w:rsid w:val="00CA5738"/>
    <w:rsid w:val="00CB1D32"/>
    <w:rsid w:val="00CB2959"/>
    <w:rsid w:val="00CB2BEA"/>
    <w:rsid w:val="00CB3C3F"/>
    <w:rsid w:val="00CB4314"/>
    <w:rsid w:val="00CB4A40"/>
    <w:rsid w:val="00CB4F9F"/>
    <w:rsid w:val="00CB5867"/>
    <w:rsid w:val="00CB6C20"/>
    <w:rsid w:val="00CC0A70"/>
    <w:rsid w:val="00CC0AEC"/>
    <w:rsid w:val="00CC46A4"/>
    <w:rsid w:val="00CC581B"/>
    <w:rsid w:val="00CC60B9"/>
    <w:rsid w:val="00CC662A"/>
    <w:rsid w:val="00CC77EE"/>
    <w:rsid w:val="00CC78BB"/>
    <w:rsid w:val="00CD0072"/>
    <w:rsid w:val="00CD3304"/>
    <w:rsid w:val="00CD3C0C"/>
    <w:rsid w:val="00CD3E8A"/>
    <w:rsid w:val="00CD5B3B"/>
    <w:rsid w:val="00CD6028"/>
    <w:rsid w:val="00CD7131"/>
    <w:rsid w:val="00CE1393"/>
    <w:rsid w:val="00CE33B7"/>
    <w:rsid w:val="00CE41E1"/>
    <w:rsid w:val="00CE5887"/>
    <w:rsid w:val="00CE5BA0"/>
    <w:rsid w:val="00CE5F3F"/>
    <w:rsid w:val="00CE6F68"/>
    <w:rsid w:val="00CE7612"/>
    <w:rsid w:val="00CF0B0F"/>
    <w:rsid w:val="00CF270B"/>
    <w:rsid w:val="00CF2F38"/>
    <w:rsid w:val="00CF400F"/>
    <w:rsid w:val="00CF75A1"/>
    <w:rsid w:val="00CF7B70"/>
    <w:rsid w:val="00D001DF"/>
    <w:rsid w:val="00D01254"/>
    <w:rsid w:val="00D01D4C"/>
    <w:rsid w:val="00D02030"/>
    <w:rsid w:val="00D0241B"/>
    <w:rsid w:val="00D037D4"/>
    <w:rsid w:val="00D03A67"/>
    <w:rsid w:val="00D0690E"/>
    <w:rsid w:val="00D06B90"/>
    <w:rsid w:val="00D11815"/>
    <w:rsid w:val="00D11CAF"/>
    <w:rsid w:val="00D14842"/>
    <w:rsid w:val="00D15D09"/>
    <w:rsid w:val="00D1623F"/>
    <w:rsid w:val="00D1679F"/>
    <w:rsid w:val="00D16942"/>
    <w:rsid w:val="00D179C1"/>
    <w:rsid w:val="00D20396"/>
    <w:rsid w:val="00D205B7"/>
    <w:rsid w:val="00D20CF3"/>
    <w:rsid w:val="00D21020"/>
    <w:rsid w:val="00D211C8"/>
    <w:rsid w:val="00D2193E"/>
    <w:rsid w:val="00D2362C"/>
    <w:rsid w:val="00D24595"/>
    <w:rsid w:val="00D247BC"/>
    <w:rsid w:val="00D26636"/>
    <w:rsid w:val="00D26AD5"/>
    <w:rsid w:val="00D27743"/>
    <w:rsid w:val="00D27B42"/>
    <w:rsid w:val="00D30A6B"/>
    <w:rsid w:val="00D31715"/>
    <w:rsid w:val="00D32368"/>
    <w:rsid w:val="00D323A9"/>
    <w:rsid w:val="00D32ED7"/>
    <w:rsid w:val="00D33003"/>
    <w:rsid w:val="00D37907"/>
    <w:rsid w:val="00D37C3B"/>
    <w:rsid w:val="00D40E8A"/>
    <w:rsid w:val="00D41BF7"/>
    <w:rsid w:val="00D4226A"/>
    <w:rsid w:val="00D4329F"/>
    <w:rsid w:val="00D47073"/>
    <w:rsid w:val="00D502F3"/>
    <w:rsid w:val="00D52CF5"/>
    <w:rsid w:val="00D5479C"/>
    <w:rsid w:val="00D55A33"/>
    <w:rsid w:val="00D563C6"/>
    <w:rsid w:val="00D563E7"/>
    <w:rsid w:val="00D56FE9"/>
    <w:rsid w:val="00D5796A"/>
    <w:rsid w:val="00D6072F"/>
    <w:rsid w:val="00D610FB"/>
    <w:rsid w:val="00D620F6"/>
    <w:rsid w:val="00D621D6"/>
    <w:rsid w:val="00D62E5D"/>
    <w:rsid w:val="00D63BE9"/>
    <w:rsid w:val="00D655C5"/>
    <w:rsid w:val="00D659FC"/>
    <w:rsid w:val="00D66A20"/>
    <w:rsid w:val="00D672DB"/>
    <w:rsid w:val="00D70865"/>
    <w:rsid w:val="00D7310D"/>
    <w:rsid w:val="00D73FA9"/>
    <w:rsid w:val="00D7482F"/>
    <w:rsid w:val="00D75019"/>
    <w:rsid w:val="00D75140"/>
    <w:rsid w:val="00D75151"/>
    <w:rsid w:val="00D75743"/>
    <w:rsid w:val="00D76561"/>
    <w:rsid w:val="00D76F89"/>
    <w:rsid w:val="00D77823"/>
    <w:rsid w:val="00D77867"/>
    <w:rsid w:val="00D77A1E"/>
    <w:rsid w:val="00D8070D"/>
    <w:rsid w:val="00D82080"/>
    <w:rsid w:val="00D8271F"/>
    <w:rsid w:val="00D827DF"/>
    <w:rsid w:val="00D82807"/>
    <w:rsid w:val="00D82D95"/>
    <w:rsid w:val="00D8394D"/>
    <w:rsid w:val="00D87620"/>
    <w:rsid w:val="00D9013D"/>
    <w:rsid w:val="00D9040C"/>
    <w:rsid w:val="00D90A55"/>
    <w:rsid w:val="00D90C61"/>
    <w:rsid w:val="00D91F6F"/>
    <w:rsid w:val="00D92199"/>
    <w:rsid w:val="00D924DC"/>
    <w:rsid w:val="00D930BE"/>
    <w:rsid w:val="00D93236"/>
    <w:rsid w:val="00D93340"/>
    <w:rsid w:val="00D93B44"/>
    <w:rsid w:val="00D94B8B"/>
    <w:rsid w:val="00D9593B"/>
    <w:rsid w:val="00D959F5"/>
    <w:rsid w:val="00D9771C"/>
    <w:rsid w:val="00DA12C8"/>
    <w:rsid w:val="00DA138C"/>
    <w:rsid w:val="00DA2CBC"/>
    <w:rsid w:val="00DA4027"/>
    <w:rsid w:val="00DA47AF"/>
    <w:rsid w:val="00DA5544"/>
    <w:rsid w:val="00DA5CC9"/>
    <w:rsid w:val="00DA7FE6"/>
    <w:rsid w:val="00DB0249"/>
    <w:rsid w:val="00DB07A2"/>
    <w:rsid w:val="00DB0883"/>
    <w:rsid w:val="00DB1886"/>
    <w:rsid w:val="00DB2634"/>
    <w:rsid w:val="00DB3494"/>
    <w:rsid w:val="00DB45F6"/>
    <w:rsid w:val="00DB4B8D"/>
    <w:rsid w:val="00DB5033"/>
    <w:rsid w:val="00DB5DBD"/>
    <w:rsid w:val="00DB796B"/>
    <w:rsid w:val="00DC0E6A"/>
    <w:rsid w:val="00DC1CDE"/>
    <w:rsid w:val="00DC37ED"/>
    <w:rsid w:val="00DC4698"/>
    <w:rsid w:val="00DC6335"/>
    <w:rsid w:val="00DC6D52"/>
    <w:rsid w:val="00DC7094"/>
    <w:rsid w:val="00DC7F71"/>
    <w:rsid w:val="00DD0805"/>
    <w:rsid w:val="00DD2673"/>
    <w:rsid w:val="00DD3813"/>
    <w:rsid w:val="00DD5B1E"/>
    <w:rsid w:val="00DD6660"/>
    <w:rsid w:val="00DD735C"/>
    <w:rsid w:val="00DD7BC1"/>
    <w:rsid w:val="00DD7DDF"/>
    <w:rsid w:val="00DE00D0"/>
    <w:rsid w:val="00DE0D9A"/>
    <w:rsid w:val="00DE1B9C"/>
    <w:rsid w:val="00DE2FEB"/>
    <w:rsid w:val="00DE3B54"/>
    <w:rsid w:val="00DE4D9A"/>
    <w:rsid w:val="00DE597C"/>
    <w:rsid w:val="00DE5B9F"/>
    <w:rsid w:val="00DE655D"/>
    <w:rsid w:val="00DE68FC"/>
    <w:rsid w:val="00DE72F3"/>
    <w:rsid w:val="00DE7765"/>
    <w:rsid w:val="00DF1560"/>
    <w:rsid w:val="00DF26E0"/>
    <w:rsid w:val="00DF2B40"/>
    <w:rsid w:val="00DF2BB8"/>
    <w:rsid w:val="00DF3092"/>
    <w:rsid w:val="00DF3998"/>
    <w:rsid w:val="00DF3DA2"/>
    <w:rsid w:val="00DF57DF"/>
    <w:rsid w:val="00DF5F01"/>
    <w:rsid w:val="00DF74B5"/>
    <w:rsid w:val="00DF7C33"/>
    <w:rsid w:val="00E002AE"/>
    <w:rsid w:val="00E00D80"/>
    <w:rsid w:val="00E01900"/>
    <w:rsid w:val="00E0235D"/>
    <w:rsid w:val="00E02548"/>
    <w:rsid w:val="00E0347C"/>
    <w:rsid w:val="00E038D8"/>
    <w:rsid w:val="00E04FEE"/>
    <w:rsid w:val="00E06146"/>
    <w:rsid w:val="00E06ACE"/>
    <w:rsid w:val="00E078C4"/>
    <w:rsid w:val="00E0793E"/>
    <w:rsid w:val="00E10025"/>
    <w:rsid w:val="00E10C96"/>
    <w:rsid w:val="00E11007"/>
    <w:rsid w:val="00E139D1"/>
    <w:rsid w:val="00E13DBC"/>
    <w:rsid w:val="00E14154"/>
    <w:rsid w:val="00E15711"/>
    <w:rsid w:val="00E16BE9"/>
    <w:rsid w:val="00E198BF"/>
    <w:rsid w:val="00E22C97"/>
    <w:rsid w:val="00E22FCE"/>
    <w:rsid w:val="00E2363E"/>
    <w:rsid w:val="00E25712"/>
    <w:rsid w:val="00E262ED"/>
    <w:rsid w:val="00E2736D"/>
    <w:rsid w:val="00E2748F"/>
    <w:rsid w:val="00E27F7A"/>
    <w:rsid w:val="00E31D53"/>
    <w:rsid w:val="00E32F9C"/>
    <w:rsid w:val="00E35206"/>
    <w:rsid w:val="00E363EE"/>
    <w:rsid w:val="00E36DEB"/>
    <w:rsid w:val="00E40CA3"/>
    <w:rsid w:val="00E40EBC"/>
    <w:rsid w:val="00E41026"/>
    <w:rsid w:val="00E41381"/>
    <w:rsid w:val="00E425E4"/>
    <w:rsid w:val="00E44FF1"/>
    <w:rsid w:val="00E45703"/>
    <w:rsid w:val="00E50754"/>
    <w:rsid w:val="00E51BE1"/>
    <w:rsid w:val="00E51F49"/>
    <w:rsid w:val="00E5301C"/>
    <w:rsid w:val="00E53727"/>
    <w:rsid w:val="00E53728"/>
    <w:rsid w:val="00E5493A"/>
    <w:rsid w:val="00E56405"/>
    <w:rsid w:val="00E570D9"/>
    <w:rsid w:val="00E57152"/>
    <w:rsid w:val="00E5790E"/>
    <w:rsid w:val="00E57FBF"/>
    <w:rsid w:val="00E616A2"/>
    <w:rsid w:val="00E6255C"/>
    <w:rsid w:val="00E655EF"/>
    <w:rsid w:val="00E661BC"/>
    <w:rsid w:val="00E669BD"/>
    <w:rsid w:val="00E70362"/>
    <w:rsid w:val="00E711DF"/>
    <w:rsid w:val="00E724CE"/>
    <w:rsid w:val="00E7260F"/>
    <w:rsid w:val="00E72EE5"/>
    <w:rsid w:val="00E73BC6"/>
    <w:rsid w:val="00E75688"/>
    <w:rsid w:val="00E75DFB"/>
    <w:rsid w:val="00E77B22"/>
    <w:rsid w:val="00E815E2"/>
    <w:rsid w:val="00E81785"/>
    <w:rsid w:val="00E85E3D"/>
    <w:rsid w:val="00E91128"/>
    <w:rsid w:val="00E9247D"/>
    <w:rsid w:val="00E92B40"/>
    <w:rsid w:val="00E93787"/>
    <w:rsid w:val="00E93FCA"/>
    <w:rsid w:val="00E957EE"/>
    <w:rsid w:val="00E972DA"/>
    <w:rsid w:val="00EA3140"/>
    <w:rsid w:val="00EA39EE"/>
    <w:rsid w:val="00EA44D6"/>
    <w:rsid w:val="00EA46AF"/>
    <w:rsid w:val="00EA46D8"/>
    <w:rsid w:val="00EA500A"/>
    <w:rsid w:val="00EA5BDB"/>
    <w:rsid w:val="00EA5DD9"/>
    <w:rsid w:val="00EA7064"/>
    <w:rsid w:val="00EA7AA8"/>
    <w:rsid w:val="00EB071F"/>
    <w:rsid w:val="00EB1203"/>
    <w:rsid w:val="00EB2886"/>
    <w:rsid w:val="00EB2D3F"/>
    <w:rsid w:val="00EB2DC6"/>
    <w:rsid w:val="00EB362F"/>
    <w:rsid w:val="00EB3BC5"/>
    <w:rsid w:val="00EB57CB"/>
    <w:rsid w:val="00EB6A0D"/>
    <w:rsid w:val="00EB6AD4"/>
    <w:rsid w:val="00EB6BA9"/>
    <w:rsid w:val="00EB796C"/>
    <w:rsid w:val="00EB7A9F"/>
    <w:rsid w:val="00EB7B9C"/>
    <w:rsid w:val="00EC19A3"/>
    <w:rsid w:val="00EC39FB"/>
    <w:rsid w:val="00EC3ADE"/>
    <w:rsid w:val="00EC3EB8"/>
    <w:rsid w:val="00EC3F40"/>
    <w:rsid w:val="00EC45B1"/>
    <w:rsid w:val="00EC546A"/>
    <w:rsid w:val="00EC5631"/>
    <w:rsid w:val="00EC5737"/>
    <w:rsid w:val="00EC5917"/>
    <w:rsid w:val="00EC5E1C"/>
    <w:rsid w:val="00EC5F29"/>
    <w:rsid w:val="00EC5F95"/>
    <w:rsid w:val="00EC6407"/>
    <w:rsid w:val="00ED2095"/>
    <w:rsid w:val="00ED6B30"/>
    <w:rsid w:val="00ED77E6"/>
    <w:rsid w:val="00ED7CAC"/>
    <w:rsid w:val="00EE0328"/>
    <w:rsid w:val="00EE1B20"/>
    <w:rsid w:val="00EE1CD2"/>
    <w:rsid w:val="00EE1E32"/>
    <w:rsid w:val="00EE2544"/>
    <w:rsid w:val="00EE3813"/>
    <w:rsid w:val="00EE43C3"/>
    <w:rsid w:val="00EE4680"/>
    <w:rsid w:val="00EE5666"/>
    <w:rsid w:val="00EF03F4"/>
    <w:rsid w:val="00EF08F8"/>
    <w:rsid w:val="00EF0B07"/>
    <w:rsid w:val="00EF43E0"/>
    <w:rsid w:val="00EF45F4"/>
    <w:rsid w:val="00EF6191"/>
    <w:rsid w:val="00EF75C8"/>
    <w:rsid w:val="00F01655"/>
    <w:rsid w:val="00F02375"/>
    <w:rsid w:val="00F03695"/>
    <w:rsid w:val="00F04628"/>
    <w:rsid w:val="00F05148"/>
    <w:rsid w:val="00F057E6"/>
    <w:rsid w:val="00F05EFA"/>
    <w:rsid w:val="00F0633F"/>
    <w:rsid w:val="00F06CFE"/>
    <w:rsid w:val="00F06FDF"/>
    <w:rsid w:val="00F102B9"/>
    <w:rsid w:val="00F110A4"/>
    <w:rsid w:val="00F123DD"/>
    <w:rsid w:val="00F128C7"/>
    <w:rsid w:val="00F13CBF"/>
    <w:rsid w:val="00F1636D"/>
    <w:rsid w:val="00F16778"/>
    <w:rsid w:val="00F1703C"/>
    <w:rsid w:val="00F172D8"/>
    <w:rsid w:val="00F23646"/>
    <w:rsid w:val="00F2426A"/>
    <w:rsid w:val="00F246B1"/>
    <w:rsid w:val="00F2624B"/>
    <w:rsid w:val="00F309FA"/>
    <w:rsid w:val="00F33A13"/>
    <w:rsid w:val="00F33BCA"/>
    <w:rsid w:val="00F33E2F"/>
    <w:rsid w:val="00F35070"/>
    <w:rsid w:val="00F356B0"/>
    <w:rsid w:val="00F36B73"/>
    <w:rsid w:val="00F37183"/>
    <w:rsid w:val="00F37305"/>
    <w:rsid w:val="00F37898"/>
    <w:rsid w:val="00F37944"/>
    <w:rsid w:val="00F40B53"/>
    <w:rsid w:val="00F4151B"/>
    <w:rsid w:val="00F4419C"/>
    <w:rsid w:val="00F4638C"/>
    <w:rsid w:val="00F47834"/>
    <w:rsid w:val="00F47B5F"/>
    <w:rsid w:val="00F50421"/>
    <w:rsid w:val="00F50699"/>
    <w:rsid w:val="00F50DFC"/>
    <w:rsid w:val="00F51602"/>
    <w:rsid w:val="00F516D1"/>
    <w:rsid w:val="00F563AE"/>
    <w:rsid w:val="00F57384"/>
    <w:rsid w:val="00F57BE0"/>
    <w:rsid w:val="00F624DF"/>
    <w:rsid w:val="00F62858"/>
    <w:rsid w:val="00F6310E"/>
    <w:rsid w:val="00F63B85"/>
    <w:rsid w:val="00F65347"/>
    <w:rsid w:val="00F67490"/>
    <w:rsid w:val="00F67631"/>
    <w:rsid w:val="00F70D75"/>
    <w:rsid w:val="00F7170C"/>
    <w:rsid w:val="00F72D0A"/>
    <w:rsid w:val="00F745DA"/>
    <w:rsid w:val="00F74A46"/>
    <w:rsid w:val="00F7527D"/>
    <w:rsid w:val="00F7543D"/>
    <w:rsid w:val="00F759E4"/>
    <w:rsid w:val="00F75B22"/>
    <w:rsid w:val="00F760A6"/>
    <w:rsid w:val="00F7679E"/>
    <w:rsid w:val="00F76B57"/>
    <w:rsid w:val="00F76F6E"/>
    <w:rsid w:val="00F77AB7"/>
    <w:rsid w:val="00F80D81"/>
    <w:rsid w:val="00F81F03"/>
    <w:rsid w:val="00F82A4F"/>
    <w:rsid w:val="00F84E01"/>
    <w:rsid w:val="00F871D3"/>
    <w:rsid w:val="00F8776C"/>
    <w:rsid w:val="00F909DE"/>
    <w:rsid w:val="00F922E4"/>
    <w:rsid w:val="00F92CBA"/>
    <w:rsid w:val="00F92F2C"/>
    <w:rsid w:val="00F94F7E"/>
    <w:rsid w:val="00F95859"/>
    <w:rsid w:val="00F959E6"/>
    <w:rsid w:val="00F976F9"/>
    <w:rsid w:val="00F9D8F9"/>
    <w:rsid w:val="00FA03CF"/>
    <w:rsid w:val="00FA06DF"/>
    <w:rsid w:val="00FA0ED0"/>
    <w:rsid w:val="00FA0EEE"/>
    <w:rsid w:val="00FA1FEB"/>
    <w:rsid w:val="00FA26FC"/>
    <w:rsid w:val="00FA3B2D"/>
    <w:rsid w:val="00FA53A5"/>
    <w:rsid w:val="00FA7574"/>
    <w:rsid w:val="00FB0296"/>
    <w:rsid w:val="00FB07EA"/>
    <w:rsid w:val="00FB33B1"/>
    <w:rsid w:val="00FB350C"/>
    <w:rsid w:val="00FB3B77"/>
    <w:rsid w:val="00FB46D5"/>
    <w:rsid w:val="00FB5631"/>
    <w:rsid w:val="00FB6222"/>
    <w:rsid w:val="00FC02CA"/>
    <w:rsid w:val="00FC0507"/>
    <w:rsid w:val="00FC09F6"/>
    <w:rsid w:val="00FC2271"/>
    <w:rsid w:val="00FC5B57"/>
    <w:rsid w:val="00FC5FEE"/>
    <w:rsid w:val="00FC6B63"/>
    <w:rsid w:val="00FC792E"/>
    <w:rsid w:val="00FC7A80"/>
    <w:rsid w:val="00FC7DCE"/>
    <w:rsid w:val="00FD0256"/>
    <w:rsid w:val="00FD0774"/>
    <w:rsid w:val="00FD1F1E"/>
    <w:rsid w:val="00FD21EC"/>
    <w:rsid w:val="00FD2DDA"/>
    <w:rsid w:val="00FD2FD5"/>
    <w:rsid w:val="00FD3528"/>
    <w:rsid w:val="00FD418E"/>
    <w:rsid w:val="00FD4F02"/>
    <w:rsid w:val="00FD53C8"/>
    <w:rsid w:val="00FD7059"/>
    <w:rsid w:val="00FD7A29"/>
    <w:rsid w:val="00FD7ED2"/>
    <w:rsid w:val="00FE01E6"/>
    <w:rsid w:val="00FE0DE0"/>
    <w:rsid w:val="00FE1F65"/>
    <w:rsid w:val="00FE29F6"/>
    <w:rsid w:val="00FE3034"/>
    <w:rsid w:val="00FE3253"/>
    <w:rsid w:val="00FE32B9"/>
    <w:rsid w:val="00FE38A8"/>
    <w:rsid w:val="00FE3913"/>
    <w:rsid w:val="00FE4F9A"/>
    <w:rsid w:val="00FE66E2"/>
    <w:rsid w:val="00FE6EDB"/>
    <w:rsid w:val="00FE7186"/>
    <w:rsid w:val="00FE7B86"/>
    <w:rsid w:val="00FF1AD4"/>
    <w:rsid w:val="00FF4646"/>
    <w:rsid w:val="00FF5BB0"/>
    <w:rsid w:val="00FF7E56"/>
    <w:rsid w:val="0111252D"/>
    <w:rsid w:val="0115377A"/>
    <w:rsid w:val="011BD77B"/>
    <w:rsid w:val="011CFB9C"/>
    <w:rsid w:val="0145B7FA"/>
    <w:rsid w:val="01572D65"/>
    <w:rsid w:val="0169D69E"/>
    <w:rsid w:val="0193DA44"/>
    <w:rsid w:val="01A2ACCB"/>
    <w:rsid w:val="01DA08CE"/>
    <w:rsid w:val="01E6B1E0"/>
    <w:rsid w:val="01F82BED"/>
    <w:rsid w:val="022AA907"/>
    <w:rsid w:val="0248A19A"/>
    <w:rsid w:val="0264156D"/>
    <w:rsid w:val="0273F5F9"/>
    <w:rsid w:val="02A335E4"/>
    <w:rsid w:val="02E4FD30"/>
    <w:rsid w:val="035D9FB9"/>
    <w:rsid w:val="03697A23"/>
    <w:rsid w:val="038CD462"/>
    <w:rsid w:val="03D0AC35"/>
    <w:rsid w:val="03F12F8E"/>
    <w:rsid w:val="04219DF2"/>
    <w:rsid w:val="04616DF0"/>
    <w:rsid w:val="0479405D"/>
    <w:rsid w:val="04A9E516"/>
    <w:rsid w:val="04BBC671"/>
    <w:rsid w:val="04CDA548"/>
    <w:rsid w:val="04F66571"/>
    <w:rsid w:val="0550D39B"/>
    <w:rsid w:val="05572E12"/>
    <w:rsid w:val="0561083C"/>
    <w:rsid w:val="0581BC97"/>
    <w:rsid w:val="05B52BD4"/>
    <w:rsid w:val="05EDAEA2"/>
    <w:rsid w:val="05FADCE7"/>
    <w:rsid w:val="05FAF77F"/>
    <w:rsid w:val="0654BD37"/>
    <w:rsid w:val="065D3584"/>
    <w:rsid w:val="06A0D1AB"/>
    <w:rsid w:val="06CBE8DA"/>
    <w:rsid w:val="07027BC2"/>
    <w:rsid w:val="07299792"/>
    <w:rsid w:val="07352C7E"/>
    <w:rsid w:val="075B748E"/>
    <w:rsid w:val="075D321C"/>
    <w:rsid w:val="0790ACC4"/>
    <w:rsid w:val="07A68AFB"/>
    <w:rsid w:val="07B8B9CB"/>
    <w:rsid w:val="07B8EBDF"/>
    <w:rsid w:val="07E7DD3E"/>
    <w:rsid w:val="07F1F9E3"/>
    <w:rsid w:val="080816D2"/>
    <w:rsid w:val="08330F73"/>
    <w:rsid w:val="085DAC1E"/>
    <w:rsid w:val="08AF6E62"/>
    <w:rsid w:val="08BDBF87"/>
    <w:rsid w:val="091BB779"/>
    <w:rsid w:val="093466A0"/>
    <w:rsid w:val="0934D0ED"/>
    <w:rsid w:val="0A36A3CA"/>
    <w:rsid w:val="0A36E67A"/>
    <w:rsid w:val="0A981F97"/>
    <w:rsid w:val="0AA32434"/>
    <w:rsid w:val="0AA41859"/>
    <w:rsid w:val="0B146981"/>
    <w:rsid w:val="0B46F408"/>
    <w:rsid w:val="0B629DAA"/>
    <w:rsid w:val="0C11D97D"/>
    <w:rsid w:val="0C12A403"/>
    <w:rsid w:val="0C581199"/>
    <w:rsid w:val="0C8E7AE6"/>
    <w:rsid w:val="0CE87B3C"/>
    <w:rsid w:val="0D07B106"/>
    <w:rsid w:val="0D09A354"/>
    <w:rsid w:val="0D3ED582"/>
    <w:rsid w:val="0D7261FE"/>
    <w:rsid w:val="0D85DAE3"/>
    <w:rsid w:val="0D9832A1"/>
    <w:rsid w:val="0D9AD055"/>
    <w:rsid w:val="0DDFDE95"/>
    <w:rsid w:val="0DE8ADA2"/>
    <w:rsid w:val="0DFEBD0C"/>
    <w:rsid w:val="0ECC8276"/>
    <w:rsid w:val="0F1675E0"/>
    <w:rsid w:val="0F3245AD"/>
    <w:rsid w:val="0F74DA5A"/>
    <w:rsid w:val="0FCFBC77"/>
    <w:rsid w:val="108BD661"/>
    <w:rsid w:val="10A1BF17"/>
    <w:rsid w:val="10C803FC"/>
    <w:rsid w:val="10E3BB04"/>
    <w:rsid w:val="110FEF13"/>
    <w:rsid w:val="11652858"/>
    <w:rsid w:val="119D6F2E"/>
    <w:rsid w:val="11DA7ED7"/>
    <w:rsid w:val="11DC245E"/>
    <w:rsid w:val="11F643D2"/>
    <w:rsid w:val="123025DC"/>
    <w:rsid w:val="128A0D7A"/>
    <w:rsid w:val="12A447A0"/>
    <w:rsid w:val="12D040E7"/>
    <w:rsid w:val="12D4B9E7"/>
    <w:rsid w:val="12E23E46"/>
    <w:rsid w:val="13075DF8"/>
    <w:rsid w:val="134B7ECD"/>
    <w:rsid w:val="1354FD07"/>
    <w:rsid w:val="13608125"/>
    <w:rsid w:val="1389DDA1"/>
    <w:rsid w:val="138CF3D8"/>
    <w:rsid w:val="13B26467"/>
    <w:rsid w:val="13BD9BDC"/>
    <w:rsid w:val="13D4C1A1"/>
    <w:rsid w:val="14279C5B"/>
    <w:rsid w:val="145EB096"/>
    <w:rsid w:val="146604BF"/>
    <w:rsid w:val="1492238C"/>
    <w:rsid w:val="14DC10FA"/>
    <w:rsid w:val="14E4AF11"/>
    <w:rsid w:val="14F669D7"/>
    <w:rsid w:val="15443961"/>
    <w:rsid w:val="157873B6"/>
    <w:rsid w:val="158887CB"/>
    <w:rsid w:val="15A7C65B"/>
    <w:rsid w:val="15BBF635"/>
    <w:rsid w:val="162E860D"/>
    <w:rsid w:val="16482279"/>
    <w:rsid w:val="164917CA"/>
    <w:rsid w:val="165E492C"/>
    <w:rsid w:val="167CC723"/>
    <w:rsid w:val="16AAD773"/>
    <w:rsid w:val="16C9BEA3"/>
    <w:rsid w:val="16E38018"/>
    <w:rsid w:val="17128D21"/>
    <w:rsid w:val="17158583"/>
    <w:rsid w:val="172E243A"/>
    <w:rsid w:val="173C0F11"/>
    <w:rsid w:val="175D2047"/>
    <w:rsid w:val="178F91CB"/>
    <w:rsid w:val="1793892A"/>
    <w:rsid w:val="17C78E94"/>
    <w:rsid w:val="17F90FBE"/>
    <w:rsid w:val="18391491"/>
    <w:rsid w:val="1850D4BB"/>
    <w:rsid w:val="18BAF07D"/>
    <w:rsid w:val="18EFCEAA"/>
    <w:rsid w:val="18F86180"/>
    <w:rsid w:val="19453FC7"/>
    <w:rsid w:val="1993FA6F"/>
    <w:rsid w:val="199F3D19"/>
    <w:rsid w:val="19D3E30B"/>
    <w:rsid w:val="1A07025F"/>
    <w:rsid w:val="1A07FD32"/>
    <w:rsid w:val="1A25F5D2"/>
    <w:rsid w:val="1A599B03"/>
    <w:rsid w:val="1A788D69"/>
    <w:rsid w:val="1A885397"/>
    <w:rsid w:val="1A88675C"/>
    <w:rsid w:val="1A9AC586"/>
    <w:rsid w:val="1A9E610E"/>
    <w:rsid w:val="1AA68A44"/>
    <w:rsid w:val="1AA752A3"/>
    <w:rsid w:val="1AB275C1"/>
    <w:rsid w:val="1AC6689B"/>
    <w:rsid w:val="1B1DC0F6"/>
    <w:rsid w:val="1B35880D"/>
    <w:rsid w:val="1B74C814"/>
    <w:rsid w:val="1B755210"/>
    <w:rsid w:val="1B98FFBA"/>
    <w:rsid w:val="1B9C255D"/>
    <w:rsid w:val="1BA5AB72"/>
    <w:rsid w:val="1BB03859"/>
    <w:rsid w:val="1C29143B"/>
    <w:rsid w:val="1C62C793"/>
    <w:rsid w:val="1CC81C86"/>
    <w:rsid w:val="1CFA9DA9"/>
    <w:rsid w:val="1D7904FB"/>
    <w:rsid w:val="1D7C06D7"/>
    <w:rsid w:val="1E00C791"/>
    <w:rsid w:val="1E1DD9CC"/>
    <w:rsid w:val="1E2B77E4"/>
    <w:rsid w:val="1E318A07"/>
    <w:rsid w:val="1E504AD0"/>
    <w:rsid w:val="1EC171FD"/>
    <w:rsid w:val="1F1A7914"/>
    <w:rsid w:val="1F6F34FB"/>
    <w:rsid w:val="1F8D3F7E"/>
    <w:rsid w:val="1FB260F2"/>
    <w:rsid w:val="1FD51822"/>
    <w:rsid w:val="1FECE7F3"/>
    <w:rsid w:val="200F0761"/>
    <w:rsid w:val="202A9EF7"/>
    <w:rsid w:val="204A4022"/>
    <w:rsid w:val="20797E4F"/>
    <w:rsid w:val="20AEF1FB"/>
    <w:rsid w:val="20C1CF1E"/>
    <w:rsid w:val="20C92EC4"/>
    <w:rsid w:val="211BDA1D"/>
    <w:rsid w:val="211DDAFB"/>
    <w:rsid w:val="21A76BC9"/>
    <w:rsid w:val="21D2829B"/>
    <w:rsid w:val="21F9123E"/>
    <w:rsid w:val="221C53DF"/>
    <w:rsid w:val="221DA205"/>
    <w:rsid w:val="2240658E"/>
    <w:rsid w:val="22877220"/>
    <w:rsid w:val="22A98ACE"/>
    <w:rsid w:val="22A9F2D1"/>
    <w:rsid w:val="22C7F02E"/>
    <w:rsid w:val="22FA75B0"/>
    <w:rsid w:val="231DC13F"/>
    <w:rsid w:val="23280AB5"/>
    <w:rsid w:val="234842EC"/>
    <w:rsid w:val="235E0CFB"/>
    <w:rsid w:val="236B047B"/>
    <w:rsid w:val="23FCC5FC"/>
    <w:rsid w:val="2409D97B"/>
    <w:rsid w:val="243F5E17"/>
    <w:rsid w:val="244394F2"/>
    <w:rsid w:val="244D3783"/>
    <w:rsid w:val="246324AA"/>
    <w:rsid w:val="24A620D4"/>
    <w:rsid w:val="24B867AB"/>
    <w:rsid w:val="24FDD45A"/>
    <w:rsid w:val="2504BF48"/>
    <w:rsid w:val="254F1259"/>
    <w:rsid w:val="255684C7"/>
    <w:rsid w:val="2596C558"/>
    <w:rsid w:val="25C14756"/>
    <w:rsid w:val="2608B1F6"/>
    <w:rsid w:val="26348635"/>
    <w:rsid w:val="269021A9"/>
    <w:rsid w:val="26CC5D6B"/>
    <w:rsid w:val="26D42F5F"/>
    <w:rsid w:val="2739221A"/>
    <w:rsid w:val="274142DB"/>
    <w:rsid w:val="2742371F"/>
    <w:rsid w:val="274B1471"/>
    <w:rsid w:val="27576FBD"/>
    <w:rsid w:val="27582B17"/>
    <w:rsid w:val="275AAE80"/>
    <w:rsid w:val="27808F23"/>
    <w:rsid w:val="27A071E0"/>
    <w:rsid w:val="27A45705"/>
    <w:rsid w:val="27BFEBD5"/>
    <w:rsid w:val="27C91F27"/>
    <w:rsid w:val="27D79D8E"/>
    <w:rsid w:val="27F07902"/>
    <w:rsid w:val="2861726B"/>
    <w:rsid w:val="28B33056"/>
    <w:rsid w:val="293139CB"/>
    <w:rsid w:val="2958B888"/>
    <w:rsid w:val="297DE00F"/>
    <w:rsid w:val="297E6AAD"/>
    <w:rsid w:val="29C61D6A"/>
    <w:rsid w:val="29D2C6E7"/>
    <w:rsid w:val="29E3DAAF"/>
    <w:rsid w:val="2A0CCBE8"/>
    <w:rsid w:val="2A2F5120"/>
    <w:rsid w:val="2A40D043"/>
    <w:rsid w:val="2A6856AE"/>
    <w:rsid w:val="2A7768B8"/>
    <w:rsid w:val="2A7FC63B"/>
    <w:rsid w:val="2A97AB72"/>
    <w:rsid w:val="2AF837AC"/>
    <w:rsid w:val="2AFF1167"/>
    <w:rsid w:val="2B200736"/>
    <w:rsid w:val="2B371439"/>
    <w:rsid w:val="2B4BFC82"/>
    <w:rsid w:val="2B65B614"/>
    <w:rsid w:val="2BAF9AEF"/>
    <w:rsid w:val="2BBADD63"/>
    <w:rsid w:val="2BBB7688"/>
    <w:rsid w:val="2BC511BE"/>
    <w:rsid w:val="2BFA3697"/>
    <w:rsid w:val="2BFE60D7"/>
    <w:rsid w:val="2C0468DD"/>
    <w:rsid w:val="2C0AEEBF"/>
    <w:rsid w:val="2C1CFE73"/>
    <w:rsid w:val="2C429936"/>
    <w:rsid w:val="2CA95D6D"/>
    <w:rsid w:val="2CDBA4F1"/>
    <w:rsid w:val="2CFD6CCD"/>
    <w:rsid w:val="2D8E5E36"/>
    <w:rsid w:val="2DA1180F"/>
    <w:rsid w:val="2DAB0CFB"/>
    <w:rsid w:val="2DC3BBFA"/>
    <w:rsid w:val="2DDD8FFE"/>
    <w:rsid w:val="2DFFFB22"/>
    <w:rsid w:val="2E07058C"/>
    <w:rsid w:val="2E108DDD"/>
    <w:rsid w:val="2E118A45"/>
    <w:rsid w:val="2E3DBD67"/>
    <w:rsid w:val="2E42BDE3"/>
    <w:rsid w:val="2E73BCA7"/>
    <w:rsid w:val="2E8F0781"/>
    <w:rsid w:val="2E9150DF"/>
    <w:rsid w:val="2EB1CF20"/>
    <w:rsid w:val="2EFCB7C9"/>
    <w:rsid w:val="2F30A1D1"/>
    <w:rsid w:val="2F321209"/>
    <w:rsid w:val="2F771B87"/>
    <w:rsid w:val="2FFDD16C"/>
    <w:rsid w:val="30144246"/>
    <w:rsid w:val="30152DF0"/>
    <w:rsid w:val="3040FF52"/>
    <w:rsid w:val="307AA45A"/>
    <w:rsid w:val="30E656A6"/>
    <w:rsid w:val="310E99DC"/>
    <w:rsid w:val="31117222"/>
    <w:rsid w:val="31295C50"/>
    <w:rsid w:val="31437F78"/>
    <w:rsid w:val="31727D8F"/>
    <w:rsid w:val="319D870D"/>
    <w:rsid w:val="31A56262"/>
    <w:rsid w:val="32759FE8"/>
    <w:rsid w:val="32AF0D51"/>
    <w:rsid w:val="32C96022"/>
    <w:rsid w:val="32F34A1A"/>
    <w:rsid w:val="32F53B9A"/>
    <w:rsid w:val="33157FDA"/>
    <w:rsid w:val="336C9E6B"/>
    <w:rsid w:val="33759585"/>
    <w:rsid w:val="33AB813D"/>
    <w:rsid w:val="33CE2644"/>
    <w:rsid w:val="33D1A7E3"/>
    <w:rsid w:val="33D5620F"/>
    <w:rsid w:val="33DFAE3E"/>
    <w:rsid w:val="3404F134"/>
    <w:rsid w:val="341878D4"/>
    <w:rsid w:val="342FF70C"/>
    <w:rsid w:val="345ACC33"/>
    <w:rsid w:val="346F0C87"/>
    <w:rsid w:val="34D4DF56"/>
    <w:rsid w:val="350EC3C6"/>
    <w:rsid w:val="353791C9"/>
    <w:rsid w:val="3539AB8F"/>
    <w:rsid w:val="3576D995"/>
    <w:rsid w:val="3582B117"/>
    <w:rsid w:val="35A48B99"/>
    <w:rsid w:val="35D84629"/>
    <w:rsid w:val="35FD09D4"/>
    <w:rsid w:val="365E826B"/>
    <w:rsid w:val="366A55D8"/>
    <w:rsid w:val="367449C5"/>
    <w:rsid w:val="367762BC"/>
    <w:rsid w:val="36776314"/>
    <w:rsid w:val="36A8D747"/>
    <w:rsid w:val="36B89BDF"/>
    <w:rsid w:val="36C795D8"/>
    <w:rsid w:val="36D24979"/>
    <w:rsid w:val="3780685E"/>
    <w:rsid w:val="379E5507"/>
    <w:rsid w:val="37B8F519"/>
    <w:rsid w:val="381EF6A8"/>
    <w:rsid w:val="384641A5"/>
    <w:rsid w:val="38643765"/>
    <w:rsid w:val="3878F88E"/>
    <w:rsid w:val="3895E5D5"/>
    <w:rsid w:val="38BECF1F"/>
    <w:rsid w:val="391AF43C"/>
    <w:rsid w:val="3946C7A4"/>
    <w:rsid w:val="39B67836"/>
    <w:rsid w:val="39D192D6"/>
    <w:rsid w:val="39DCB13E"/>
    <w:rsid w:val="3A246633"/>
    <w:rsid w:val="3A2EAFB0"/>
    <w:rsid w:val="3A45BE4E"/>
    <w:rsid w:val="3A967125"/>
    <w:rsid w:val="3A9BB759"/>
    <w:rsid w:val="3A9E7ED8"/>
    <w:rsid w:val="3AB99892"/>
    <w:rsid w:val="3AD7DFA6"/>
    <w:rsid w:val="3ADFF049"/>
    <w:rsid w:val="3AF947BF"/>
    <w:rsid w:val="3B2D4DED"/>
    <w:rsid w:val="3B348EF3"/>
    <w:rsid w:val="3B511F21"/>
    <w:rsid w:val="3B7952E1"/>
    <w:rsid w:val="3B9E9E14"/>
    <w:rsid w:val="3BAC7F26"/>
    <w:rsid w:val="3BD2CC1F"/>
    <w:rsid w:val="3BF4A3E5"/>
    <w:rsid w:val="3C0B615C"/>
    <w:rsid w:val="3C5A8DF0"/>
    <w:rsid w:val="3C64AAC4"/>
    <w:rsid w:val="3CA833CB"/>
    <w:rsid w:val="3CBA8A83"/>
    <w:rsid w:val="3CEE3876"/>
    <w:rsid w:val="3CFDDD51"/>
    <w:rsid w:val="3D24D863"/>
    <w:rsid w:val="3D343D9A"/>
    <w:rsid w:val="3DBE3337"/>
    <w:rsid w:val="3E287291"/>
    <w:rsid w:val="3E6E9D23"/>
    <w:rsid w:val="3EBA9F90"/>
    <w:rsid w:val="3ED7A472"/>
    <w:rsid w:val="3F4F4999"/>
    <w:rsid w:val="3F8CE636"/>
    <w:rsid w:val="3FA5B1D4"/>
    <w:rsid w:val="3FA7BC3F"/>
    <w:rsid w:val="3FBF5AAC"/>
    <w:rsid w:val="3FC1CC58"/>
    <w:rsid w:val="405C3A84"/>
    <w:rsid w:val="40913A6D"/>
    <w:rsid w:val="409732C6"/>
    <w:rsid w:val="40AB241F"/>
    <w:rsid w:val="40C038EA"/>
    <w:rsid w:val="40D58BBB"/>
    <w:rsid w:val="40EF71A9"/>
    <w:rsid w:val="41229896"/>
    <w:rsid w:val="4153024D"/>
    <w:rsid w:val="417C5ABD"/>
    <w:rsid w:val="41BC49D6"/>
    <w:rsid w:val="420CE69D"/>
    <w:rsid w:val="421C8734"/>
    <w:rsid w:val="4245398D"/>
    <w:rsid w:val="42481C9B"/>
    <w:rsid w:val="427AC1E8"/>
    <w:rsid w:val="42B0A12C"/>
    <w:rsid w:val="42E519EB"/>
    <w:rsid w:val="434551FA"/>
    <w:rsid w:val="439C3CFB"/>
    <w:rsid w:val="43B7957D"/>
    <w:rsid w:val="43E5136E"/>
    <w:rsid w:val="44013B1B"/>
    <w:rsid w:val="444E55F7"/>
    <w:rsid w:val="447DB48A"/>
    <w:rsid w:val="449DFC0F"/>
    <w:rsid w:val="44C3668B"/>
    <w:rsid w:val="44C6B039"/>
    <w:rsid w:val="44DC7D43"/>
    <w:rsid w:val="44DFB987"/>
    <w:rsid w:val="44FDA289"/>
    <w:rsid w:val="455C32CA"/>
    <w:rsid w:val="455DC582"/>
    <w:rsid w:val="45A6A43F"/>
    <w:rsid w:val="45B5D0BF"/>
    <w:rsid w:val="45D1E023"/>
    <w:rsid w:val="45DBBE8E"/>
    <w:rsid w:val="460A41AE"/>
    <w:rsid w:val="46E434C9"/>
    <w:rsid w:val="47104189"/>
    <w:rsid w:val="4714FBDD"/>
    <w:rsid w:val="47D3A586"/>
    <w:rsid w:val="48191D8F"/>
    <w:rsid w:val="48272A37"/>
    <w:rsid w:val="48513105"/>
    <w:rsid w:val="48A76732"/>
    <w:rsid w:val="48F167B2"/>
    <w:rsid w:val="4901470A"/>
    <w:rsid w:val="490E907C"/>
    <w:rsid w:val="494DE4B5"/>
    <w:rsid w:val="496AED5F"/>
    <w:rsid w:val="4985C75F"/>
    <w:rsid w:val="49A0BF12"/>
    <w:rsid w:val="49BEDE0C"/>
    <w:rsid w:val="49DB742C"/>
    <w:rsid w:val="4A1A7731"/>
    <w:rsid w:val="4A7C32F8"/>
    <w:rsid w:val="4AB277D7"/>
    <w:rsid w:val="4AE2DABE"/>
    <w:rsid w:val="4AE5663C"/>
    <w:rsid w:val="4AEFB9DF"/>
    <w:rsid w:val="4B252DAE"/>
    <w:rsid w:val="4B29C881"/>
    <w:rsid w:val="4B47A80D"/>
    <w:rsid w:val="4B73A824"/>
    <w:rsid w:val="4BEE4355"/>
    <w:rsid w:val="4C1585AB"/>
    <w:rsid w:val="4C2727F4"/>
    <w:rsid w:val="4C2C5986"/>
    <w:rsid w:val="4C3553F7"/>
    <w:rsid w:val="4C9DFDAD"/>
    <w:rsid w:val="4CB420F3"/>
    <w:rsid w:val="4CB83D33"/>
    <w:rsid w:val="4CCC4365"/>
    <w:rsid w:val="4D1BDF4D"/>
    <w:rsid w:val="4D21485B"/>
    <w:rsid w:val="4D5C618F"/>
    <w:rsid w:val="4D7E6B77"/>
    <w:rsid w:val="4DAE98E5"/>
    <w:rsid w:val="4DAFFE31"/>
    <w:rsid w:val="4E5AD1D9"/>
    <w:rsid w:val="4E698329"/>
    <w:rsid w:val="4EB065B2"/>
    <w:rsid w:val="4EED30C8"/>
    <w:rsid w:val="4F1EDD7E"/>
    <w:rsid w:val="4F2AE517"/>
    <w:rsid w:val="4F826BF9"/>
    <w:rsid w:val="4FB59B02"/>
    <w:rsid w:val="4FD2E629"/>
    <w:rsid w:val="501C51EC"/>
    <w:rsid w:val="5053D6AB"/>
    <w:rsid w:val="5084DFB9"/>
    <w:rsid w:val="50A38ACA"/>
    <w:rsid w:val="50A3AA45"/>
    <w:rsid w:val="50BC7AD4"/>
    <w:rsid w:val="50E91B27"/>
    <w:rsid w:val="50F063BC"/>
    <w:rsid w:val="513F39EB"/>
    <w:rsid w:val="5150D22B"/>
    <w:rsid w:val="516DFA88"/>
    <w:rsid w:val="5192D482"/>
    <w:rsid w:val="51A4A94F"/>
    <w:rsid w:val="51C2D2F5"/>
    <w:rsid w:val="51D7DD30"/>
    <w:rsid w:val="523A5AF7"/>
    <w:rsid w:val="5287421E"/>
    <w:rsid w:val="52D50482"/>
    <w:rsid w:val="52E967D9"/>
    <w:rsid w:val="52EE1C4E"/>
    <w:rsid w:val="52F089C7"/>
    <w:rsid w:val="52F4FE7B"/>
    <w:rsid w:val="5323514E"/>
    <w:rsid w:val="53C05A25"/>
    <w:rsid w:val="53CEFCB5"/>
    <w:rsid w:val="541EDEF2"/>
    <w:rsid w:val="546C2759"/>
    <w:rsid w:val="5485404F"/>
    <w:rsid w:val="549794B2"/>
    <w:rsid w:val="54BA73ED"/>
    <w:rsid w:val="5524FDB3"/>
    <w:rsid w:val="556AE5C6"/>
    <w:rsid w:val="55BACF6C"/>
    <w:rsid w:val="55FB911A"/>
    <w:rsid w:val="5630CBC8"/>
    <w:rsid w:val="5631ADD5"/>
    <w:rsid w:val="56493E31"/>
    <w:rsid w:val="56536258"/>
    <w:rsid w:val="56682079"/>
    <w:rsid w:val="5676578B"/>
    <w:rsid w:val="5690F021"/>
    <w:rsid w:val="56A07C29"/>
    <w:rsid w:val="574845F9"/>
    <w:rsid w:val="578FD2B8"/>
    <w:rsid w:val="579014CF"/>
    <w:rsid w:val="57BC207E"/>
    <w:rsid w:val="57CAE98A"/>
    <w:rsid w:val="57E5C508"/>
    <w:rsid w:val="58108679"/>
    <w:rsid w:val="5853C91C"/>
    <w:rsid w:val="58819DF8"/>
    <w:rsid w:val="5886CBCA"/>
    <w:rsid w:val="589711EE"/>
    <w:rsid w:val="58A22E06"/>
    <w:rsid w:val="58A9B6F4"/>
    <w:rsid w:val="58ADD4B9"/>
    <w:rsid w:val="58C31C58"/>
    <w:rsid w:val="58DCA7BE"/>
    <w:rsid w:val="5926ACBB"/>
    <w:rsid w:val="593F08A6"/>
    <w:rsid w:val="59A02CE1"/>
    <w:rsid w:val="5A1C131F"/>
    <w:rsid w:val="5A6EC974"/>
    <w:rsid w:val="5AD68C71"/>
    <w:rsid w:val="5B2171F4"/>
    <w:rsid w:val="5B2449AF"/>
    <w:rsid w:val="5B4E27D6"/>
    <w:rsid w:val="5B9A1AFA"/>
    <w:rsid w:val="5BD5C1A7"/>
    <w:rsid w:val="5BE2C910"/>
    <w:rsid w:val="5C2BA906"/>
    <w:rsid w:val="5C3D9E86"/>
    <w:rsid w:val="5C5C2C9E"/>
    <w:rsid w:val="5C973097"/>
    <w:rsid w:val="5CAB3A45"/>
    <w:rsid w:val="5CBFBAA9"/>
    <w:rsid w:val="5CD69818"/>
    <w:rsid w:val="5CF8767D"/>
    <w:rsid w:val="5D1DBFC7"/>
    <w:rsid w:val="5D40941D"/>
    <w:rsid w:val="5D686959"/>
    <w:rsid w:val="5DC92556"/>
    <w:rsid w:val="5E08F5A5"/>
    <w:rsid w:val="5E2D319A"/>
    <w:rsid w:val="5E4A4652"/>
    <w:rsid w:val="5E524EF6"/>
    <w:rsid w:val="5E6CBA2F"/>
    <w:rsid w:val="5E9CC8C6"/>
    <w:rsid w:val="5EB3387B"/>
    <w:rsid w:val="5EF25E40"/>
    <w:rsid w:val="5F0D45B7"/>
    <w:rsid w:val="5F1A18CF"/>
    <w:rsid w:val="5F4583F9"/>
    <w:rsid w:val="5F7B29EB"/>
    <w:rsid w:val="5F8D4B13"/>
    <w:rsid w:val="600770CB"/>
    <w:rsid w:val="6070F483"/>
    <w:rsid w:val="60F3387E"/>
    <w:rsid w:val="6142DCB7"/>
    <w:rsid w:val="619D2B03"/>
    <w:rsid w:val="61C14DEC"/>
    <w:rsid w:val="61CAF550"/>
    <w:rsid w:val="61EBDA36"/>
    <w:rsid w:val="61F2BD60"/>
    <w:rsid w:val="621FD3BE"/>
    <w:rsid w:val="622527E9"/>
    <w:rsid w:val="62EAF957"/>
    <w:rsid w:val="6334359D"/>
    <w:rsid w:val="63478F52"/>
    <w:rsid w:val="6377BF6A"/>
    <w:rsid w:val="6382A773"/>
    <w:rsid w:val="638A5530"/>
    <w:rsid w:val="639AB0C1"/>
    <w:rsid w:val="63D21453"/>
    <w:rsid w:val="63D9CCE2"/>
    <w:rsid w:val="63E7560C"/>
    <w:rsid w:val="63FA0350"/>
    <w:rsid w:val="643C0973"/>
    <w:rsid w:val="643E16B4"/>
    <w:rsid w:val="6447A507"/>
    <w:rsid w:val="645A8266"/>
    <w:rsid w:val="6467B34F"/>
    <w:rsid w:val="647B9339"/>
    <w:rsid w:val="64ADE344"/>
    <w:rsid w:val="64D96C5D"/>
    <w:rsid w:val="64E2A280"/>
    <w:rsid w:val="64F632E7"/>
    <w:rsid w:val="654B17FD"/>
    <w:rsid w:val="658304D9"/>
    <w:rsid w:val="661D1743"/>
    <w:rsid w:val="664FF474"/>
    <w:rsid w:val="6683725F"/>
    <w:rsid w:val="66884043"/>
    <w:rsid w:val="66D203C8"/>
    <w:rsid w:val="67162D26"/>
    <w:rsid w:val="67406CDF"/>
    <w:rsid w:val="6740EAA4"/>
    <w:rsid w:val="67568D59"/>
    <w:rsid w:val="6914C2E7"/>
    <w:rsid w:val="693B2306"/>
    <w:rsid w:val="69453888"/>
    <w:rsid w:val="69508577"/>
    <w:rsid w:val="6954D733"/>
    <w:rsid w:val="69A49613"/>
    <w:rsid w:val="69B07D84"/>
    <w:rsid w:val="6A0FF165"/>
    <w:rsid w:val="6A190380"/>
    <w:rsid w:val="6A255F18"/>
    <w:rsid w:val="6A45B325"/>
    <w:rsid w:val="6A4DBE2A"/>
    <w:rsid w:val="6A5840E8"/>
    <w:rsid w:val="6A5D7897"/>
    <w:rsid w:val="6AA24874"/>
    <w:rsid w:val="6AABF423"/>
    <w:rsid w:val="6AB9D28F"/>
    <w:rsid w:val="6ABDF370"/>
    <w:rsid w:val="6AECC6AC"/>
    <w:rsid w:val="6AF5F068"/>
    <w:rsid w:val="6B22949E"/>
    <w:rsid w:val="6B288256"/>
    <w:rsid w:val="6B321B97"/>
    <w:rsid w:val="6B37042E"/>
    <w:rsid w:val="6B3D4E83"/>
    <w:rsid w:val="6B52AE18"/>
    <w:rsid w:val="6B57FF63"/>
    <w:rsid w:val="6B59F398"/>
    <w:rsid w:val="6B6D7BD3"/>
    <w:rsid w:val="6B8A65CC"/>
    <w:rsid w:val="6C151927"/>
    <w:rsid w:val="6C357C22"/>
    <w:rsid w:val="6C361C16"/>
    <w:rsid w:val="6C9FB7DB"/>
    <w:rsid w:val="6CD5D86D"/>
    <w:rsid w:val="6CFF9402"/>
    <w:rsid w:val="6D0D4842"/>
    <w:rsid w:val="6D895BFE"/>
    <w:rsid w:val="6D923164"/>
    <w:rsid w:val="6DE29BD4"/>
    <w:rsid w:val="6E63ECC8"/>
    <w:rsid w:val="6EA9C00A"/>
    <w:rsid w:val="6EBD10E4"/>
    <w:rsid w:val="6EC9F1DD"/>
    <w:rsid w:val="6EE2FAD3"/>
    <w:rsid w:val="6EF16B06"/>
    <w:rsid w:val="6F0ACC63"/>
    <w:rsid w:val="6F58B3EA"/>
    <w:rsid w:val="6F74BB9D"/>
    <w:rsid w:val="6FA7CA63"/>
    <w:rsid w:val="6FC42D35"/>
    <w:rsid w:val="7007E4C8"/>
    <w:rsid w:val="702D80CD"/>
    <w:rsid w:val="7087B135"/>
    <w:rsid w:val="7094D579"/>
    <w:rsid w:val="70A87C28"/>
    <w:rsid w:val="70DDC252"/>
    <w:rsid w:val="70E45397"/>
    <w:rsid w:val="70EDC71F"/>
    <w:rsid w:val="70F78CDB"/>
    <w:rsid w:val="70F930A0"/>
    <w:rsid w:val="7123EA5F"/>
    <w:rsid w:val="71585FB6"/>
    <w:rsid w:val="71A9EF16"/>
    <w:rsid w:val="71B41D9A"/>
    <w:rsid w:val="71D15925"/>
    <w:rsid w:val="71EFCCFE"/>
    <w:rsid w:val="7211E331"/>
    <w:rsid w:val="72715107"/>
    <w:rsid w:val="72CF2A54"/>
    <w:rsid w:val="73005DB9"/>
    <w:rsid w:val="73025637"/>
    <w:rsid w:val="73113042"/>
    <w:rsid w:val="7314F642"/>
    <w:rsid w:val="73626F93"/>
    <w:rsid w:val="73975C5B"/>
    <w:rsid w:val="73C22A4D"/>
    <w:rsid w:val="73E08D12"/>
    <w:rsid w:val="73E4451C"/>
    <w:rsid w:val="73FB4864"/>
    <w:rsid w:val="7401B453"/>
    <w:rsid w:val="745FA673"/>
    <w:rsid w:val="7485D135"/>
    <w:rsid w:val="7499AC47"/>
    <w:rsid w:val="757777A4"/>
    <w:rsid w:val="757BC6FA"/>
    <w:rsid w:val="758D28EF"/>
    <w:rsid w:val="75F56667"/>
    <w:rsid w:val="760D329A"/>
    <w:rsid w:val="761103F0"/>
    <w:rsid w:val="76377B62"/>
    <w:rsid w:val="76550078"/>
    <w:rsid w:val="76910C3C"/>
    <w:rsid w:val="769DDB52"/>
    <w:rsid w:val="76CA044C"/>
    <w:rsid w:val="76F82335"/>
    <w:rsid w:val="76FF1E7A"/>
    <w:rsid w:val="77174C4B"/>
    <w:rsid w:val="771F0278"/>
    <w:rsid w:val="77E998CC"/>
    <w:rsid w:val="78486D27"/>
    <w:rsid w:val="7855B630"/>
    <w:rsid w:val="78CA298D"/>
    <w:rsid w:val="78DE8ED4"/>
    <w:rsid w:val="78DF5B75"/>
    <w:rsid w:val="79239292"/>
    <w:rsid w:val="7948352B"/>
    <w:rsid w:val="794F9FF7"/>
    <w:rsid w:val="79592A6D"/>
    <w:rsid w:val="79955178"/>
    <w:rsid w:val="79A17612"/>
    <w:rsid w:val="79AD87C1"/>
    <w:rsid w:val="79B05407"/>
    <w:rsid w:val="79B570F8"/>
    <w:rsid w:val="7A033D4D"/>
    <w:rsid w:val="7A153B91"/>
    <w:rsid w:val="7A2BBBCF"/>
    <w:rsid w:val="7A5CD831"/>
    <w:rsid w:val="7AD73A45"/>
    <w:rsid w:val="7B083611"/>
    <w:rsid w:val="7B0A5224"/>
    <w:rsid w:val="7B8A8D23"/>
    <w:rsid w:val="7BAECB79"/>
    <w:rsid w:val="7BB4876F"/>
    <w:rsid w:val="7BBC0D4E"/>
    <w:rsid w:val="7BF40CA1"/>
    <w:rsid w:val="7C310ADB"/>
    <w:rsid w:val="7C41C660"/>
    <w:rsid w:val="7C5D1C19"/>
    <w:rsid w:val="7C601B46"/>
    <w:rsid w:val="7C64B73C"/>
    <w:rsid w:val="7C6FA707"/>
    <w:rsid w:val="7CA8F85F"/>
    <w:rsid w:val="7D3AA371"/>
    <w:rsid w:val="7D42857F"/>
    <w:rsid w:val="7D6CA3E7"/>
    <w:rsid w:val="7D7144D1"/>
    <w:rsid w:val="7D88589E"/>
    <w:rsid w:val="7DB1C117"/>
    <w:rsid w:val="7DF2258F"/>
    <w:rsid w:val="7DF7CB44"/>
    <w:rsid w:val="7E010B32"/>
    <w:rsid w:val="7E10E552"/>
    <w:rsid w:val="7F58F0CC"/>
    <w:rsid w:val="7F65B217"/>
    <w:rsid w:val="7FBE7F9C"/>
    <w:rsid w:val="7FE2AFB6"/>
    <w:rsid w:val="7FF735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4829FB"/>
  <w15:chartTrackingRefBased/>
  <w15:docId w15:val="{4CB749DE-F089-4682-B880-BAB710A4A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37B"/>
    <w:rPr>
      <w:lang w:val="sr-Latn-RS"/>
    </w:rPr>
  </w:style>
  <w:style w:type="paragraph" w:styleId="Heading1">
    <w:name w:val="heading 1"/>
    <w:basedOn w:val="Normal"/>
    <w:next w:val="Normal"/>
    <w:link w:val="Heading1Char"/>
    <w:uiPriority w:val="9"/>
    <w:qFormat/>
    <w:rsid w:val="003B5E02"/>
    <w:pPr>
      <w:keepNext/>
      <w:keepLines/>
      <w:spacing w:before="1200"/>
      <w:outlineLvl w:val="0"/>
    </w:pPr>
    <w:rPr>
      <w:rFonts w:eastAsiaTheme="majorEastAsia" w:cstheme="minorHAnsi"/>
      <w:color w:val="2F5496" w:themeColor="accent1" w:themeShade="BF"/>
      <w:sz w:val="32"/>
      <w:szCs w:val="32"/>
    </w:rPr>
  </w:style>
  <w:style w:type="paragraph" w:styleId="Heading2">
    <w:name w:val="heading 2"/>
    <w:basedOn w:val="Heading3"/>
    <w:next w:val="Normal"/>
    <w:link w:val="Heading2Char"/>
    <w:uiPriority w:val="9"/>
    <w:unhideWhenUsed/>
    <w:qFormat/>
    <w:rsid w:val="00A70B92"/>
    <w:pPr>
      <w:outlineLvl w:val="1"/>
    </w:pPr>
    <w:rPr>
      <w:sz w:val="28"/>
      <w:szCs w:val="28"/>
      <w:lang w:val="en-US"/>
    </w:rPr>
  </w:style>
  <w:style w:type="paragraph" w:styleId="Heading3">
    <w:name w:val="heading 3"/>
    <w:basedOn w:val="Normal"/>
    <w:next w:val="Normal"/>
    <w:link w:val="Heading3Char"/>
    <w:uiPriority w:val="9"/>
    <w:unhideWhenUsed/>
    <w:qFormat/>
    <w:rsid w:val="00A70B92"/>
    <w:pPr>
      <w:keepNext/>
      <w:keepLines/>
      <w:spacing w:before="40"/>
      <w:outlineLvl w:val="2"/>
    </w:pPr>
    <w:rPr>
      <w:rFonts w:eastAsiaTheme="majorEastAsia" w:cstheme="minorHAnsi"/>
      <w:color w:val="1F3763" w:themeColor="accent1" w:themeShade="7F"/>
      <w:sz w:val="24"/>
      <w:szCs w:val="24"/>
    </w:rPr>
  </w:style>
  <w:style w:type="paragraph" w:styleId="Heading4">
    <w:name w:val="heading 4"/>
    <w:basedOn w:val="Normal"/>
    <w:next w:val="Normal"/>
    <w:link w:val="Heading4Char"/>
    <w:uiPriority w:val="9"/>
    <w:unhideWhenUsed/>
    <w:qFormat/>
    <w:rsid w:val="0002182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92B4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41026"/>
    <w:pPr>
      <w:keepNext/>
      <w:keepLines/>
      <w:spacing w:before="40" w:after="0"/>
      <w:outlineLvl w:val="5"/>
    </w:pPr>
    <w:rPr>
      <w:rFonts w:eastAsiaTheme="majorEastAsia" w:cstheme="majorBidi"/>
      <w:i/>
      <w:iCs/>
      <w:color w:val="595959" w:themeColor="text1" w:themeTint="A6"/>
      <w:lang w:val="en-US"/>
    </w:rPr>
  </w:style>
  <w:style w:type="paragraph" w:styleId="Heading7">
    <w:name w:val="heading 7"/>
    <w:basedOn w:val="Normal"/>
    <w:next w:val="Normal"/>
    <w:link w:val="Heading7Char"/>
    <w:uiPriority w:val="9"/>
    <w:semiHidden/>
    <w:unhideWhenUsed/>
    <w:qFormat/>
    <w:rsid w:val="00E41026"/>
    <w:pPr>
      <w:keepNext/>
      <w:keepLines/>
      <w:spacing w:before="40" w:after="0"/>
      <w:outlineLvl w:val="6"/>
    </w:pPr>
    <w:rPr>
      <w:rFonts w:eastAsiaTheme="majorEastAsia" w:cstheme="majorBidi"/>
      <w:color w:val="595959" w:themeColor="text1" w:themeTint="A6"/>
      <w:lang w:val="en-US"/>
    </w:rPr>
  </w:style>
  <w:style w:type="paragraph" w:styleId="Heading8">
    <w:name w:val="heading 8"/>
    <w:basedOn w:val="Normal"/>
    <w:next w:val="Normal"/>
    <w:link w:val="Heading8Char"/>
    <w:uiPriority w:val="9"/>
    <w:semiHidden/>
    <w:unhideWhenUsed/>
    <w:qFormat/>
    <w:rsid w:val="00E41026"/>
    <w:pPr>
      <w:keepNext/>
      <w:keepLines/>
      <w:spacing w:after="0"/>
      <w:outlineLvl w:val="7"/>
    </w:pPr>
    <w:rPr>
      <w:rFonts w:eastAsiaTheme="majorEastAsia" w:cstheme="majorBidi"/>
      <w:i/>
      <w:iCs/>
      <w:color w:val="272727" w:themeColor="text1" w:themeTint="D8"/>
      <w:lang w:val="en-US"/>
    </w:rPr>
  </w:style>
  <w:style w:type="paragraph" w:styleId="Heading9">
    <w:name w:val="heading 9"/>
    <w:basedOn w:val="Normal"/>
    <w:next w:val="Normal"/>
    <w:link w:val="Heading9Char"/>
    <w:uiPriority w:val="9"/>
    <w:semiHidden/>
    <w:unhideWhenUsed/>
    <w:qFormat/>
    <w:rsid w:val="00E41026"/>
    <w:pPr>
      <w:keepNext/>
      <w:keepLines/>
      <w:spacing w:after="0"/>
      <w:outlineLvl w:val="8"/>
    </w:pPr>
    <w:rPr>
      <w:rFonts w:eastAsiaTheme="majorEastAsia" w:cstheme="majorBidi"/>
      <w:color w:val="272727" w:themeColor="text1" w:themeTint="D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964B1"/>
    <w:pPr>
      <w:tabs>
        <w:tab w:val="center" w:pos="4536"/>
        <w:tab w:val="right" w:pos="9072"/>
      </w:tabs>
      <w:spacing w:after="0" w:line="240" w:lineRule="auto"/>
    </w:pPr>
  </w:style>
  <w:style w:type="character" w:customStyle="1" w:styleId="FooterChar">
    <w:name w:val="Footer Char"/>
    <w:basedOn w:val="DefaultParagraphFont"/>
    <w:link w:val="Footer"/>
    <w:uiPriority w:val="99"/>
    <w:rsid w:val="000964B1"/>
    <w:rPr>
      <w:lang w:val="sr-Latn-RS"/>
    </w:rPr>
  </w:style>
  <w:style w:type="paragraph" w:styleId="Header">
    <w:name w:val="header"/>
    <w:basedOn w:val="Normal"/>
    <w:link w:val="HeaderChar"/>
    <w:uiPriority w:val="99"/>
    <w:unhideWhenUsed/>
    <w:rsid w:val="000964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64B1"/>
    <w:rPr>
      <w:lang w:val="sr-Latn-RS"/>
    </w:rPr>
  </w:style>
  <w:style w:type="paragraph" w:styleId="ListParagraph">
    <w:name w:val="List Paragraph"/>
    <w:basedOn w:val="Normal"/>
    <w:uiPriority w:val="34"/>
    <w:qFormat/>
    <w:rsid w:val="000964B1"/>
    <w:pPr>
      <w:ind w:left="720"/>
      <w:contextualSpacing/>
    </w:pPr>
  </w:style>
  <w:style w:type="character" w:customStyle="1" w:styleId="Heading1Char">
    <w:name w:val="Heading 1 Char"/>
    <w:basedOn w:val="DefaultParagraphFont"/>
    <w:link w:val="Heading1"/>
    <w:uiPriority w:val="9"/>
    <w:rsid w:val="003B5E02"/>
    <w:rPr>
      <w:rFonts w:eastAsiaTheme="majorEastAsia" w:cstheme="minorHAnsi"/>
      <w:color w:val="2F5496" w:themeColor="accent1" w:themeShade="BF"/>
      <w:sz w:val="32"/>
      <w:szCs w:val="32"/>
      <w:lang w:val="sr-Latn-RS"/>
    </w:rPr>
  </w:style>
  <w:style w:type="character" w:customStyle="1" w:styleId="Heading2Char">
    <w:name w:val="Heading 2 Char"/>
    <w:basedOn w:val="DefaultParagraphFont"/>
    <w:link w:val="Heading2"/>
    <w:uiPriority w:val="9"/>
    <w:rsid w:val="00A70B92"/>
    <w:rPr>
      <w:rFonts w:eastAsiaTheme="majorEastAsia" w:cstheme="minorHAnsi"/>
      <w:color w:val="1F3763" w:themeColor="accent1" w:themeShade="7F"/>
      <w:sz w:val="28"/>
      <w:szCs w:val="28"/>
    </w:rPr>
  </w:style>
  <w:style w:type="character" w:customStyle="1" w:styleId="Heading3Char">
    <w:name w:val="Heading 3 Char"/>
    <w:basedOn w:val="DefaultParagraphFont"/>
    <w:link w:val="Heading3"/>
    <w:uiPriority w:val="9"/>
    <w:rsid w:val="00A70B92"/>
    <w:rPr>
      <w:rFonts w:eastAsiaTheme="majorEastAsia" w:cstheme="minorHAnsi"/>
      <w:color w:val="1F3763" w:themeColor="accent1" w:themeShade="7F"/>
      <w:sz w:val="24"/>
      <w:szCs w:val="24"/>
      <w:lang w:val="sr-Latn-RS"/>
    </w:rPr>
  </w:style>
  <w:style w:type="character" w:customStyle="1" w:styleId="Heading5Char">
    <w:name w:val="Heading 5 Char"/>
    <w:basedOn w:val="DefaultParagraphFont"/>
    <w:link w:val="Heading5"/>
    <w:uiPriority w:val="9"/>
    <w:semiHidden/>
    <w:rsid w:val="00E92B40"/>
    <w:rPr>
      <w:rFonts w:asciiTheme="majorHAnsi" w:eastAsiaTheme="majorEastAsia" w:hAnsiTheme="majorHAnsi" w:cstheme="majorBidi"/>
      <w:color w:val="2F5496" w:themeColor="accent1" w:themeShade="BF"/>
      <w:lang w:val="sr-Latn-RS"/>
    </w:rPr>
  </w:style>
  <w:style w:type="paragraph" w:customStyle="1" w:styleId="Normal1">
    <w:name w:val="Normal1"/>
    <w:rsid w:val="00E92B40"/>
    <w:pPr>
      <w:spacing w:after="0" w:line="276" w:lineRule="auto"/>
    </w:pPr>
    <w:rPr>
      <w:rFonts w:ascii="Arial" w:eastAsia="Arial" w:hAnsi="Arial" w:cs="Arial"/>
      <w:color w:val="000000"/>
      <w:lang w:bidi="en-US"/>
    </w:rPr>
  </w:style>
  <w:style w:type="character" w:customStyle="1" w:styleId="Heading4Char">
    <w:name w:val="Heading 4 Char"/>
    <w:basedOn w:val="DefaultParagraphFont"/>
    <w:link w:val="Heading4"/>
    <w:uiPriority w:val="9"/>
    <w:rsid w:val="0002182F"/>
    <w:rPr>
      <w:rFonts w:asciiTheme="majorHAnsi" w:eastAsiaTheme="majorEastAsia" w:hAnsiTheme="majorHAnsi" w:cstheme="majorBidi"/>
      <w:i/>
      <w:iCs/>
      <w:color w:val="2F5496" w:themeColor="accent1" w:themeShade="BF"/>
      <w:lang w:val="sr-Latn-RS"/>
    </w:rPr>
  </w:style>
  <w:style w:type="paragraph" w:styleId="BodyText">
    <w:name w:val="Body Text"/>
    <w:basedOn w:val="Normal"/>
    <w:link w:val="BodyTextChar"/>
    <w:uiPriority w:val="1"/>
    <w:qFormat/>
    <w:rsid w:val="003544D5"/>
    <w:pPr>
      <w:widowControl w:val="0"/>
      <w:autoSpaceDE w:val="0"/>
      <w:autoSpaceDN w:val="0"/>
      <w:spacing w:after="0" w:line="240" w:lineRule="auto"/>
    </w:pPr>
    <w:rPr>
      <w:rFonts w:ascii="Arial" w:eastAsia="Arial" w:hAnsi="Arial" w:cs="Arial"/>
      <w:lang w:val="en-US"/>
    </w:rPr>
  </w:style>
  <w:style w:type="character" w:customStyle="1" w:styleId="BodyTextChar">
    <w:name w:val="Body Text Char"/>
    <w:basedOn w:val="DefaultParagraphFont"/>
    <w:link w:val="BodyText"/>
    <w:uiPriority w:val="1"/>
    <w:rsid w:val="003544D5"/>
    <w:rPr>
      <w:rFonts w:ascii="Arial" w:eastAsia="Arial" w:hAnsi="Arial" w:cs="Arial"/>
    </w:rPr>
  </w:style>
  <w:style w:type="paragraph" w:styleId="TOCHeading">
    <w:name w:val="TOC Heading"/>
    <w:basedOn w:val="Heading1"/>
    <w:next w:val="Normal"/>
    <w:uiPriority w:val="39"/>
    <w:unhideWhenUsed/>
    <w:qFormat/>
    <w:rsid w:val="005314F0"/>
    <w:pPr>
      <w:outlineLvl w:val="9"/>
    </w:pPr>
    <w:rPr>
      <w:lang w:val="en-US"/>
    </w:rPr>
  </w:style>
  <w:style w:type="paragraph" w:styleId="TOC1">
    <w:name w:val="toc 1"/>
    <w:basedOn w:val="Normal"/>
    <w:next w:val="Normal"/>
    <w:autoRedefine/>
    <w:uiPriority w:val="39"/>
    <w:unhideWhenUsed/>
    <w:rsid w:val="00E262ED"/>
    <w:pPr>
      <w:tabs>
        <w:tab w:val="right" w:leader="dot" w:pos="9350"/>
      </w:tabs>
      <w:spacing w:after="100"/>
      <w:jc w:val="center"/>
    </w:pPr>
  </w:style>
  <w:style w:type="paragraph" w:styleId="TOC2">
    <w:name w:val="toc 2"/>
    <w:basedOn w:val="Normal"/>
    <w:next w:val="Normal"/>
    <w:autoRedefine/>
    <w:uiPriority w:val="39"/>
    <w:unhideWhenUsed/>
    <w:rsid w:val="005314F0"/>
    <w:pPr>
      <w:spacing w:after="100"/>
      <w:ind w:left="220"/>
    </w:pPr>
  </w:style>
  <w:style w:type="paragraph" w:styleId="TOC3">
    <w:name w:val="toc 3"/>
    <w:basedOn w:val="Normal"/>
    <w:next w:val="Normal"/>
    <w:autoRedefine/>
    <w:uiPriority w:val="39"/>
    <w:unhideWhenUsed/>
    <w:rsid w:val="005314F0"/>
    <w:pPr>
      <w:spacing w:after="100"/>
      <w:ind w:left="440"/>
    </w:pPr>
  </w:style>
  <w:style w:type="character" w:styleId="Hyperlink">
    <w:name w:val="Hyperlink"/>
    <w:basedOn w:val="DefaultParagraphFont"/>
    <w:uiPriority w:val="99"/>
    <w:unhideWhenUsed/>
    <w:rsid w:val="005314F0"/>
    <w:rPr>
      <w:color w:val="0563C1" w:themeColor="hyperlink"/>
      <w:u w:val="single"/>
    </w:rPr>
  </w:style>
  <w:style w:type="paragraph" w:styleId="Caption">
    <w:name w:val="caption"/>
    <w:basedOn w:val="Normal"/>
    <w:next w:val="Normal"/>
    <w:uiPriority w:val="35"/>
    <w:unhideWhenUsed/>
    <w:qFormat/>
    <w:rsid w:val="00FD077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D0774"/>
    <w:pPr>
      <w:spacing w:after="0"/>
    </w:pPr>
  </w:style>
  <w:style w:type="table" w:styleId="TableGrid">
    <w:name w:val="Table Grid"/>
    <w:basedOn w:val="TableNormal"/>
    <w:uiPriority w:val="39"/>
    <w:rsid w:val="00D167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E262ED"/>
    <w:pPr>
      <w:spacing w:after="100"/>
      <w:ind w:left="660"/>
    </w:pPr>
  </w:style>
  <w:style w:type="paragraph" w:customStyle="1" w:styleId="Default">
    <w:name w:val="Default"/>
    <w:rsid w:val="0031460F"/>
    <w:pPr>
      <w:autoSpaceDE w:val="0"/>
      <w:autoSpaceDN w:val="0"/>
      <w:adjustRightInd w:val="0"/>
      <w:spacing w:after="0" w:line="240" w:lineRule="auto"/>
    </w:pPr>
    <w:rPr>
      <w:rFonts w:ascii="Cambria" w:hAnsi="Cambria" w:cs="Cambria"/>
      <w:color w:val="000000"/>
      <w:sz w:val="24"/>
      <w:szCs w:val="24"/>
    </w:rPr>
  </w:style>
  <w:style w:type="paragraph" w:styleId="TOC5">
    <w:name w:val="toc 5"/>
    <w:basedOn w:val="Normal"/>
    <w:next w:val="Normal"/>
    <w:autoRedefine/>
    <w:uiPriority w:val="39"/>
    <w:unhideWhenUsed/>
    <w:rsid w:val="00460C2B"/>
    <w:pPr>
      <w:spacing w:after="100"/>
      <w:ind w:left="880"/>
    </w:pPr>
    <w:rPr>
      <w:rFonts w:eastAsiaTheme="minorEastAsia"/>
      <w:lang w:val="en-US"/>
    </w:rPr>
  </w:style>
  <w:style w:type="paragraph" w:styleId="TOC6">
    <w:name w:val="toc 6"/>
    <w:basedOn w:val="Normal"/>
    <w:next w:val="Normal"/>
    <w:autoRedefine/>
    <w:uiPriority w:val="39"/>
    <w:unhideWhenUsed/>
    <w:rsid w:val="00460C2B"/>
    <w:pPr>
      <w:spacing w:after="100"/>
      <w:ind w:left="1100"/>
    </w:pPr>
    <w:rPr>
      <w:rFonts w:eastAsiaTheme="minorEastAsia"/>
      <w:lang w:val="en-US"/>
    </w:rPr>
  </w:style>
  <w:style w:type="paragraph" w:styleId="TOC7">
    <w:name w:val="toc 7"/>
    <w:basedOn w:val="Normal"/>
    <w:next w:val="Normal"/>
    <w:autoRedefine/>
    <w:uiPriority w:val="39"/>
    <w:unhideWhenUsed/>
    <w:rsid w:val="00460C2B"/>
    <w:pPr>
      <w:spacing w:after="100"/>
      <w:ind w:left="1320"/>
    </w:pPr>
    <w:rPr>
      <w:rFonts w:eastAsiaTheme="minorEastAsia"/>
      <w:lang w:val="en-US"/>
    </w:rPr>
  </w:style>
  <w:style w:type="paragraph" w:styleId="TOC8">
    <w:name w:val="toc 8"/>
    <w:basedOn w:val="Normal"/>
    <w:next w:val="Normal"/>
    <w:autoRedefine/>
    <w:uiPriority w:val="39"/>
    <w:unhideWhenUsed/>
    <w:rsid w:val="00460C2B"/>
    <w:pPr>
      <w:spacing w:after="100"/>
      <w:ind w:left="1540"/>
    </w:pPr>
    <w:rPr>
      <w:rFonts w:eastAsiaTheme="minorEastAsia"/>
      <w:lang w:val="en-US"/>
    </w:rPr>
  </w:style>
  <w:style w:type="paragraph" w:styleId="TOC9">
    <w:name w:val="toc 9"/>
    <w:basedOn w:val="Normal"/>
    <w:next w:val="Normal"/>
    <w:autoRedefine/>
    <w:uiPriority w:val="39"/>
    <w:unhideWhenUsed/>
    <w:rsid w:val="00460C2B"/>
    <w:pPr>
      <w:spacing w:after="100"/>
      <w:ind w:left="1760"/>
    </w:pPr>
    <w:rPr>
      <w:rFonts w:eastAsiaTheme="minorEastAsia"/>
      <w:lang w:val="en-US"/>
    </w:rPr>
  </w:style>
  <w:style w:type="character" w:customStyle="1" w:styleId="UnresolvedMention1">
    <w:name w:val="Unresolved Mention1"/>
    <w:basedOn w:val="DefaultParagraphFont"/>
    <w:uiPriority w:val="99"/>
    <w:semiHidden/>
    <w:unhideWhenUsed/>
    <w:rsid w:val="00460C2B"/>
    <w:rPr>
      <w:color w:val="605E5C"/>
      <w:shd w:val="clear" w:color="auto" w:fill="E1DFDD"/>
    </w:rPr>
  </w:style>
  <w:style w:type="character" w:styleId="CommentReference">
    <w:name w:val="annotation reference"/>
    <w:basedOn w:val="DefaultParagraphFont"/>
    <w:uiPriority w:val="99"/>
    <w:semiHidden/>
    <w:unhideWhenUsed/>
    <w:rsid w:val="001808D0"/>
    <w:rPr>
      <w:sz w:val="16"/>
      <w:szCs w:val="16"/>
    </w:rPr>
  </w:style>
  <w:style w:type="paragraph" w:styleId="CommentText">
    <w:name w:val="annotation text"/>
    <w:basedOn w:val="Normal"/>
    <w:link w:val="CommentTextChar"/>
    <w:uiPriority w:val="99"/>
    <w:unhideWhenUsed/>
    <w:rsid w:val="001808D0"/>
    <w:pPr>
      <w:spacing w:line="240" w:lineRule="auto"/>
    </w:pPr>
    <w:rPr>
      <w:sz w:val="20"/>
      <w:szCs w:val="20"/>
    </w:rPr>
  </w:style>
  <w:style w:type="character" w:customStyle="1" w:styleId="CommentTextChar">
    <w:name w:val="Comment Text Char"/>
    <w:basedOn w:val="DefaultParagraphFont"/>
    <w:link w:val="CommentText"/>
    <w:uiPriority w:val="99"/>
    <w:rsid w:val="001808D0"/>
    <w:rPr>
      <w:sz w:val="20"/>
      <w:szCs w:val="20"/>
      <w:lang w:val="sr-Latn-RS"/>
    </w:rPr>
  </w:style>
  <w:style w:type="paragraph" w:styleId="CommentSubject">
    <w:name w:val="annotation subject"/>
    <w:basedOn w:val="CommentText"/>
    <w:next w:val="CommentText"/>
    <w:link w:val="CommentSubjectChar"/>
    <w:uiPriority w:val="99"/>
    <w:semiHidden/>
    <w:unhideWhenUsed/>
    <w:rsid w:val="001808D0"/>
    <w:rPr>
      <w:b/>
      <w:bCs/>
    </w:rPr>
  </w:style>
  <w:style w:type="character" w:customStyle="1" w:styleId="CommentSubjectChar">
    <w:name w:val="Comment Subject Char"/>
    <w:basedOn w:val="CommentTextChar"/>
    <w:link w:val="CommentSubject"/>
    <w:uiPriority w:val="99"/>
    <w:semiHidden/>
    <w:rsid w:val="001808D0"/>
    <w:rPr>
      <w:b/>
      <w:bCs/>
      <w:sz w:val="20"/>
      <w:szCs w:val="20"/>
      <w:lang w:val="sr-Latn-RS"/>
    </w:rPr>
  </w:style>
  <w:style w:type="paragraph" w:styleId="BalloonText">
    <w:name w:val="Balloon Text"/>
    <w:basedOn w:val="Normal"/>
    <w:link w:val="BalloonTextChar"/>
    <w:uiPriority w:val="99"/>
    <w:semiHidden/>
    <w:unhideWhenUsed/>
    <w:rsid w:val="001808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08D0"/>
    <w:rPr>
      <w:rFonts w:ascii="Segoe UI" w:hAnsi="Segoe UI" w:cs="Segoe UI"/>
      <w:sz w:val="18"/>
      <w:szCs w:val="18"/>
      <w:lang w:val="sr-Latn-RS"/>
    </w:rPr>
  </w:style>
  <w:style w:type="paragraph" w:styleId="EndnoteText">
    <w:name w:val="endnote text"/>
    <w:basedOn w:val="Normal"/>
    <w:link w:val="EndnoteTextChar"/>
    <w:uiPriority w:val="99"/>
    <w:semiHidden/>
    <w:unhideWhenUsed/>
    <w:rsid w:val="005C60D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C60D8"/>
    <w:rPr>
      <w:sz w:val="20"/>
      <w:szCs w:val="20"/>
      <w:lang w:val="sr-Latn-RS"/>
    </w:rPr>
  </w:style>
  <w:style w:type="character" w:styleId="EndnoteReference">
    <w:name w:val="endnote reference"/>
    <w:basedOn w:val="DefaultParagraphFont"/>
    <w:uiPriority w:val="99"/>
    <w:semiHidden/>
    <w:unhideWhenUsed/>
    <w:rsid w:val="005C60D8"/>
    <w:rPr>
      <w:vertAlign w:val="superscript"/>
    </w:rPr>
  </w:style>
  <w:style w:type="character" w:customStyle="1" w:styleId="UnresolvedMention2">
    <w:name w:val="Unresolved Mention2"/>
    <w:basedOn w:val="DefaultParagraphFont"/>
    <w:uiPriority w:val="99"/>
    <w:semiHidden/>
    <w:unhideWhenUsed/>
    <w:rsid w:val="002944FC"/>
    <w:rPr>
      <w:color w:val="605E5C"/>
      <w:shd w:val="clear" w:color="auto" w:fill="E1DFDD"/>
    </w:rPr>
  </w:style>
  <w:style w:type="character" w:customStyle="1" w:styleId="Heading6Char">
    <w:name w:val="Heading 6 Char"/>
    <w:basedOn w:val="DefaultParagraphFont"/>
    <w:link w:val="Heading6"/>
    <w:uiPriority w:val="9"/>
    <w:semiHidden/>
    <w:rsid w:val="00E41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026"/>
    <w:rPr>
      <w:rFonts w:eastAsiaTheme="majorEastAsia" w:cstheme="majorBidi"/>
      <w:color w:val="272727" w:themeColor="text1" w:themeTint="D8"/>
    </w:rPr>
  </w:style>
  <w:style w:type="paragraph" w:styleId="Title">
    <w:name w:val="Title"/>
    <w:basedOn w:val="Normal"/>
    <w:next w:val="Normal"/>
    <w:link w:val="TitleChar"/>
    <w:uiPriority w:val="10"/>
    <w:qFormat/>
    <w:rsid w:val="00E41026"/>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E41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026"/>
    <w:pPr>
      <w:numPr>
        <w:ilvl w:val="1"/>
      </w:numPr>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E41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026"/>
    <w:pPr>
      <w:spacing w:before="160"/>
      <w:jc w:val="center"/>
    </w:pPr>
    <w:rPr>
      <w:i/>
      <w:iCs/>
      <w:color w:val="404040" w:themeColor="text1" w:themeTint="BF"/>
      <w:lang w:val="en-US"/>
    </w:rPr>
  </w:style>
  <w:style w:type="character" w:customStyle="1" w:styleId="QuoteChar">
    <w:name w:val="Quote Char"/>
    <w:basedOn w:val="DefaultParagraphFont"/>
    <w:link w:val="Quote"/>
    <w:uiPriority w:val="29"/>
    <w:rsid w:val="00E41026"/>
    <w:rPr>
      <w:i/>
      <w:iCs/>
      <w:color w:val="404040" w:themeColor="text1" w:themeTint="BF"/>
    </w:rPr>
  </w:style>
  <w:style w:type="character" w:styleId="IntenseEmphasis">
    <w:name w:val="Intense Emphasis"/>
    <w:basedOn w:val="DefaultParagraphFont"/>
    <w:uiPriority w:val="21"/>
    <w:qFormat/>
    <w:rsid w:val="00E41026"/>
    <w:rPr>
      <w:i/>
      <w:iCs/>
      <w:color w:val="2F5496" w:themeColor="accent1" w:themeShade="BF"/>
    </w:rPr>
  </w:style>
  <w:style w:type="paragraph" w:styleId="IntenseQuote">
    <w:name w:val="Intense Quote"/>
    <w:basedOn w:val="Normal"/>
    <w:next w:val="Normal"/>
    <w:link w:val="IntenseQuoteChar"/>
    <w:uiPriority w:val="30"/>
    <w:qFormat/>
    <w:rsid w:val="00E410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lang w:val="en-US"/>
    </w:rPr>
  </w:style>
  <w:style w:type="character" w:customStyle="1" w:styleId="IntenseQuoteChar">
    <w:name w:val="Intense Quote Char"/>
    <w:basedOn w:val="DefaultParagraphFont"/>
    <w:link w:val="IntenseQuote"/>
    <w:uiPriority w:val="30"/>
    <w:rsid w:val="00E41026"/>
    <w:rPr>
      <w:i/>
      <w:iCs/>
      <w:color w:val="2F5496" w:themeColor="accent1" w:themeShade="BF"/>
    </w:rPr>
  </w:style>
  <w:style w:type="character" w:styleId="IntenseReference">
    <w:name w:val="Intense Reference"/>
    <w:basedOn w:val="DefaultParagraphFont"/>
    <w:uiPriority w:val="32"/>
    <w:qFormat/>
    <w:rsid w:val="00E41026"/>
    <w:rPr>
      <w:b/>
      <w:bCs/>
      <w:smallCaps/>
      <w:color w:val="2F5496" w:themeColor="accent1" w:themeShade="BF"/>
      <w:spacing w:val="5"/>
    </w:rPr>
  </w:style>
  <w:style w:type="table" w:styleId="GridTable1Light">
    <w:name w:val="Grid Table 1 Light"/>
    <w:basedOn w:val="TableNormal"/>
    <w:uiPriority w:val="46"/>
    <w:rsid w:val="00E4102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E41026"/>
    <w:rPr>
      <w:color w:val="954F72" w:themeColor="followedHyperlink"/>
      <w:u w:val="single"/>
    </w:rPr>
  </w:style>
  <w:style w:type="paragraph" w:styleId="HTMLPreformatted">
    <w:name w:val="HTML Preformatted"/>
    <w:basedOn w:val="Normal"/>
    <w:link w:val="HTMLPreformattedChar"/>
    <w:uiPriority w:val="99"/>
    <w:semiHidden/>
    <w:unhideWhenUsed/>
    <w:rsid w:val="00E41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E41026"/>
    <w:rPr>
      <w:rFonts w:ascii="Courier New" w:eastAsia="Times New Roman" w:hAnsi="Courier New" w:cs="Courier New"/>
      <w:sz w:val="20"/>
      <w:szCs w:val="20"/>
    </w:rPr>
  </w:style>
  <w:style w:type="character" w:styleId="HTMLCode">
    <w:name w:val="HTML Code"/>
    <w:basedOn w:val="DefaultParagraphFont"/>
    <w:uiPriority w:val="99"/>
    <w:semiHidden/>
    <w:unhideWhenUsed/>
    <w:rsid w:val="00E41026"/>
    <w:rPr>
      <w:rFonts w:ascii="Courier New" w:eastAsia="Times New Roman" w:hAnsi="Courier New" w:cs="Courier New"/>
      <w:sz w:val="20"/>
      <w:szCs w:val="20"/>
    </w:rPr>
  </w:style>
  <w:style w:type="character" w:customStyle="1" w:styleId="hljs-attr">
    <w:name w:val="hljs-attr"/>
    <w:basedOn w:val="DefaultParagraphFont"/>
    <w:rsid w:val="00E41026"/>
  </w:style>
  <w:style w:type="paragraph" w:styleId="NoSpacing">
    <w:name w:val="No Spacing"/>
    <w:uiPriority w:val="1"/>
    <w:qFormat/>
    <w:rsid w:val="00E41026"/>
    <w:pPr>
      <w:spacing w:after="0" w:line="240" w:lineRule="auto"/>
    </w:pPr>
  </w:style>
  <w:style w:type="paragraph" w:styleId="NormalWeb">
    <w:name w:val="Normal (Web)"/>
    <w:basedOn w:val="Normal"/>
    <w:uiPriority w:val="99"/>
    <w:semiHidden/>
    <w:unhideWhenUsed/>
    <w:rsid w:val="00E41026"/>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msonormal0">
    <w:name w:val="msonormal"/>
    <w:basedOn w:val="Normal"/>
    <w:rsid w:val="00E41026"/>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marked">
    <w:name w:val="marked"/>
    <w:basedOn w:val="Normal"/>
    <w:rsid w:val="00E4102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pln">
    <w:name w:val="pln"/>
    <w:basedOn w:val="DefaultParagraphFont"/>
    <w:rsid w:val="00E41026"/>
  </w:style>
  <w:style w:type="paragraph" w:customStyle="1" w:styleId="active">
    <w:name w:val="active"/>
    <w:basedOn w:val="Normal"/>
    <w:rsid w:val="00E4102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pun">
    <w:name w:val="pun"/>
    <w:basedOn w:val="DefaultParagraphFont"/>
    <w:rsid w:val="00E41026"/>
  </w:style>
  <w:style w:type="character" w:customStyle="1" w:styleId="str">
    <w:name w:val="str"/>
    <w:basedOn w:val="DefaultParagraphFont"/>
    <w:rsid w:val="00E41026"/>
  </w:style>
  <w:style w:type="character" w:customStyle="1" w:styleId="toggle-handle">
    <w:name w:val="toggle-handle"/>
    <w:basedOn w:val="DefaultParagraphFont"/>
    <w:rsid w:val="00E41026"/>
  </w:style>
  <w:style w:type="character" w:customStyle="1" w:styleId="opening">
    <w:name w:val="opening"/>
    <w:basedOn w:val="DefaultParagraphFont"/>
    <w:rsid w:val="00E41026"/>
  </w:style>
  <w:style w:type="character" w:customStyle="1" w:styleId="Closing1">
    <w:name w:val="Closing1"/>
    <w:basedOn w:val="DefaultParagraphFont"/>
    <w:rsid w:val="00E41026"/>
  </w:style>
  <w:style w:type="character" w:customStyle="1" w:styleId="type">
    <w:name w:val="type"/>
    <w:basedOn w:val="DefaultParagraphFont"/>
    <w:rsid w:val="00E41026"/>
  </w:style>
  <w:style w:type="character" w:customStyle="1" w:styleId="name">
    <w:name w:val="name"/>
    <w:basedOn w:val="DefaultParagraphFont"/>
    <w:rsid w:val="00E41026"/>
  </w:style>
  <w:style w:type="character" w:customStyle="1" w:styleId="inner">
    <w:name w:val="inner"/>
    <w:basedOn w:val="DefaultParagraphFont"/>
    <w:rsid w:val="00E41026"/>
  </w:style>
  <w:style w:type="character" w:customStyle="1" w:styleId="format">
    <w:name w:val="format"/>
    <w:basedOn w:val="DefaultParagraphFont"/>
    <w:rsid w:val="00E41026"/>
  </w:style>
  <w:style w:type="paragraph" w:customStyle="1" w:styleId="paragraph">
    <w:name w:val="paragraph"/>
    <w:basedOn w:val="Normal"/>
    <w:rsid w:val="00E4102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textrun">
    <w:name w:val="textrun"/>
    <w:basedOn w:val="DefaultParagraphFont"/>
    <w:rsid w:val="00E41026"/>
  </w:style>
  <w:style w:type="character" w:customStyle="1" w:styleId="normaltextrun">
    <w:name w:val="normaltextrun"/>
    <w:basedOn w:val="DefaultParagraphFont"/>
    <w:rsid w:val="00E41026"/>
  </w:style>
  <w:style w:type="character" w:customStyle="1" w:styleId="eop">
    <w:name w:val="eop"/>
    <w:basedOn w:val="DefaultParagraphFont"/>
    <w:rsid w:val="00E41026"/>
  </w:style>
  <w:style w:type="character" w:customStyle="1" w:styleId="fieldrange">
    <w:name w:val="fieldrange"/>
    <w:basedOn w:val="DefaultParagraphFont"/>
    <w:rsid w:val="00E41026"/>
  </w:style>
  <w:style w:type="character" w:customStyle="1" w:styleId="pagebreakblob">
    <w:name w:val="pagebreakblob"/>
    <w:basedOn w:val="DefaultParagraphFont"/>
    <w:rsid w:val="00E41026"/>
  </w:style>
  <w:style w:type="character" w:customStyle="1" w:styleId="pagebreakborderspan">
    <w:name w:val="pagebreakborderspan"/>
    <w:basedOn w:val="DefaultParagraphFont"/>
    <w:rsid w:val="00E41026"/>
  </w:style>
  <w:style w:type="character" w:customStyle="1" w:styleId="pagebreaktextspan">
    <w:name w:val="pagebreaktextspan"/>
    <w:basedOn w:val="DefaultParagraphFont"/>
    <w:rsid w:val="00E41026"/>
  </w:style>
  <w:style w:type="character" w:customStyle="1" w:styleId="linebreakblob">
    <w:name w:val="linebreakblob"/>
    <w:basedOn w:val="DefaultParagraphFont"/>
    <w:rsid w:val="00E41026"/>
  </w:style>
  <w:style w:type="character" w:customStyle="1" w:styleId="scxw110852009">
    <w:name w:val="scxw110852009"/>
    <w:basedOn w:val="DefaultParagraphFont"/>
    <w:rsid w:val="00E41026"/>
  </w:style>
  <w:style w:type="paragraph" w:styleId="ListBullet">
    <w:name w:val="List Bullet"/>
    <w:basedOn w:val="Normal"/>
    <w:uiPriority w:val="99"/>
    <w:unhideWhenUsed/>
    <w:rsid w:val="00313C8A"/>
    <w:pPr>
      <w:numPr>
        <w:numId w:val="18"/>
      </w:numPr>
      <w:contextualSpacing/>
    </w:pPr>
  </w:style>
  <w:style w:type="paragraph" w:styleId="FootnoteText">
    <w:name w:val="footnote text"/>
    <w:basedOn w:val="Normal"/>
    <w:link w:val="FootnoteTextChar"/>
    <w:uiPriority w:val="99"/>
    <w:semiHidden/>
    <w:unhideWhenUsed/>
    <w:rsid w:val="00945821"/>
    <w:pPr>
      <w:spacing w:after="0" w:line="240" w:lineRule="auto"/>
    </w:pPr>
    <w:rPr>
      <w:rFonts w:ascii="Times New Roman" w:hAnsi="Times New Roman" w:cs="Times New Roman"/>
      <w:sz w:val="24"/>
      <w:szCs w:val="24"/>
      <w:lang w:val="en-US"/>
    </w:rPr>
  </w:style>
  <w:style w:type="character" w:customStyle="1" w:styleId="FootnoteTextChar">
    <w:name w:val="Footnote Text Char"/>
    <w:basedOn w:val="DefaultParagraphFont"/>
    <w:link w:val="FootnoteText"/>
    <w:uiPriority w:val="99"/>
    <w:semiHidden/>
    <w:rsid w:val="00945821"/>
    <w:rPr>
      <w:rFonts w:ascii="Times New Roman" w:hAnsi="Times New Roman" w:cs="Times New Roman"/>
      <w:sz w:val="24"/>
      <w:szCs w:val="24"/>
    </w:rPr>
  </w:style>
  <w:style w:type="character" w:styleId="Strong">
    <w:name w:val="Strong"/>
    <w:basedOn w:val="DefaultParagraphFont"/>
    <w:uiPriority w:val="22"/>
    <w:qFormat/>
    <w:rsid w:val="00865765"/>
    <w:rPr>
      <w:b/>
      <w:bCs/>
    </w:rPr>
  </w:style>
  <w:style w:type="character" w:styleId="UnresolvedMention">
    <w:name w:val="Unresolved Mention"/>
    <w:basedOn w:val="DefaultParagraphFont"/>
    <w:uiPriority w:val="99"/>
    <w:semiHidden/>
    <w:unhideWhenUsed/>
    <w:rsid w:val="006D556B"/>
    <w:rPr>
      <w:color w:val="605E5C"/>
      <w:shd w:val="clear" w:color="auto" w:fill="E1DFDD"/>
    </w:rPr>
  </w:style>
  <w:style w:type="paragraph" w:styleId="Revision">
    <w:name w:val="Revision"/>
    <w:hidden/>
    <w:uiPriority w:val="99"/>
    <w:semiHidden/>
    <w:rsid w:val="005550F6"/>
    <w:pPr>
      <w:spacing w:after="0" w:line="240" w:lineRule="auto"/>
    </w:pPr>
    <w:rPr>
      <w:lang w:val="sr-Latn-R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5570">
      <w:bodyDiv w:val="1"/>
      <w:marLeft w:val="0"/>
      <w:marRight w:val="0"/>
      <w:marTop w:val="0"/>
      <w:marBottom w:val="0"/>
      <w:divBdr>
        <w:top w:val="none" w:sz="0" w:space="0" w:color="auto"/>
        <w:left w:val="none" w:sz="0" w:space="0" w:color="auto"/>
        <w:bottom w:val="none" w:sz="0" w:space="0" w:color="auto"/>
        <w:right w:val="none" w:sz="0" w:space="0" w:color="auto"/>
      </w:divBdr>
    </w:div>
    <w:div w:id="18361231">
      <w:bodyDiv w:val="1"/>
      <w:marLeft w:val="0"/>
      <w:marRight w:val="0"/>
      <w:marTop w:val="0"/>
      <w:marBottom w:val="0"/>
      <w:divBdr>
        <w:top w:val="none" w:sz="0" w:space="0" w:color="auto"/>
        <w:left w:val="none" w:sz="0" w:space="0" w:color="auto"/>
        <w:bottom w:val="none" w:sz="0" w:space="0" w:color="auto"/>
        <w:right w:val="none" w:sz="0" w:space="0" w:color="auto"/>
      </w:divBdr>
    </w:div>
    <w:div w:id="35088652">
      <w:bodyDiv w:val="1"/>
      <w:marLeft w:val="0"/>
      <w:marRight w:val="0"/>
      <w:marTop w:val="0"/>
      <w:marBottom w:val="0"/>
      <w:divBdr>
        <w:top w:val="none" w:sz="0" w:space="0" w:color="auto"/>
        <w:left w:val="none" w:sz="0" w:space="0" w:color="auto"/>
        <w:bottom w:val="none" w:sz="0" w:space="0" w:color="auto"/>
        <w:right w:val="none" w:sz="0" w:space="0" w:color="auto"/>
      </w:divBdr>
    </w:div>
    <w:div w:id="36008833">
      <w:bodyDiv w:val="1"/>
      <w:marLeft w:val="0"/>
      <w:marRight w:val="0"/>
      <w:marTop w:val="0"/>
      <w:marBottom w:val="0"/>
      <w:divBdr>
        <w:top w:val="none" w:sz="0" w:space="0" w:color="auto"/>
        <w:left w:val="none" w:sz="0" w:space="0" w:color="auto"/>
        <w:bottom w:val="none" w:sz="0" w:space="0" w:color="auto"/>
        <w:right w:val="none" w:sz="0" w:space="0" w:color="auto"/>
      </w:divBdr>
    </w:div>
    <w:div w:id="41096296">
      <w:bodyDiv w:val="1"/>
      <w:marLeft w:val="0"/>
      <w:marRight w:val="0"/>
      <w:marTop w:val="0"/>
      <w:marBottom w:val="0"/>
      <w:divBdr>
        <w:top w:val="none" w:sz="0" w:space="0" w:color="auto"/>
        <w:left w:val="none" w:sz="0" w:space="0" w:color="auto"/>
        <w:bottom w:val="none" w:sz="0" w:space="0" w:color="auto"/>
        <w:right w:val="none" w:sz="0" w:space="0" w:color="auto"/>
      </w:divBdr>
    </w:div>
    <w:div w:id="80025247">
      <w:bodyDiv w:val="1"/>
      <w:marLeft w:val="0"/>
      <w:marRight w:val="0"/>
      <w:marTop w:val="0"/>
      <w:marBottom w:val="0"/>
      <w:divBdr>
        <w:top w:val="none" w:sz="0" w:space="0" w:color="auto"/>
        <w:left w:val="none" w:sz="0" w:space="0" w:color="auto"/>
        <w:bottom w:val="none" w:sz="0" w:space="0" w:color="auto"/>
        <w:right w:val="none" w:sz="0" w:space="0" w:color="auto"/>
      </w:divBdr>
    </w:div>
    <w:div w:id="105081396">
      <w:bodyDiv w:val="1"/>
      <w:marLeft w:val="0"/>
      <w:marRight w:val="0"/>
      <w:marTop w:val="0"/>
      <w:marBottom w:val="0"/>
      <w:divBdr>
        <w:top w:val="none" w:sz="0" w:space="0" w:color="auto"/>
        <w:left w:val="none" w:sz="0" w:space="0" w:color="auto"/>
        <w:bottom w:val="none" w:sz="0" w:space="0" w:color="auto"/>
        <w:right w:val="none" w:sz="0" w:space="0" w:color="auto"/>
      </w:divBdr>
    </w:div>
    <w:div w:id="122191311">
      <w:bodyDiv w:val="1"/>
      <w:marLeft w:val="0"/>
      <w:marRight w:val="0"/>
      <w:marTop w:val="0"/>
      <w:marBottom w:val="0"/>
      <w:divBdr>
        <w:top w:val="none" w:sz="0" w:space="0" w:color="auto"/>
        <w:left w:val="none" w:sz="0" w:space="0" w:color="auto"/>
        <w:bottom w:val="none" w:sz="0" w:space="0" w:color="auto"/>
        <w:right w:val="none" w:sz="0" w:space="0" w:color="auto"/>
      </w:divBdr>
    </w:div>
    <w:div w:id="175462385">
      <w:bodyDiv w:val="1"/>
      <w:marLeft w:val="0"/>
      <w:marRight w:val="0"/>
      <w:marTop w:val="0"/>
      <w:marBottom w:val="0"/>
      <w:divBdr>
        <w:top w:val="none" w:sz="0" w:space="0" w:color="auto"/>
        <w:left w:val="none" w:sz="0" w:space="0" w:color="auto"/>
        <w:bottom w:val="none" w:sz="0" w:space="0" w:color="auto"/>
        <w:right w:val="none" w:sz="0" w:space="0" w:color="auto"/>
      </w:divBdr>
    </w:div>
    <w:div w:id="234583866">
      <w:bodyDiv w:val="1"/>
      <w:marLeft w:val="0"/>
      <w:marRight w:val="0"/>
      <w:marTop w:val="0"/>
      <w:marBottom w:val="0"/>
      <w:divBdr>
        <w:top w:val="none" w:sz="0" w:space="0" w:color="auto"/>
        <w:left w:val="none" w:sz="0" w:space="0" w:color="auto"/>
        <w:bottom w:val="none" w:sz="0" w:space="0" w:color="auto"/>
        <w:right w:val="none" w:sz="0" w:space="0" w:color="auto"/>
      </w:divBdr>
    </w:div>
    <w:div w:id="272177003">
      <w:bodyDiv w:val="1"/>
      <w:marLeft w:val="0"/>
      <w:marRight w:val="0"/>
      <w:marTop w:val="0"/>
      <w:marBottom w:val="0"/>
      <w:divBdr>
        <w:top w:val="none" w:sz="0" w:space="0" w:color="auto"/>
        <w:left w:val="none" w:sz="0" w:space="0" w:color="auto"/>
        <w:bottom w:val="none" w:sz="0" w:space="0" w:color="auto"/>
        <w:right w:val="none" w:sz="0" w:space="0" w:color="auto"/>
      </w:divBdr>
    </w:div>
    <w:div w:id="281543267">
      <w:bodyDiv w:val="1"/>
      <w:marLeft w:val="0"/>
      <w:marRight w:val="0"/>
      <w:marTop w:val="0"/>
      <w:marBottom w:val="0"/>
      <w:divBdr>
        <w:top w:val="none" w:sz="0" w:space="0" w:color="auto"/>
        <w:left w:val="none" w:sz="0" w:space="0" w:color="auto"/>
        <w:bottom w:val="none" w:sz="0" w:space="0" w:color="auto"/>
        <w:right w:val="none" w:sz="0" w:space="0" w:color="auto"/>
      </w:divBdr>
    </w:div>
    <w:div w:id="292373230">
      <w:bodyDiv w:val="1"/>
      <w:marLeft w:val="0"/>
      <w:marRight w:val="0"/>
      <w:marTop w:val="0"/>
      <w:marBottom w:val="0"/>
      <w:divBdr>
        <w:top w:val="none" w:sz="0" w:space="0" w:color="auto"/>
        <w:left w:val="none" w:sz="0" w:space="0" w:color="auto"/>
        <w:bottom w:val="none" w:sz="0" w:space="0" w:color="auto"/>
        <w:right w:val="none" w:sz="0" w:space="0" w:color="auto"/>
      </w:divBdr>
    </w:div>
    <w:div w:id="313485771">
      <w:bodyDiv w:val="1"/>
      <w:marLeft w:val="0"/>
      <w:marRight w:val="0"/>
      <w:marTop w:val="0"/>
      <w:marBottom w:val="0"/>
      <w:divBdr>
        <w:top w:val="none" w:sz="0" w:space="0" w:color="auto"/>
        <w:left w:val="none" w:sz="0" w:space="0" w:color="auto"/>
        <w:bottom w:val="none" w:sz="0" w:space="0" w:color="auto"/>
        <w:right w:val="none" w:sz="0" w:space="0" w:color="auto"/>
      </w:divBdr>
    </w:div>
    <w:div w:id="378668125">
      <w:bodyDiv w:val="1"/>
      <w:marLeft w:val="0"/>
      <w:marRight w:val="0"/>
      <w:marTop w:val="0"/>
      <w:marBottom w:val="0"/>
      <w:divBdr>
        <w:top w:val="none" w:sz="0" w:space="0" w:color="auto"/>
        <w:left w:val="none" w:sz="0" w:space="0" w:color="auto"/>
        <w:bottom w:val="none" w:sz="0" w:space="0" w:color="auto"/>
        <w:right w:val="none" w:sz="0" w:space="0" w:color="auto"/>
      </w:divBdr>
    </w:div>
    <w:div w:id="390811217">
      <w:bodyDiv w:val="1"/>
      <w:marLeft w:val="0"/>
      <w:marRight w:val="0"/>
      <w:marTop w:val="0"/>
      <w:marBottom w:val="0"/>
      <w:divBdr>
        <w:top w:val="none" w:sz="0" w:space="0" w:color="auto"/>
        <w:left w:val="none" w:sz="0" w:space="0" w:color="auto"/>
        <w:bottom w:val="none" w:sz="0" w:space="0" w:color="auto"/>
        <w:right w:val="none" w:sz="0" w:space="0" w:color="auto"/>
      </w:divBdr>
      <w:divsChild>
        <w:div w:id="70004386">
          <w:marLeft w:val="0"/>
          <w:marRight w:val="0"/>
          <w:marTop w:val="0"/>
          <w:marBottom w:val="0"/>
          <w:divBdr>
            <w:top w:val="none" w:sz="0" w:space="0" w:color="auto"/>
            <w:left w:val="none" w:sz="0" w:space="0" w:color="auto"/>
            <w:bottom w:val="none" w:sz="0" w:space="0" w:color="auto"/>
            <w:right w:val="none" w:sz="0" w:space="0" w:color="auto"/>
          </w:divBdr>
          <w:divsChild>
            <w:div w:id="210541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10751">
      <w:bodyDiv w:val="1"/>
      <w:marLeft w:val="0"/>
      <w:marRight w:val="0"/>
      <w:marTop w:val="0"/>
      <w:marBottom w:val="0"/>
      <w:divBdr>
        <w:top w:val="none" w:sz="0" w:space="0" w:color="auto"/>
        <w:left w:val="none" w:sz="0" w:space="0" w:color="auto"/>
        <w:bottom w:val="none" w:sz="0" w:space="0" w:color="auto"/>
        <w:right w:val="none" w:sz="0" w:space="0" w:color="auto"/>
      </w:divBdr>
    </w:div>
    <w:div w:id="552161570">
      <w:bodyDiv w:val="1"/>
      <w:marLeft w:val="0"/>
      <w:marRight w:val="0"/>
      <w:marTop w:val="0"/>
      <w:marBottom w:val="0"/>
      <w:divBdr>
        <w:top w:val="none" w:sz="0" w:space="0" w:color="auto"/>
        <w:left w:val="none" w:sz="0" w:space="0" w:color="auto"/>
        <w:bottom w:val="none" w:sz="0" w:space="0" w:color="auto"/>
        <w:right w:val="none" w:sz="0" w:space="0" w:color="auto"/>
      </w:divBdr>
    </w:div>
    <w:div w:id="559707727">
      <w:bodyDiv w:val="1"/>
      <w:marLeft w:val="0"/>
      <w:marRight w:val="0"/>
      <w:marTop w:val="0"/>
      <w:marBottom w:val="0"/>
      <w:divBdr>
        <w:top w:val="none" w:sz="0" w:space="0" w:color="auto"/>
        <w:left w:val="none" w:sz="0" w:space="0" w:color="auto"/>
        <w:bottom w:val="none" w:sz="0" w:space="0" w:color="auto"/>
        <w:right w:val="none" w:sz="0" w:space="0" w:color="auto"/>
      </w:divBdr>
      <w:divsChild>
        <w:div w:id="1693147534">
          <w:marLeft w:val="0"/>
          <w:marRight w:val="0"/>
          <w:marTop w:val="0"/>
          <w:marBottom w:val="0"/>
          <w:divBdr>
            <w:top w:val="none" w:sz="0" w:space="0" w:color="auto"/>
            <w:left w:val="none" w:sz="0" w:space="0" w:color="auto"/>
            <w:bottom w:val="none" w:sz="0" w:space="0" w:color="auto"/>
            <w:right w:val="none" w:sz="0" w:space="0" w:color="auto"/>
          </w:divBdr>
          <w:divsChild>
            <w:div w:id="1899825045">
              <w:marLeft w:val="0"/>
              <w:marRight w:val="0"/>
              <w:marTop w:val="0"/>
              <w:marBottom w:val="0"/>
              <w:divBdr>
                <w:top w:val="none" w:sz="0" w:space="0" w:color="auto"/>
                <w:left w:val="none" w:sz="0" w:space="0" w:color="auto"/>
                <w:bottom w:val="none" w:sz="0" w:space="0" w:color="auto"/>
                <w:right w:val="none" w:sz="0" w:space="0" w:color="auto"/>
              </w:divBdr>
              <w:divsChild>
                <w:div w:id="655181705">
                  <w:marLeft w:val="0"/>
                  <w:marRight w:val="0"/>
                  <w:marTop w:val="0"/>
                  <w:marBottom w:val="0"/>
                  <w:divBdr>
                    <w:top w:val="none" w:sz="0" w:space="0" w:color="auto"/>
                    <w:left w:val="none" w:sz="0" w:space="0" w:color="auto"/>
                    <w:bottom w:val="none" w:sz="0" w:space="0" w:color="auto"/>
                    <w:right w:val="none" w:sz="0" w:space="0" w:color="auto"/>
                  </w:divBdr>
                </w:div>
                <w:div w:id="1588273464">
                  <w:marLeft w:val="0"/>
                  <w:marRight w:val="0"/>
                  <w:marTop w:val="0"/>
                  <w:marBottom w:val="0"/>
                  <w:divBdr>
                    <w:top w:val="none" w:sz="0" w:space="0" w:color="auto"/>
                    <w:left w:val="none" w:sz="0" w:space="0" w:color="auto"/>
                    <w:bottom w:val="none" w:sz="0" w:space="0" w:color="auto"/>
                    <w:right w:val="none" w:sz="0" w:space="0" w:color="auto"/>
                  </w:divBdr>
                </w:div>
                <w:div w:id="210884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565756">
          <w:marLeft w:val="0"/>
          <w:marRight w:val="0"/>
          <w:marTop w:val="0"/>
          <w:marBottom w:val="0"/>
          <w:divBdr>
            <w:top w:val="none" w:sz="0" w:space="0" w:color="auto"/>
            <w:left w:val="none" w:sz="0" w:space="0" w:color="auto"/>
            <w:bottom w:val="none" w:sz="0" w:space="0" w:color="auto"/>
            <w:right w:val="none" w:sz="0" w:space="0" w:color="auto"/>
          </w:divBdr>
          <w:divsChild>
            <w:div w:id="326716718">
              <w:marLeft w:val="0"/>
              <w:marRight w:val="0"/>
              <w:marTop w:val="0"/>
              <w:marBottom w:val="0"/>
              <w:divBdr>
                <w:top w:val="none" w:sz="0" w:space="0" w:color="auto"/>
                <w:left w:val="none" w:sz="0" w:space="0" w:color="auto"/>
                <w:bottom w:val="none" w:sz="0" w:space="0" w:color="auto"/>
                <w:right w:val="none" w:sz="0" w:space="0" w:color="auto"/>
              </w:divBdr>
              <w:divsChild>
                <w:div w:id="63703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634583">
      <w:bodyDiv w:val="1"/>
      <w:marLeft w:val="0"/>
      <w:marRight w:val="0"/>
      <w:marTop w:val="0"/>
      <w:marBottom w:val="0"/>
      <w:divBdr>
        <w:top w:val="none" w:sz="0" w:space="0" w:color="auto"/>
        <w:left w:val="none" w:sz="0" w:space="0" w:color="auto"/>
        <w:bottom w:val="none" w:sz="0" w:space="0" w:color="auto"/>
        <w:right w:val="none" w:sz="0" w:space="0" w:color="auto"/>
      </w:divBdr>
    </w:div>
    <w:div w:id="808135268">
      <w:bodyDiv w:val="1"/>
      <w:marLeft w:val="0"/>
      <w:marRight w:val="0"/>
      <w:marTop w:val="0"/>
      <w:marBottom w:val="0"/>
      <w:divBdr>
        <w:top w:val="none" w:sz="0" w:space="0" w:color="auto"/>
        <w:left w:val="none" w:sz="0" w:space="0" w:color="auto"/>
        <w:bottom w:val="none" w:sz="0" w:space="0" w:color="auto"/>
        <w:right w:val="none" w:sz="0" w:space="0" w:color="auto"/>
      </w:divBdr>
    </w:div>
    <w:div w:id="928080268">
      <w:bodyDiv w:val="1"/>
      <w:marLeft w:val="0"/>
      <w:marRight w:val="0"/>
      <w:marTop w:val="0"/>
      <w:marBottom w:val="0"/>
      <w:divBdr>
        <w:top w:val="none" w:sz="0" w:space="0" w:color="auto"/>
        <w:left w:val="none" w:sz="0" w:space="0" w:color="auto"/>
        <w:bottom w:val="none" w:sz="0" w:space="0" w:color="auto"/>
        <w:right w:val="none" w:sz="0" w:space="0" w:color="auto"/>
      </w:divBdr>
    </w:div>
    <w:div w:id="963774772">
      <w:bodyDiv w:val="1"/>
      <w:marLeft w:val="0"/>
      <w:marRight w:val="0"/>
      <w:marTop w:val="0"/>
      <w:marBottom w:val="0"/>
      <w:divBdr>
        <w:top w:val="none" w:sz="0" w:space="0" w:color="auto"/>
        <w:left w:val="none" w:sz="0" w:space="0" w:color="auto"/>
        <w:bottom w:val="none" w:sz="0" w:space="0" w:color="auto"/>
        <w:right w:val="none" w:sz="0" w:space="0" w:color="auto"/>
      </w:divBdr>
    </w:div>
    <w:div w:id="970475074">
      <w:bodyDiv w:val="1"/>
      <w:marLeft w:val="0"/>
      <w:marRight w:val="0"/>
      <w:marTop w:val="0"/>
      <w:marBottom w:val="0"/>
      <w:divBdr>
        <w:top w:val="none" w:sz="0" w:space="0" w:color="auto"/>
        <w:left w:val="none" w:sz="0" w:space="0" w:color="auto"/>
        <w:bottom w:val="none" w:sz="0" w:space="0" w:color="auto"/>
        <w:right w:val="none" w:sz="0" w:space="0" w:color="auto"/>
      </w:divBdr>
    </w:div>
    <w:div w:id="983971456">
      <w:bodyDiv w:val="1"/>
      <w:marLeft w:val="0"/>
      <w:marRight w:val="0"/>
      <w:marTop w:val="0"/>
      <w:marBottom w:val="0"/>
      <w:divBdr>
        <w:top w:val="none" w:sz="0" w:space="0" w:color="auto"/>
        <w:left w:val="none" w:sz="0" w:space="0" w:color="auto"/>
        <w:bottom w:val="none" w:sz="0" w:space="0" w:color="auto"/>
        <w:right w:val="none" w:sz="0" w:space="0" w:color="auto"/>
      </w:divBdr>
      <w:divsChild>
        <w:div w:id="1785886249">
          <w:marLeft w:val="0"/>
          <w:marRight w:val="0"/>
          <w:marTop w:val="0"/>
          <w:marBottom w:val="0"/>
          <w:divBdr>
            <w:top w:val="none" w:sz="0" w:space="0" w:color="auto"/>
            <w:left w:val="none" w:sz="0" w:space="0" w:color="auto"/>
            <w:bottom w:val="none" w:sz="0" w:space="0" w:color="auto"/>
            <w:right w:val="none" w:sz="0" w:space="0" w:color="auto"/>
          </w:divBdr>
          <w:divsChild>
            <w:div w:id="12017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82265">
      <w:bodyDiv w:val="1"/>
      <w:marLeft w:val="0"/>
      <w:marRight w:val="0"/>
      <w:marTop w:val="0"/>
      <w:marBottom w:val="0"/>
      <w:divBdr>
        <w:top w:val="none" w:sz="0" w:space="0" w:color="auto"/>
        <w:left w:val="none" w:sz="0" w:space="0" w:color="auto"/>
        <w:bottom w:val="none" w:sz="0" w:space="0" w:color="auto"/>
        <w:right w:val="none" w:sz="0" w:space="0" w:color="auto"/>
      </w:divBdr>
    </w:div>
    <w:div w:id="1121001456">
      <w:bodyDiv w:val="1"/>
      <w:marLeft w:val="0"/>
      <w:marRight w:val="0"/>
      <w:marTop w:val="0"/>
      <w:marBottom w:val="0"/>
      <w:divBdr>
        <w:top w:val="none" w:sz="0" w:space="0" w:color="auto"/>
        <w:left w:val="none" w:sz="0" w:space="0" w:color="auto"/>
        <w:bottom w:val="none" w:sz="0" w:space="0" w:color="auto"/>
        <w:right w:val="none" w:sz="0" w:space="0" w:color="auto"/>
      </w:divBdr>
    </w:div>
    <w:div w:id="1179154904">
      <w:bodyDiv w:val="1"/>
      <w:marLeft w:val="0"/>
      <w:marRight w:val="0"/>
      <w:marTop w:val="0"/>
      <w:marBottom w:val="0"/>
      <w:divBdr>
        <w:top w:val="none" w:sz="0" w:space="0" w:color="auto"/>
        <w:left w:val="none" w:sz="0" w:space="0" w:color="auto"/>
        <w:bottom w:val="none" w:sz="0" w:space="0" w:color="auto"/>
        <w:right w:val="none" w:sz="0" w:space="0" w:color="auto"/>
      </w:divBdr>
    </w:div>
    <w:div w:id="1223522232">
      <w:bodyDiv w:val="1"/>
      <w:marLeft w:val="0"/>
      <w:marRight w:val="0"/>
      <w:marTop w:val="0"/>
      <w:marBottom w:val="0"/>
      <w:divBdr>
        <w:top w:val="none" w:sz="0" w:space="0" w:color="auto"/>
        <w:left w:val="none" w:sz="0" w:space="0" w:color="auto"/>
        <w:bottom w:val="none" w:sz="0" w:space="0" w:color="auto"/>
        <w:right w:val="none" w:sz="0" w:space="0" w:color="auto"/>
      </w:divBdr>
    </w:div>
    <w:div w:id="1242258789">
      <w:bodyDiv w:val="1"/>
      <w:marLeft w:val="0"/>
      <w:marRight w:val="0"/>
      <w:marTop w:val="0"/>
      <w:marBottom w:val="0"/>
      <w:divBdr>
        <w:top w:val="none" w:sz="0" w:space="0" w:color="auto"/>
        <w:left w:val="none" w:sz="0" w:space="0" w:color="auto"/>
        <w:bottom w:val="none" w:sz="0" w:space="0" w:color="auto"/>
        <w:right w:val="none" w:sz="0" w:space="0" w:color="auto"/>
      </w:divBdr>
    </w:div>
    <w:div w:id="1311598634">
      <w:bodyDiv w:val="1"/>
      <w:marLeft w:val="0"/>
      <w:marRight w:val="0"/>
      <w:marTop w:val="0"/>
      <w:marBottom w:val="0"/>
      <w:divBdr>
        <w:top w:val="none" w:sz="0" w:space="0" w:color="auto"/>
        <w:left w:val="none" w:sz="0" w:space="0" w:color="auto"/>
        <w:bottom w:val="none" w:sz="0" w:space="0" w:color="auto"/>
        <w:right w:val="none" w:sz="0" w:space="0" w:color="auto"/>
      </w:divBdr>
    </w:div>
    <w:div w:id="1376084214">
      <w:bodyDiv w:val="1"/>
      <w:marLeft w:val="0"/>
      <w:marRight w:val="0"/>
      <w:marTop w:val="0"/>
      <w:marBottom w:val="0"/>
      <w:divBdr>
        <w:top w:val="none" w:sz="0" w:space="0" w:color="auto"/>
        <w:left w:val="none" w:sz="0" w:space="0" w:color="auto"/>
        <w:bottom w:val="none" w:sz="0" w:space="0" w:color="auto"/>
        <w:right w:val="none" w:sz="0" w:space="0" w:color="auto"/>
      </w:divBdr>
      <w:divsChild>
        <w:div w:id="716439727">
          <w:marLeft w:val="0"/>
          <w:marRight w:val="0"/>
          <w:marTop w:val="0"/>
          <w:marBottom w:val="0"/>
          <w:divBdr>
            <w:top w:val="none" w:sz="0" w:space="0" w:color="auto"/>
            <w:left w:val="none" w:sz="0" w:space="0" w:color="auto"/>
            <w:bottom w:val="none" w:sz="0" w:space="0" w:color="auto"/>
            <w:right w:val="none" w:sz="0" w:space="0" w:color="auto"/>
          </w:divBdr>
          <w:divsChild>
            <w:div w:id="59725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860867">
      <w:bodyDiv w:val="1"/>
      <w:marLeft w:val="0"/>
      <w:marRight w:val="0"/>
      <w:marTop w:val="0"/>
      <w:marBottom w:val="0"/>
      <w:divBdr>
        <w:top w:val="none" w:sz="0" w:space="0" w:color="auto"/>
        <w:left w:val="none" w:sz="0" w:space="0" w:color="auto"/>
        <w:bottom w:val="none" w:sz="0" w:space="0" w:color="auto"/>
        <w:right w:val="none" w:sz="0" w:space="0" w:color="auto"/>
      </w:divBdr>
    </w:div>
    <w:div w:id="1436949557">
      <w:bodyDiv w:val="1"/>
      <w:marLeft w:val="0"/>
      <w:marRight w:val="0"/>
      <w:marTop w:val="0"/>
      <w:marBottom w:val="0"/>
      <w:divBdr>
        <w:top w:val="none" w:sz="0" w:space="0" w:color="auto"/>
        <w:left w:val="none" w:sz="0" w:space="0" w:color="auto"/>
        <w:bottom w:val="none" w:sz="0" w:space="0" w:color="auto"/>
        <w:right w:val="none" w:sz="0" w:space="0" w:color="auto"/>
      </w:divBdr>
    </w:div>
    <w:div w:id="1507939140">
      <w:bodyDiv w:val="1"/>
      <w:marLeft w:val="0"/>
      <w:marRight w:val="0"/>
      <w:marTop w:val="0"/>
      <w:marBottom w:val="0"/>
      <w:divBdr>
        <w:top w:val="none" w:sz="0" w:space="0" w:color="auto"/>
        <w:left w:val="none" w:sz="0" w:space="0" w:color="auto"/>
        <w:bottom w:val="none" w:sz="0" w:space="0" w:color="auto"/>
        <w:right w:val="none" w:sz="0" w:space="0" w:color="auto"/>
      </w:divBdr>
    </w:div>
    <w:div w:id="1563373063">
      <w:bodyDiv w:val="1"/>
      <w:marLeft w:val="0"/>
      <w:marRight w:val="0"/>
      <w:marTop w:val="0"/>
      <w:marBottom w:val="0"/>
      <w:divBdr>
        <w:top w:val="none" w:sz="0" w:space="0" w:color="auto"/>
        <w:left w:val="none" w:sz="0" w:space="0" w:color="auto"/>
        <w:bottom w:val="none" w:sz="0" w:space="0" w:color="auto"/>
        <w:right w:val="none" w:sz="0" w:space="0" w:color="auto"/>
      </w:divBdr>
    </w:div>
    <w:div w:id="1607930240">
      <w:bodyDiv w:val="1"/>
      <w:marLeft w:val="0"/>
      <w:marRight w:val="0"/>
      <w:marTop w:val="0"/>
      <w:marBottom w:val="0"/>
      <w:divBdr>
        <w:top w:val="none" w:sz="0" w:space="0" w:color="auto"/>
        <w:left w:val="none" w:sz="0" w:space="0" w:color="auto"/>
        <w:bottom w:val="none" w:sz="0" w:space="0" w:color="auto"/>
        <w:right w:val="none" w:sz="0" w:space="0" w:color="auto"/>
      </w:divBdr>
    </w:div>
    <w:div w:id="1690250501">
      <w:bodyDiv w:val="1"/>
      <w:marLeft w:val="0"/>
      <w:marRight w:val="0"/>
      <w:marTop w:val="0"/>
      <w:marBottom w:val="0"/>
      <w:divBdr>
        <w:top w:val="none" w:sz="0" w:space="0" w:color="auto"/>
        <w:left w:val="none" w:sz="0" w:space="0" w:color="auto"/>
        <w:bottom w:val="none" w:sz="0" w:space="0" w:color="auto"/>
        <w:right w:val="none" w:sz="0" w:space="0" w:color="auto"/>
      </w:divBdr>
    </w:div>
    <w:div w:id="1708405177">
      <w:bodyDiv w:val="1"/>
      <w:marLeft w:val="0"/>
      <w:marRight w:val="0"/>
      <w:marTop w:val="0"/>
      <w:marBottom w:val="0"/>
      <w:divBdr>
        <w:top w:val="none" w:sz="0" w:space="0" w:color="auto"/>
        <w:left w:val="none" w:sz="0" w:space="0" w:color="auto"/>
        <w:bottom w:val="none" w:sz="0" w:space="0" w:color="auto"/>
        <w:right w:val="none" w:sz="0" w:space="0" w:color="auto"/>
      </w:divBdr>
      <w:divsChild>
        <w:div w:id="1257983441">
          <w:marLeft w:val="0"/>
          <w:marRight w:val="0"/>
          <w:marTop w:val="0"/>
          <w:marBottom w:val="0"/>
          <w:divBdr>
            <w:top w:val="none" w:sz="0" w:space="0" w:color="auto"/>
            <w:left w:val="none" w:sz="0" w:space="0" w:color="auto"/>
            <w:bottom w:val="none" w:sz="0" w:space="0" w:color="auto"/>
            <w:right w:val="none" w:sz="0" w:space="0" w:color="auto"/>
          </w:divBdr>
          <w:divsChild>
            <w:div w:id="114524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78010">
      <w:bodyDiv w:val="1"/>
      <w:marLeft w:val="0"/>
      <w:marRight w:val="0"/>
      <w:marTop w:val="0"/>
      <w:marBottom w:val="0"/>
      <w:divBdr>
        <w:top w:val="none" w:sz="0" w:space="0" w:color="auto"/>
        <w:left w:val="none" w:sz="0" w:space="0" w:color="auto"/>
        <w:bottom w:val="none" w:sz="0" w:space="0" w:color="auto"/>
        <w:right w:val="none" w:sz="0" w:space="0" w:color="auto"/>
      </w:divBdr>
    </w:div>
    <w:div w:id="1774126342">
      <w:bodyDiv w:val="1"/>
      <w:marLeft w:val="0"/>
      <w:marRight w:val="0"/>
      <w:marTop w:val="0"/>
      <w:marBottom w:val="0"/>
      <w:divBdr>
        <w:top w:val="none" w:sz="0" w:space="0" w:color="auto"/>
        <w:left w:val="none" w:sz="0" w:space="0" w:color="auto"/>
        <w:bottom w:val="none" w:sz="0" w:space="0" w:color="auto"/>
        <w:right w:val="none" w:sz="0" w:space="0" w:color="auto"/>
      </w:divBdr>
    </w:div>
    <w:div w:id="1776946192">
      <w:bodyDiv w:val="1"/>
      <w:marLeft w:val="0"/>
      <w:marRight w:val="0"/>
      <w:marTop w:val="0"/>
      <w:marBottom w:val="0"/>
      <w:divBdr>
        <w:top w:val="none" w:sz="0" w:space="0" w:color="auto"/>
        <w:left w:val="none" w:sz="0" w:space="0" w:color="auto"/>
        <w:bottom w:val="none" w:sz="0" w:space="0" w:color="auto"/>
        <w:right w:val="none" w:sz="0" w:space="0" w:color="auto"/>
      </w:divBdr>
    </w:div>
    <w:div w:id="1812208355">
      <w:bodyDiv w:val="1"/>
      <w:marLeft w:val="0"/>
      <w:marRight w:val="0"/>
      <w:marTop w:val="0"/>
      <w:marBottom w:val="0"/>
      <w:divBdr>
        <w:top w:val="none" w:sz="0" w:space="0" w:color="auto"/>
        <w:left w:val="none" w:sz="0" w:space="0" w:color="auto"/>
        <w:bottom w:val="none" w:sz="0" w:space="0" w:color="auto"/>
        <w:right w:val="none" w:sz="0" w:space="0" w:color="auto"/>
      </w:divBdr>
    </w:div>
    <w:div w:id="1829402774">
      <w:bodyDiv w:val="1"/>
      <w:marLeft w:val="0"/>
      <w:marRight w:val="0"/>
      <w:marTop w:val="0"/>
      <w:marBottom w:val="0"/>
      <w:divBdr>
        <w:top w:val="none" w:sz="0" w:space="0" w:color="auto"/>
        <w:left w:val="none" w:sz="0" w:space="0" w:color="auto"/>
        <w:bottom w:val="none" w:sz="0" w:space="0" w:color="auto"/>
        <w:right w:val="none" w:sz="0" w:space="0" w:color="auto"/>
      </w:divBdr>
    </w:div>
    <w:div w:id="1835802074">
      <w:bodyDiv w:val="1"/>
      <w:marLeft w:val="0"/>
      <w:marRight w:val="0"/>
      <w:marTop w:val="0"/>
      <w:marBottom w:val="0"/>
      <w:divBdr>
        <w:top w:val="none" w:sz="0" w:space="0" w:color="auto"/>
        <w:left w:val="none" w:sz="0" w:space="0" w:color="auto"/>
        <w:bottom w:val="none" w:sz="0" w:space="0" w:color="auto"/>
        <w:right w:val="none" w:sz="0" w:space="0" w:color="auto"/>
      </w:divBdr>
    </w:div>
    <w:div w:id="1922251688">
      <w:bodyDiv w:val="1"/>
      <w:marLeft w:val="0"/>
      <w:marRight w:val="0"/>
      <w:marTop w:val="0"/>
      <w:marBottom w:val="0"/>
      <w:divBdr>
        <w:top w:val="none" w:sz="0" w:space="0" w:color="auto"/>
        <w:left w:val="none" w:sz="0" w:space="0" w:color="auto"/>
        <w:bottom w:val="none" w:sz="0" w:space="0" w:color="auto"/>
        <w:right w:val="none" w:sz="0" w:space="0" w:color="auto"/>
      </w:divBdr>
    </w:div>
    <w:div w:id="1927417628">
      <w:bodyDiv w:val="1"/>
      <w:marLeft w:val="0"/>
      <w:marRight w:val="0"/>
      <w:marTop w:val="0"/>
      <w:marBottom w:val="0"/>
      <w:divBdr>
        <w:top w:val="none" w:sz="0" w:space="0" w:color="auto"/>
        <w:left w:val="none" w:sz="0" w:space="0" w:color="auto"/>
        <w:bottom w:val="none" w:sz="0" w:space="0" w:color="auto"/>
        <w:right w:val="none" w:sz="0" w:space="0" w:color="auto"/>
      </w:divBdr>
    </w:div>
    <w:div w:id="1985429605">
      <w:bodyDiv w:val="1"/>
      <w:marLeft w:val="0"/>
      <w:marRight w:val="0"/>
      <w:marTop w:val="0"/>
      <w:marBottom w:val="0"/>
      <w:divBdr>
        <w:top w:val="none" w:sz="0" w:space="0" w:color="auto"/>
        <w:left w:val="none" w:sz="0" w:space="0" w:color="auto"/>
        <w:bottom w:val="none" w:sz="0" w:space="0" w:color="auto"/>
        <w:right w:val="none" w:sz="0" w:space="0" w:color="auto"/>
      </w:divBdr>
    </w:div>
    <w:div w:id="2004159415">
      <w:bodyDiv w:val="1"/>
      <w:marLeft w:val="0"/>
      <w:marRight w:val="0"/>
      <w:marTop w:val="0"/>
      <w:marBottom w:val="0"/>
      <w:divBdr>
        <w:top w:val="none" w:sz="0" w:space="0" w:color="auto"/>
        <w:left w:val="none" w:sz="0" w:space="0" w:color="auto"/>
        <w:bottom w:val="none" w:sz="0" w:space="0" w:color="auto"/>
        <w:right w:val="none" w:sz="0" w:space="0" w:color="auto"/>
      </w:divBdr>
    </w:div>
    <w:div w:id="2028830350">
      <w:bodyDiv w:val="1"/>
      <w:marLeft w:val="0"/>
      <w:marRight w:val="0"/>
      <w:marTop w:val="0"/>
      <w:marBottom w:val="0"/>
      <w:divBdr>
        <w:top w:val="none" w:sz="0" w:space="0" w:color="auto"/>
        <w:left w:val="none" w:sz="0" w:space="0" w:color="auto"/>
        <w:bottom w:val="none" w:sz="0" w:space="0" w:color="auto"/>
        <w:right w:val="none" w:sz="0" w:space="0" w:color="auto"/>
      </w:divBdr>
    </w:div>
    <w:div w:id="2093382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uskice.org/download/upravljanje_kvalitetom_dokumentacije/Strukturna-sistemska-analiza.pdf" TargetMode="External"/><Relationship Id="rId21" Type="http://schemas.openxmlformats.org/officeDocument/2006/relationships/image" Target="media/image7.png"/><Relationship Id="rId42" Type="http://schemas.openxmlformats.org/officeDocument/2006/relationships/image" Target="media/image28.jpg"/><Relationship Id="rId63" Type="http://schemas.openxmlformats.org/officeDocument/2006/relationships/image" Target="media/image48.png"/><Relationship Id="rId84" Type="http://schemas.openxmlformats.org/officeDocument/2006/relationships/image" Target="media/image69.png"/><Relationship Id="rId138" Type="http://schemas.openxmlformats.org/officeDocument/2006/relationships/theme" Target="theme/theme1.xml"/><Relationship Id="rId16" Type="http://schemas.openxmlformats.org/officeDocument/2006/relationships/image" Target="media/image2.jpg"/><Relationship Id="rId107" Type="http://schemas.openxmlformats.org/officeDocument/2006/relationships/image" Target="media/image91.png"/><Relationship Id="rId11" Type="http://schemas.openxmlformats.org/officeDocument/2006/relationships/header" Target="header1.xml"/><Relationship Id="rId32" Type="http://schemas.openxmlformats.org/officeDocument/2006/relationships/image" Target="media/image18.jp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59.png"/><Relationship Id="rId79" Type="http://schemas.openxmlformats.org/officeDocument/2006/relationships/image" Target="media/image64.png"/><Relationship Id="rId102" Type="http://schemas.openxmlformats.org/officeDocument/2006/relationships/image" Target="media/image86.png"/><Relationship Id="rId123" Type="http://schemas.openxmlformats.org/officeDocument/2006/relationships/hyperlink" Target="https://www.dokchess.de/en/00_overview/" TargetMode="External"/><Relationship Id="rId128" Type="http://schemas.openxmlformats.org/officeDocument/2006/relationships/hyperlink" Target="https://www.geeksforgeeks.org/software-engineering-software-design-process/" TargetMode="External"/><Relationship Id="rId5" Type="http://schemas.openxmlformats.org/officeDocument/2006/relationships/numbering" Target="numbering.xml"/><Relationship Id="rId90" Type="http://schemas.openxmlformats.org/officeDocument/2006/relationships/image" Target="media/image75.png"/><Relationship Id="rId95" Type="http://schemas.openxmlformats.org/officeDocument/2006/relationships/image" Target="media/image79.png"/><Relationship Id="rId22" Type="http://schemas.openxmlformats.org/officeDocument/2006/relationships/image" Target="media/image8.png"/><Relationship Id="rId27" Type="http://schemas.openxmlformats.org/officeDocument/2006/relationships/image" Target="media/image13.jpg"/><Relationship Id="rId43" Type="http://schemas.openxmlformats.org/officeDocument/2006/relationships/image" Target="media/image29.jpg"/><Relationship Id="rId48" Type="http://schemas.openxmlformats.org/officeDocument/2006/relationships/image" Target="media/image34.png"/><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hyperlink" Target="https://github.com/VladimirJecic/estudent_frontend" TargetMode="External"/><Relationship Id="rId118" Type="http://schemas.openxmlformats.org/officeDocument/2006/relationships/hyperlink" Target="https://www.altexsoft.com/blog/non-functional-requirements/" TargetMode="External"/><Relationship Id="rId134" Type="http://schemas.openxmlformats.org/officeDocument/2006/relationships/footer" Target="footer3.xml"/><Relationship Id="rId80" Type="http://schemas.openxmlformats.org/officeDocument/2006/relationships/image" Target="media/image65.jpg"/><Relationship Id="rId85" Type="http://schemas.openxmlformats.org/officeDocument/2006/relationships/image" Target="media/image70.png"/><Relationship Id="rId12" Type="http://schemas.openxmlformats.org/officeDocument/2006/relationships/footer" Target="footer1.xml"/><Relationship Id="rId17" Type="http://schemas.openxmlformats.org/officeDocument/2006/relationships/image" Target="media/image3.png"/><Relationship Id="rId33" Type="http://schemas.openxmlformats.org/officeDocument/2006/relationships/image" Target="media/image19.jp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7.png"/><Relationship Id="rId108" Type="http://schemas.openxmlformats.org/officeDocument/2006/relationships/image" Target="media/image92.png"/><Relationship Id="rId124" Type="http://schemas.openxmlformats.org/officeDocument/2006/relationships/hyperlink" Target="https://www.uml-diagrams.org/deployment-diagrams.html" TargetMode="External"/><Relationship Id="rId129" Type="http://schemas.openxmlformats.org/officeDocument/2006/relationships/hyperlink" Target="https://www.tutorialspoint.com/software_architecture_design/key_principles.htm" TargetMode="External"/><Relationship Id="rId54" Type="http://schemas.openxmlformats.org/officeDocument/2006/relationships/image" Target="media/image40.png"/><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76.png"/><Relationship Id="rId96"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9.jpg"/><Relationship Id="rId28" Type="http://schemas.openxmlformats.org/officeDocument/2006/relationships/image" Target="media/image14.png"/><Relationship Id="rId49" Type="http://schemas.openxmlformats.org/officeDocument/2006/relationships/image" Target="media/image35.jpg"/><Relationship Id="rId114" Type="http://schemas.openxmlformats.org/officeDocument/2006/relationships/hyperlink" Target="https://github.com/VladimirJecic/estudent_frontend" TargetMode="External"/><Relationship Id="rId119" Type="http://schemas.openxmlformats.org/officeDocument/2006/relationships/hyperlink" Target="https://www.techtarget.com/searchapparchitecture/tip/What-are-the-types-of-APIs-and-their-differences" TargetMode="External"/><Relationship Id="rId44" Type="http://schemas.openxmlformats.org/officeDocument/2006/relationships/image" Target="media/image30.png"/><Relationship Id="rId60" Type="http://schemas.openxmlformats.org/officeDocument/2006/relationships/image" Target="media/image46.png"/><Relationship Id="rId65" Type="http://schemas.openxmlformats.org/officeDocument/2006/relationships/image" Target="media/image50.png"/><Relationship Id="rId81" Type="http://schemas.openxmlformats.org/officeDocument/2006/relationships/image" Target="media/image66.png"/><Relationship Id="rId86" Type="http://schemas.openxmlformats.org/officeDocument/2006/relationships/image" Target="media/image71.png"/><Relationship Id="rId130" Type="http://schemas.openxmlformats.org/officeDocument/2006/relationships/hyperlink" Target="https://www.tutorialspoint.com/software_architecture_design/architecture_models.htm" TargetMode="External"/><Relationship Id="rId135" Type="http://schemas.openxmlformats.org/officeDocument/2006/relationships/header" Target="header4.xml"/><Relationship Id="rId13" Type="http://schemas.openxmlformats.org/officeDocument/2006/relationships/header" Target="header2.xml"/><Relationship Id="rId18" Type="http://schemas.openxmlformats.org/officeDocument/2006/relationships/image" Target="media/image4.jpg"/><Relationship Id="rId39" Type="http://schemas.openxmlformats.org/officeDocument/2006/relationships/image" Target="media/image25.png"/><Relationship Id="rId109" Type="http://schemas.openxmlformats.org/officeDocument/2006/relationships/image" Target="media/image93.png"/><Relationship Id="rId34" Type="http://schemas.openxmlformats.org/officeDocument/2006/relationships/image" Target="media/image20.jp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1.png"/><Relationship Id="rId97" Type="http://schemas.openxmlformats.org/officeDocument/2006/relationships/image" Target="media/image81.png"/><Relationship Id="rId104" Type="http://schemas.openxmlformats.org/officeDocument/2006/relationships/image" Target="media/image88.png"/><Relationship Id="rId120" Type="http://schemas.openxmlformats.org/officeDocument/2006/relationships/hyperlink" Target="https://www.postman.com/api-platform/api-design/" TargetMode="External"/><Relationship Id="rId125" Type="http://schemas.openxmlformats.org/officeDocument/2006/relationships/hyperlink" Target="https://medium.com/javarevisited/4-1-architectural-view-model-in-software-ec407bf27258" TargetMode="External"/><Relationship Id="rId7" Type="http://schemas.openxmlformats.org/officeDocument/2006/relationships/settings" Target="settings.xml"/><Relationship Id="rId71" Type="http://schemas.openxmlformats.org/officeDocument/2006/relationships/image" Target="media/image56.png"/><Relationship Id="rId92" Type="http://schemas.openxmlformats.org/officeDocument/2006/relationships/image" Target="media/image77.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jp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94.png"/><Relationship Id="rId115" Type="http://schemas.openxmlformats.org/officeDocument/2006/relationships/hyperlink" Target="https://rfos.fon.bg.ac.rs/handle/123456789/2877" TargetMode="External"/><Relationship Id="rId131" Type="http://schemas.openxmlformats.org/officeDocument/2006/relationships/hyperlink" Target="https://blog.tangly.net/docs/domains/architecture/08-crosscutting-concepts/" TargetMode="External"/><Relationship Id="rId136" Type="http://schemas.openxmlformats.org/officeDocument/2006/relationships/footer" Target="footer4.xml"/><Relationship Id="rId61" Type="http://schemas.openxmlformats.org/officeDocument/2006/relationships/image" Target="media/image47.png"/><Relationship Id="rId82" Type="http://schemas.openxmlformats.org/officeDocument/2006/relationships/image" Target="media/image67.png"/><Relationship Id="rId19" Type="http://schemas.openxmlformats.org/officeDocument/2006/relationships/image" Target="media/image5.png"/><Relationship Id="rId14" Type="http://schemas.openxmlformats.org/officeDocument/2006/relationships/footer" Target="footer2.xml"/><Relationship Id="rId30" Type="http://schemas.openxmlformats.org/officeDocument/2006/relationships/image" Target="media/image16.jp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2.png"/><Relationship Id="rId100" Type="http://schemas.openxmlformats.org/officeDocument/2006/relationships/image" Target="media/image84.png"/><Relationship Id="rId105" Type="http://schemas.openxmlformats.org/officeDocument/2006/relationships/image" Target="media/image89.png"/><Relationship Id="rId126" Type="http://schemas.openxmlformats.org/officeDocument/2006/relationships/hyperlink" Target="https://canvas.arc42.org/architecture-inception-canvas" TargetMode="External"/><Relationship Id="rId8" Type="http://schemas.openxmlformats.org/officeDocument/2006/relationships/webSettings" Target="webSettings.xml"/><Relationship Id="rId51" Type="http://schemas.openxmlformats.org/officeDocument/2006/relationships/image" Target="media/image37.jp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2.png"/><Relationship Id="rId121" Type="http://schemas.openxmlformats.org/officeDocument/2006/relationships/hyperlink" Target="https://www.researchgate.net/publication/344459754_PROJEKTOVANE_SOFTVERA_SKRIPTA_-_RADNI_MATERIJAL_-_2020" TargetMode="External"/><Relationship Id="rId3" Type="http://schemas.openxmlformats.org/officeDocument/2006/relationships/customXml" Target="../customXml/item3.xml"/><Relationship Id="rId25" Type="http://schemas.openxmlformats.org/officeDocument/2006/relationships/image" Target="media/image11.jpg"/><Relationship Id="rId46" Type="http://schemas.openxmlformats.org/officeDocument/2006/relationships/image" Target="media/image32.png"/><Relationship Id="rId67" Type="http://schemas.openxmlformats.org/officeDocument/2006/relationships/image" Target="media/image52.png"/><Relationship Id="rId116" Type="http://schemas.openxmlformats.org/officeDocument/2006/relationships/hyperlink" Target="https://www.educative.io/answers/what-are-include-and-extend-relationships-in-a-use-case-diagram" TargetMode="External"/><Relationship Id="rId137"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27.png"/><Relationship Id="rId62" Type="http://schemas.openxmlformats.org/officeDocument/2006/relationships/hyperlink" Target="https://learn.microsoft.com/en-us/sql/connect/odbc/download-odbc-driver-for-sql-server?view=sql-server-2017" TargetMode="External"/><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hyperlink" Target="http://127.0.0.1:8000/estudent/swagger-ui/index.html" TargetMode="External"/><Relationship Id="rId132" Type="http://schemas.openxmlformats.org/officeDocument/2006/relationships/hyperlink" Target="https://medium.com/@parserdigital/architecture-documentation-with-arc42-77662678aad8" TargetMode="External"/><Relationship Id="rId15" Type="http://schemas.openxmlformats.org/officeDocument/2006/relationships/image" Target="media/image1.png"/><Relationship Id="rId36" Type="http://schemas.openxmlformats.org/officeDocument/2006/relationships/image" Target="media/image22.png"/><Relationship Id="rId57" Type="http://schemas.openxmlformats.org/officeDocument/2006/relationships/image" Target="media/image43.png"/><Relationship Id="rId106" Type="http://schemas.openxmlformats.org/officeDocument/2006/relationships/image" Target="media/image90.png"/><Relationship Id="rId127" Type="http://schemas.openxmlformats.org/officeDocument/2006/relationships/hyperlink" Target="https://www.scaler.com/topics/software-engineering/what-is-software-design/" TargetMode="External"/><Relationship Id="rId10" Type="http://schemas.openxmlformats.org/officeDocument/2006/relationships/endnotes" Target="endnotes.xml"/><Relationship Id="rId31" Type="http://schemas.openxmlformats.org/officeDocument/2006/relationships/image" Target="media/image17.jpg"/><Relationship Id="rId52" Type="http://schemas.openxmlformats.org/officeDocument/2006/relationships/image" Target="media/image38.jp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hyperlink" Target="https://www.bing.com/ck/a?!&amp;&amp;p=fa8426e084e1309980c392abdf703d964eb6d1965a21d7b7bc3a1968d658aab6JmltdHM9MTc2NzkxNjgwMA&amp;ptn=3&amp;ver=2&amp;hsh=4&amp;fclid=254c6915-4586-6d73-11c6-7f6c44ca6c46&amp;psq=jwt+token&amp;u=a1aHR0cHM6Ly93d3cuZ2Vla3Nmb3JnZWVrcy5vcmcvd2ViLXRlY2gvanNvbi13ZWItdG9rZW4tand0Lw&amp;ntb=1" TargetMode="External"/><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hyperlink" Target="https://www.redhat.com/en/topics/automation/what-is-a-webhook"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2.jpg"/><Relationship Id="rId47" Type="http://schemas.openxmlformats.org/officeDocument/2006/relationships/image" Target="media/image33.png"/><Relationship Id="rId68" Type="http://schemas.openxmlformats.org/officeDocument/2006/relationships/image" Target="media/image53.png"/><Relationship Id="rId89" Type="http://schemas.openxmlformats.org/officeDocument/2006/relationships/image" Target="media/image74.png"/><Relationship Id="rId112" Type="http://schemas.openxmlformats.org/officeDocument/2006/relationships/image" Target="media/image95.png"/><Relationship Id="rId133"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D03429F9D43B34BB765C3603FA41EAA" ma:contentTypeVersion="8" ma:contentTypeDescription="Create a new document." ma:contentTypeScope="" ma:versionID="7458b3ab21687cb7baff513683bbd81f">
  <xsd:schema xmlns:xsd="http://www.w3.org/2001/XMLSchema" xmlns:xs="http://www.w3.org/2001/XMLSchema" xmlns:p="http://schemas.microsoft.com/office/2006/metadata/properties" xmlns:ns2="69845363-25d7-46d4-b574-12d95df742d0" targetNamespace="http://schemas.microsoft.com/office/2006/metadata/properties" ma:root="true" ma:fieldsID="e6527a4d2e55aab3011f03d320e2c90b" ns2:_="">
    <xsd:import namespace="69845363-25d7-46d4-b574-12d95df742d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845363-25d7-46d4-b574-12d95df742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B06324-902D-4E31-85F1-33EA4F34785B}">
  <ds:schemaRefs>
    <ds:schemaRef ds:uri="http://schemas.microsoft.com/sharepoint/v3/contenttype/forms"/>
  </ds:schemaRefs>
</ds:datastoreItem>
</file>

<file path=customXml/itemProps2.xml><?xml version="1.0" encoding="utf-8"?>
<ds:datastoreItem xmlns:ds="http://schemas.openxmlformats.org/officeDocument/2006/customXml" ds:itemID="{7D34724E-B098-4855-84B1-791A7841F2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F612C0-BE28-4956-9C7D-24A397F20B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845363-25d7-46d4-b574-12d95df742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DE30F8-7D0C-41E9-BF9B-0C2B04D99A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17895</Words>
  <Characters>102004</Characters>
  <Application>Microsoft Office Word</Application>
  <DocSecurity>4</DocSecurity>
  <Lines>850</Lines>
  <Paragraphs>239</Paragraphs>
  <ScaleCrop>false</ScaleCrop>
  <Company/>
  <LinksUpToDate>false</LinksUpToDate>
  <CharactersWithSpaces>119660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Vladimir Jecić</dc:creator>
  <cp:keywords/>
  <dc:description/>
  <cp:lastModifiedBy>Vladimir Jecić | 2017/0079</cp:lastModifiedBy>
  <cp:revision>334</cp:revision>
  <dcterms:created xsi:type="dcterms:W3CDTF">2026-02-16T14:54:00Z</dcterms:created>
  <dcterms:modified xsi:type="dcterms:W3CDTF">2026-05-04T08:31:00Z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0x010100ED03429F9D43B34BB765C3603FA41EAA</vt:lpwstr>
  </property>
</Properties>
</file>