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84D8B" w14:textId="0E03122E" w:rsidR="000964B1" w:rsidRPr="006D7207" w:rsidRDefault="008111D8" w:rsidP="000964B1">
      <w:pPr>
        <w:jc w:val="center"/>
        <w:rPr>
          <w:rFonts w:cstheme="minorHAnsi"/>
          <w:b/>
          <w:bCs/>
          <w:sz w:val="30"/>
          <w:szCs w:val="30"/>
        </w:rPr>
      </w:pPr>
      <w:r>
        <w:rPr>
          <w:rFonts w:cstheme="minorHAnsi"/>
          <w:b/>
          <w:bCs/>
          <w:sz w:val="30"/>
          <w:szCs w:val="30"/>
        </w:rPr>
        <w:t xml:space="preserve">  </w:t>
      </w:r>
      <w:r w:rsidR="000964B1" w:rsidRPr="006D7207">
        <w:rPr>
          <w:rFonts w:cstheme="minorHAnsi"/>
          <w:b/>
          <w:bCs/>
          <w:sz w:val="30"/>
          <w:szCs w:val="30"/>
        </w:rPr>
        <w:t>Univerzitet u Beogradu</w:t>
      </w:r>
    </w:p>
    <w:p w14:paraId="7C739B58" w14:textId="77777777" w:rsidR="000964B1" w:rsidRPr="006D7207" w:rsidRDefault="000964B1" w:rsidP="000964B1">
      <w:pPr>
        <w:jc w:val="center"/>
        <w:rPr>
          <w:rFonts w:cstheme="minorHAnsi"/>
          <w:b/>
          <w:bCs/>
          <w:sz w:val="30"/>
          <w:szCs w:val="30"/>
        </w:rPr>
      </w:pPr>
      <w:r w:rsidRPr="006D7207">
        <w:rPr>
          <w:rFonts w:cstheme="minorHAnsi"/>
          <w:b/>
          <w:bCs/>
          <w:sz w:val="30"/>
          <w:szCs w:val="30"/>
        </w:rPr>
        <w:t>Fakultet organizacionih nauka</w:t>
      </w:r>
    </w:p>
    <w:p w14:paraId="7A1B749A" w14:textId="6D795E8B" w:rsidR="000964B1" w:rsidRPr="006D7207" w:rsidRDefault="009D23BE" w:rsidP="000964B1">
      <w:pPr>
        <w:spacing w:after="4000"/>
        <w:jc w:val="center"/>
        <w:rPr>
          <w:rFonts w:cstheme="minorHAnsi"/>
          <w:b/>
          <w:bCs/>
          <w:sz w:val="30"/>
          <w:szCs w:val="30"/>
        </w:rPr>
      </w:pPr>
      <w:r>
        <w:rPr>
          <w:rFonts w:cstheme="minorHAnsi"/>
          <w:b/>
          <w:bCs/>
          <w:sz w:val="30"/>
          <w:szCs w:val="30"/>
        </w:rPr>
        <w:t>Katedra za elektronsko poslovanje</w:t>
      </w:r>
    </w:p>
    <w:p w14:paraId="0A553F0B" w14:textId="415E0B18" w:rsidR="000964B1" w:rsidRPr="006D7207" w:rsidRDefault="00AE0458" w:rsidP="000964B1">
      <w:pPr>
        <w:jc w:val="center"/>
        <w:rPr>
          <w:rFonts w:cstheme="minorHAnsi"/>
          <w:sz w:val="36"/>
          <w:szCs w:val="36"/>
        </w:rPr>
      </w:pPr>
      <w:r>
        <w:rPr>
          <w:rFonts w:cstheme="minorHAnsi"/>
          <w:sz w:val="36"/>
          <w:szCs w:val="36"/>
        </w:rPr>
        <w:t>Diplomsk</w:t>
      </w:r>
      <w:r w:rsidR="000964B1" w:rsidRPr="006D7207">
        <w:rPr>
          <w:rFonts w:cstheme="minorHAnsi"/>
          <w:sz w:val="36"/>
          <w:szCs w:val="36"/>
        </w:rPr>
        <w:t>i rad iz predmeta:</w:t>
      </w:r>
    </w:p>
    <w:p w14:paraId="03604FA8" w14:textId="72BEA9CA" w:rsidR="000964B1" w:rsidRPr="006D7207" w:rsidRDefault="00253A6E" w:rsidP="000964B1">
      <w:pPr>
        <w:spacing w:after="360"/>
        <w:jc w:val="center"/>
        <w:rPr>
          <w:rFonts w:cstheme="minorHAnsi"/>
          <w:b/>
          <w:sz w:val="36"/>
          <w:szCs w:val="36"/>
        </w:rPr>
      </w:pPr>
      <w:r>
        <w:rPr>
          <w:rFonts w:cstheme="minorHAnsi"/>
          <w:b/>
          <w:sz w:val="36"/>
          <w:szCs w:val="36"/>
        </w:rPr>
        <w:t>Internet tehnologije</w:t>
      </w:r>
    </w:p>
    <w:p w14:paraId="4ABA40E3" w14:textId="577D8034" w:rsidR="000964B1" w:rsidRPr="00A61B69" w:rsidRDefault="000964B1" w:rsidP="000964B1">
      <w:pPr>
        <w:jc w:val="center"/>
        <w:rPr>
          <w:rFonts w:cstheme="minorHAnsi"/>
          <w:sz w:val="36"/>
          <w:szCs w:val="36"/>
          <w:lang w:val="sr-Cyrl-RS"/>
        </w:rPr>
      </w:pPr>
      <w:r w:rsidRPr="006D7207">
        <w:rPr>
          <w:rFonts w:cstheme="minorHAnsi"/>
          <w:sz w:val="36"/>
          <w:szCs w:val="36"/>
        </w:rPr>
        <w:t xml:space="preserve">Tema: </w:t>
      </w:r>
      <w:r w:rsidR="00A61B69" w:rsidRPr="00A61B69">
        <w:rPr>
          <w:rFonts w:cstheme="minorHAnsi"/>
          <w:b/>
          <w:bCs/>
          <w:sz w:val="36"/>
          <w:szCs w:val="36"/>
        </w:rPr>
        <w:t>Razvoj veb aplikacije za studentsku službu</w:t>
      </w:r>
    </w:p>
    <w:p w14:paraId="722AAD73" w14:textId="77777777" w:rsidR="000964B1" w:rsidRPr="00AE0458" w:rsidRDefault="000964B1" w:rsidP="000964B1">
      <w:pPr>
        <w:spacing w:after="1840"/>
        <w:jc w:val="center"/>
        <w:rPr>
          <w:rFonts w:cstheme="minorHAnsi"/>
          <w:sz w:val="30"/>
          <w:szCs w:val="30"/>
        </w:rPr>
      </w:pPr>
    </w:p>
    <w:p w14:paraId="665825DF" w14:textId="328C0349" w:rsidR="000964B1" w:rsidRPr="006D7207" w:rsidRDefault="00FD0774" w:rsidP="0054632D">
      <w:pPr>
        <w:tabs>
          <w:tab w:val="left" w:pos="6120"/>
        </w:tabs>
        <w:rPr>
          <w:rFonts w:cstheme="minorHAnsi"/>
          <w:sz w:val="30"/>
          <w:szCs w:val="30"/>
        </w:rPr>
      </w:pPr>
      <w:r w:rsidRPr="006D7207">
        <w:rPr>
          <w:rFonts w:cstheme="minorHAnsi"/>
          <w:sz w:val="30"/>
          <w:szCs w:val="30"/>
        </w:rPr>
        <w:t>Mentor</w:t>
      </w:r>
      <w:r w:rsidR="0054632D" w:rsidRPr="006D7207">
        <w:rPr>
          <w:rFonts w:cstheme="minorHAnsi"/>
          <w:sz w:val="30"/>
          <w:szCs w:val="30"/>
        </w:rPr>
        <w:t>:</w:t>
      </w:r>
      <w:r w:rsidR="0054632D" w:rsidRPr="006D7207">
        <w:rPr>
          <w:rFonts w:cstheme="minorHAnsi"/>
          <w:sz w:val="30"/>
          <w:szCs w:val="30"/>
        </w:rPr>
        <w:tab/>
        <w:t>S</w:t>
      </w:r>
      <w:r w:rsidR="000964B1" w:rsidRPr="006D7207">
        <w:rPr>
          <w:rFonts w:cstheme="minorHAnsi"/>
          <w:sz w:val="30"/>
          <w:szCs w:val="30"/>
        </w:rPr>
        <w:t xml:space="preserve">tudent: </w:t>
      </w:r>
    </w:p>
    <w:p w14:paraId="5EB1BAF2" w14:textId="19DD3BA5" w:rsidR="000964B1" w:rsidRPr="006D7207" w:rsidRDefault="00AE0458" w:rsidP="0054632D">
      <w:pPr>
        <w:tabs>
          <w:tab w:val="left" w:pos="6120"/>
          <w:tab w:val="left" w:pos="7020"/>
        </w:tabs>
        <w:spacing w:after="840"/>
        <w:rPr>
          <w:rFonts w:cstheme="minorHAnsi"/>
          <w:b/>
          <w:bCs/>
          <w:sz w:val="30"/>
          <w:szCs w:val="30"/>
        </w:rPr>
      </w:pPr>
      <w:r>
        <w:rPr>
          <w:rFonts w:cstheme="minorHAnsi"/>
          <w:sz w:val="30"/>
          <w:szCs w:val="30"/>
        </w:rPr>
        <w:t>Zorica Bogdanović</w:t>
      </w:r>
      <w:r w:rsidR="0054632D" w:rsidRPr="006D7207">
        <w:rPr>
          <w:rFonts w:cstheme="minorHAnsi"/>
          <w:sz w:val="30"/>
          <w:szCs w:val="30"/>
        </w:rPr>
        <w:tab/>
      </w:r>
      <w:r w:rsidR="00752F6B">
        <w:rPr>
          <w:rFonts w:cstheme="minorHAnsi"/>
          <w:b/>
          <w:bCs/>
          <w:sz w:val="30"/>
          <w:szCs w:val="30"/>
        </w:rPr>
        <w:t>Vladimir</w:t>
      </w:r>
      <w:r w:rsidR="000964B1" w:rsidRPr="006D7207">
        <w:rPr>
          <w:rFonts w:cstheme="minorHAnsi"/>
          <w:b/>
          <w:bCs/>
          <w:sz w:val="30"/>
          <w:szCs w:val="30"/>
        </w:rPr>
        <w:t xml:space="preserve"> </w:t>
      </w:r>
      <w:r w:rsidR="00752F6B">
        <w:rPr>
          <w:rFonts w:cstheme="minorHAnsi"/>
          <w:b/>
          <w:bCs/>
          <w:sz w:val="30"/>
          <w:szCs w:val="30"/>
        </w:rPr>
        <w:t>Jecić</w:t>
      </w:r>
      <w:r w:rsidR="000964B1" w:rsidRPr="006D7207">
        <w:rPr>
          <w:rFonts w:cstheme="minorHAnsi"/>
          <w:b/>
          <w:bCs/>
          <w:sz w:val="30"/>
          <w:szCs w:val="30"/>
        </w:rPr>
        <w:t xml:space="preserve"> </w:t>
      </w:r>
      <w:r w:rsidR="00752F6B">
        <w:rPr>
          <w:rFonts w:cstheme="minorHAnsi"/>
          <w:b/>
          <w:bCs/>
          <w:sz w:val="30"/>
          <w:szCs w:val="30"/>
        </w:rPr>
        <w:t>79</w:t>
      </w:r>
      <w:r w:rsidR="000964B1" w:rsidRPr="006D7207">
        <w:rPr>
          <w:rFonts w:cstheme="minorHAnsi"/>
          <w:b/>
          <w:bCs/>
          <w:sz w:val="30"/>
          <w:szCs w:val="30"/>
        </w:rPr>
        <w:t>/17</w:t>
      </w:r>
    </w:p>
    <w:p w14:paraId="5D34A8E7" w14:textId="5A04B6BD" w:rsidR="000964B1" w:rsidRPr="006D7207" w:rsidRDefault="000964B1" w:rsidP="000964B1">
      <w:pPr>
        <w:jc w:val="center"/>
        <w:rPr>
          <w:rFonts w:cstheme="minorHAnsi"/>
          <w:sz w:val="30"/>
          <w:szCs w:val="30"/>
        </w:rPr>
        <w:sectPr w:rsidR="000964B1" w:rsidRPr="006D7207" w:rsidSect="006246AC">
          <w:headerReference w:type="default"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pPr>
      <w:r w:rsidRPr="006D7207">
        <w:rPr>
          <w:rFonts w:cstheme="minorHAnsi"/>
          <w:sz w:val="30"/>
          <w:szCs w:val="30"/>
        </w:rPr>
        <w:t>Beograd, 202</w:t>
      </w:r>
      <w:r w:rsidR="005550F6">
        <w:rPr>
          <w:rFonts w:cstheme="minorHAnsi"/>
          <w:sz w:val="30"/>
          <w:szCs w:val="30"/>
        </w:rPr>
        <w:t>6</w:t>
      </w:r>
      <w:r w:rsidRPr="006D7207">
        <w:rPr>
          <w:rFonts w:cstheme="minorHAnsi"/>
          <w:sz w:val="30"/>
          <w:szCs w:val="30"/>
        </w:rPr>
        <w:t xml:space="preserve">. </w:t>
      </w:r>
    </w:p>
    <w:p w14:paraId="690D5A80" w14:textId="4AAC7FCD" w:rsidR="00BD0FC5" w:rsidRPr="00902E10" w:rsidRDefault="00BD0FC5" w:rsidP="003B5E02">
      <w:pPr>
        <w:pStyle w:val="TOCHeading"/>
        <w:rPr>
          <w:rStyle w:val="Hyperlink"/>
          <w:noProof/>
          <w:color w:val="2F5496" w:themeColor="accent1" w:themeShade="BF"/>
          <w:u w:val="none"/>
          <w:lang w:val="sr-Latn-RS"/>
        </w:rPr>
      </w:pPr>
      <w:r w:rsidRPr="00902E10">
        <w:rPr>
          <w:noProof/>
          <w:lang w:val="sr-Latn-RS"/>
        </w:rPr>
        <w:lastRenderedPageBreak/>
        <w:t>Sad</w:t>
      </w:r>
      <w:r>
        <w:rPr>
          <w:noProof/>
          <w:lang w:val="sr-Latn-RS"/>
        </w:rPr>
        <w:t>ržaj</w:t>
      </w:r>
    </w:p>
    <w:p w14:paraId="62275329" w14:textId="20DCC318" w:rsidR="004133CC" w:rsidRDefault="00E262ED">
      <w:pPr>
        <w:pStyle w:val="TOC1"/>
        <w:tabs>
          <w:tab w:val="left" w:pos="440"/>
        </w:tabs>
        <w:rPr>
          <w:rFonts w:eastAsiaTheme="minorEastAsia"/>
          <w:noProof/>
          <w:kern w:val="2"/>
          <w:sz w:val="24"/>
          <w:szCs w:val="24"/>
          <w:lang w:val="en-US"/>
          <w14:ligatures w14:val="standardContextual"/>
        </w:rPr>
      </w:pPr>
      <w:r w:rsidRPr="006D7207">
        <w:rPr>
          <w:rStyle w:val="Hyperlink"/>
          <w:rFonts w:cstheme="minorHAnsi"/>
          <w:noProof/>
        </w:rPr>
        <w:fldChar w:fldCharType="begin"/>
      </w:r>
      <w:r w:rsidRPr="006D7207">
        <w:rPr>
          <w:rStyle w:val="Hyperlink"/>
          <w:rFonts w:cstheme="minorHAnsi"/>
          <w:noProof/>
        </w:rPr>
        <w:instrText xml:space="preserve"> TOC \o "1-4" \h \z \u </w:instrText>
      </w:r>
      <w:r w:rsidRPr="006D7207">
        <w:rPr>
          <w:rStyle w:val="Hyperlink"/>
          <w:rFonts w:cstheme="minorHAnsi"/>
          <w:noProof/>
        </w:rPr>
        <w:fldChar w:fldCharType="separate"/>
      </w:r>
      <w:hyperlink w:anchor="_Toc220700942" w:history="1">
        <w:r w:rsidR="004133CC" w:rsidRPr="00AC60D7">
          <w:rPr>
            <w:rStyle w:val="Hyperlink"/>
            <w:noProof/>
          </w:rPr>
          <w:t>1.</w:t>
        </w:r>
        <w:r w:rsidR="004133CC">
          <w:rPr>
            <w:rFonts w:eastAsiaTheme="minorEastAsia"/>
            <w:noProof/>
            <w:kern w:val="2"/>
            <w:sz w:val="24"/>
            <w:szCs w:val="24"/>
            <w:lang w:val="en-US"/>
            <w14:ligatures w14:val="standardContextual"/>
          </w:rPr>
          <w:tab/>
        </w:r>
        <w:r w:rsidR="004133CC" w:rsidRPr="00AC60D7">
          <w:rPr>
            <w:rStyle w:val="Hyperlink"/>
            <w:noProof/>
          </w:rPr>
          <w:t>Uvod</w:t>
        </w:r>
        <w:r w:rsidR="004133CC">
          <w:rPr>
            <w:noProof/>
            <w:webHidden/>
          </w:rPr>
          <w:tab/>
        </w:r>
        <w:r w:rsidR="004133CC">
          <w:rPr>
            <w:noProof/>
            <w:webHidden/>
          </w:rPr>
          <w:fldChar w:fldCharType="begin"/>
        </w:r>
        <w:r w:rsidR="004133CC">
          <w:rPr>
            <w:noProof/>
            <w:webHidden/>
          </w:rPr>
          <w:instrText xml:space="preserve"> PAGEREF _Toc220700942 \h </w:instrText>
        </w:r>
        <w:r w:rsidR="004133CC">
          <w:rPr>
            <w:noProof/>
            <w:webHidden/>
          </w:rPr>
        </w:r>
        <w:r w:rsidR="004133CC">
          <w:rPr>
            <w:noProof/>
            <w:webHidden/>
          </w:rPr>
          <w:fldChar w:fldCharType="separate"/>
        </w:r>
        <w:r w:rsidR="004133CC">
          <w:rPr>
            <w:noProof/>
            <w:webHidden/>
          </w:rPr>
          <w:t>7</w:t>
        </w:r>
        <w:r w:rsidR="004133CC">
          <w:rPr>
            <w:noProof/>
            <w:webHidden/>
          </w:rPr>
          <w:fldChar w:fldCharType="end"/>
        </w:r>
      </w:hyperlink>
    </w:p>
    <w:p w14:paraId="19AE29A2" w14:textId="25AA57C3" w:rsidR="004133CC" w:rsidRDefault="004133CC">
      <w:pPr>
        <w:pStyle w:val="TOC1"/>
        <w:rPr>
          <w:rFonts w:eastAsiaTheme="minorEastAsia"/>
          <w:noProof/>
          <w:kern w:val="2"/>
          <w:sz w:val="24"/>
          <w:szCs w:val="24"/>
          <w:lang w:val="en-US"/>
          <w14:ligatures w14:val="standardContextual"/>
        </w:rPr>
      </w:pPr>
      <w:hyperlink w:anchor="_Toc220700943" w:history="1">
        <w:r w:rsidRPr="00AC60D7">
          <w:rPr>
            <w:rStyle w:val="Hyperlink"/>
            <w:noProof/>
          </w:rPr>
          <w:t>2. Projektovanje arhitekture softvera</w:t>
        </w:r>
        <w:r>
          <w:rPr>
            <w:noProof/>
            <w:webHidden/>
          </w:rPr>
          <w:tab/>
        </w:r>
        <w:r>
          <w:rPr>
            <w:noProof/>
            <w:webHidden/>
          </w:rPr>
          <w:fldChar w:fldCharType="begin"/>
        </w:r>
        <w:r>
          <w:rPr>
            <w:noProof/>
            <w:webHidden/>
          </w:rPr>
          <w:instrText xml:space="preserve"> PAGEREF _Toc220700943 \h </w:instrText>
        </w:r>
        <w:r>
          <w:rPr>
            <w:noProof/>
            <w:webHidden/>
          </w:rPr>
        </w:r>
        <w:r>
          <w:rPr>
            <w:noProof/>
            <w:webHidden/>
          </w:rPr>
          <w:fldChar w:fldCharType="separate"/>
        </w:r>
        <w:r>
          <w:rPr>
            <w:noProof/>
            <w:webHidden/>
          </w:rPr>
          <w:t>7</w:t>
        </w:r>
        <w:r>
          <w:rPr>
            <w:noProof/>
            <w:webHidden/>
          </w:rPr>
          <w:fldChar w:fldCharType="end"/>
        </w:r>
      </w:hyperlink>
    </w:p>
    <w:p w14:paraId="497FE83E" w14:textId="756E0561"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0944" w:history="1">
        <w:r w:rsidRPr="00AC60D7">
          <w:rPr>
            <w:rStyle w:val="Hyperlink"/>
            <w:noProof/>
          </w:rPr>
          <w:t>2.1 Analiza zahteva</w:t>
        </w:r>
        <w:r>
          <w:rPr>
            <w:noProof/>
            <w:webHidden/>
          </w:rPr>
          <w:tab/>
        </w:r>
        <w:r>
          <w:rPr>
            <w:noProof/>
            <w:webHidden/>
          </w:rPr>
          <w:fldChar w:fldCharType="begin"/>
        </w:r>
        <w:r>
          <w:rPr>
            <w:noProof/>
            <w:webHidden/>
          </w:rPr>
          <w:instrText xml:space="preserve"> PAGEREF _Toc220700944 \h </w:instrText>
        </w:r>
        <w:r>
          <w:rPr>
            <w:noProof/>
            <w:webHidden/>
          </w:rPr>
        </w:r>
        <w:r>
          <w:rPr>
            <w:noProof/>
            <w:webHidden/>
          </w:rPr>
          <w:fldChar w:fldCharType="separate"/>
        </w:r>
        <w:r>
          <w:rPr>
            <w:noProof/>
            <w:webHidden/>
          </w:rPr>
          <w:t>9</w:t>
        </w:r>
        <w:r>
          <w:rPr>
            <w:noProof/>
            <w:webHidden/>
          </w:rPr>
          <w:fldChar w:fldCharType="end"/>
        </w:r>
      </w:hyperlink>
    </w:p>
    <w:p w14:paraId="4AFD7BCC" w14:textId="33C96450"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45" w:history="1">
        <w:r w:rsidRPr="00AC60D7">
          <w:rPr>
            <w:rStyle w:val="Hyperlink"/>
            <w:noProof/>
          </w:rPr>
          <w:t>2.1.1 Funkcionalni zahtevi</w:t>
        </w:r>
        <w:r>
          <w:rPr>
            <w:noProof/>
            <w:webHidden/>
          </w:rPr>
          <w:tab/>
        </w:r>
        <w:r>
          <w:rPr>
            <w:noProof/>
            <w:webHidden/>
          </w:rPr>
          <w:fldChar w:fldCharType="begin"/>
        </w:r>
        <w:r>
          <w:rPr>
            <w:noProof/>
            <w:webHidden/>
          </w:rPr>
          <w:instrText xml:space="preserve"> PAGEREF _Toc220700945 \h </w:instrText>
        </w:r>
        <w:r>
          <w:rPr>
            <w:noProof/>
            <w:webHidden/>
          </w:rPr>
        </w:r>
        <w:r>
          <w:rPr>
            <w:noProof/>
            <w:webHidden/>
          </w:rPr>
          <w:fldChar w:fldCharType="separate"/>
        </w:r>
        <w:r>
          <w:rPr>
            <w:noProof/>
            <w:webHidden/>
          </w:rPr>
          <w:t>10</w:t>
        </w:r>
        <w:r>
          <w:rPr>
            <w:noProof/>
            <w:webHidden/>
          </w:rPr>
          <w:fldChar w:fldCharType="end"/>
        </w:r>
      </w:hyperlink>
    </w:p>
    <w:p w14:paraId="798322D0" w14:textId="17B8C869"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46" w:history="1">
        <w:r w:rsidRPr="00AC60D7">
          <w:rPr>
            <w:rStyle w:val="Hyperlink"/>
            <w:noProof/>
          </w:rPr>
          <w:t>2.1.2 Atributi kvaliteta</w:t>
        </w:r>
        <w:r>
          <w:rPr>
            <w:noProof/>
            <w:webHidden/>
          </w:rPr>
          <w:tab/>
        </w:r>
        <w:r>
          <w:rPr>
            <w:noProof/>
            <w:webHidden/>
          </w:rPr>
          <w:fldChar w:fldCharType="begin"/>
        </w:r>
        <w:r>
          <w:rPr>
            <w:noProof/>
            <w:webHidden/>
          </w:rPr>
          <w:instrText xml:space="preserve"> PAGEREF _Toc220700946 \h </w:instrText>
        </w:r>
        <w:r>
          <w:rPr>
            <w:noProof/>
            <w:webHidden/>
          </w:rPr>
        </w:r>
        <w:r>
          <w:rPr>
            <w:noProof/>
            <w:webHidden/>
          </w:rPr>
          <w:fldChar w:fldCharType="separate"/>
        </w:r>
        <w:r>
          <w:rPr>
            <w:noProof/>
            <w:webHidden/>
          </w:rPr>
          <w:t>13</w:t>
        </w:r>
        <w:r>
          <w:rPr>
            <w:noProof/>
            <w:webHidden/>
          </w:rPr>
          <w:fldChar w:fldCharType="end"/>
        </w:r>
      </w:hyperlink>
    </w:p>
    <w:p w14:paraId="36DB805F" w14:textId="72C3C881" w:rsidR="004133CC" w:rsidRDefault="004133CC">
      <w:pPr>
        <w:pStyle w:val="TOC4"/>
        <w:tabs>
          <w:tab w:val="right" w:leader="dot" w:pos="9350"/>
        </w:tabs>
        <w:rPr>
          <w:rFonts w:eastAsiaTheme="minorEastAsia"/>
          <w:noProof/>
          <w:kern w:val="2"/>
          <w:sz w:val="24"/>
          <w:szCs w:val="24"/>
          <w:lang w:val="en-US"/>
          <w14:ligatures w14:val="standardContextual"/>
        </w:rPr>
      </w:pPr>
      <w:hyperlink w:anchor="_Toc220700947" w:history="1">
        <w:r w:rsidRPr="00AC60D7">
          <w:rPr>
            <w:rStyle w:val="Hyperlink"/>
            <w:noProof/>
          </w:rPr>
          <w:t>2.1.2.1 arc42 Quality Model (Q42)</w:t>
        </w:r>
        <w:r>
          <w:rPr>
            <w:noProof/>
            <w:webHidden/>
          </w:rPr>
          <w:tab/>
        </w:r>
        <w:r>
          <w:rPr>
            <w:noProof/>
            <w:webHidden/>
          </w:rPr>
          <w:fldChar w:fldCharType="begin"/>
        </w:r>
        <w:r>
          <w:rPr>
            <w:noProof/>
            <w:webHidden/>
          </w:rPr>
          <w:instrText xml:space="preserve"> PAGEREF _Toc220700947 \h </w:instrText>
        </w:r>
        <w:r>
          <w:rPr>
            <w:noProof/>
            <w:webHidden/>
          </w:rPr>
        </w:r>
        <w:r>
          <w:rPr>
            <w:noProof/>
            <w:webHidden/>
          </w:rPr>
          <w:fldChar w:fldCharType="separate"/>
        </w:r>
        <w:r>
          <w:rPr>
            <w:noProof/>
            <w:webHidden/>
          </w:rPr>
          <w:t>15</w:t>
        </w:r>
        <w:r>
          <w:rPr>
            <w:noProof/>
            <w:webHidden/>
          </w:rPr>
          <w:fldChar w:fldCharType="end"/>
        </w:r>
      </w:hyperlink>
    </w:p>
    <w:p w14:paraId="1DD88B44" w14:textId="2175DF5F"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0948" w:history="1">
        <w:r w:rsidRPr="00AC60D7">
          <w:rPr>
            <w:rStyle w:val="Hyperlink"/>
            <w:noProof/>
          </w:rPr>
          <w:t>2.2 Projektovanje interfejsa</w:t>
        </w:r>
        <w:r>
          <w:rPr>
            <w:noProof/>
            <w:webHidden/>
          </w:rPr>
          <w:tab/>
        </w:r>
        <w:r>
          <w:rPr>
            <w:noProof/>
            <w:webHidden/>
          </w:rPr>
          <w:fldChar w:fldCharType="begin"/>
        </w:r>
        <w:r>
          <w:rPr>
            <w:noProof/>
            <w:webHidden/>
          </w:rPr>
          <w:instrText xml:space="preserve"> PAGEREF _Toc220700948 \h </w:instrText>
        </w:r>
        <w:r>
          <w:rPr>
            <w:noProof/>
            <w:webHidden/>
          </w:rPr>
        </w:r>
        <w:r>
          <w:rPr>
            <w:noProof/>
            <w:webHidden/>
          </w:rPr>
          <w:fldChar w:fldCharType="separate"/>
        </w:r>
        <w:r>
          <w:rPr>
            <w:noProof/>
            <w:webHidden/>
          </w:rPr>
          <w:t>16</w:t>
        </w:r>
        <w:r>
          <w:rPr>
            <w:noProof/>
            <w:webHidden/>
          </w:rPr>
          <w:fldChar w:fldCharType="end"/>
        </w:r>
      </w:hyperlink>
    </w:p>
    <w:p w14:paraId="17635F83" w14:textId="1FB8C4AE"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49" w:history="1">
        <w:r w:rsidRPr="00AC60D7">
          <w:rPr>
            <w:rStyle w:val="Hyperlink"/>
            <w:noProof/>
          </w:rPr>
          <w:t>2.2.1 Paterni arhitekture API</w:t>
        </w:r>
        <w:r>
          <w:rPr>
            <w:noProof/>
            <w:webHidden/>
          </w:rPr>
          <w:tab/>
        </w:r>
        <w:r>
          <w:rPr>
            <w:noProof/>
            <w:webHidden/>
          </w:rPr>
          <w:fldChar w:fldCharType="begin"/>
        </w:r>
        <w:r>
          <w:rPr>
            <w:noProof/>
            <w:webHidden/>
          </w:rPr>
          <w:instrText xml:space="preserve"> PAGEREF _Toc220700949 \h </w:instrText>
        </w:r>
        <w:r>
          <w:rPr>
            <w:noProof/>
            <w:webHidden/>
          </w:rPr>
        </w:r>
        <w:r>
          <w:rPr>
            <w:noProof/>
            <w:webHidden/>
          </w:rPr>
          <w:fldChar w:fldCharType="separate"/>
        </w:r>
        <w:r>
          <w:rPr>
            <w:noProof/>
            <w:webHidden/>
          </w:rPr>
          <w:t>16</w:t>
        </w:r>
        <w:r>
          <w:rPr>
            <w:noProof/>
            <w:webHidden/>
          </w:rPr>
          <w:fldChar w:fldCharType="end"/>
        </w:r>
      </w:hyperlink>
    </w:p>
    <w:p w14:paraId="5A53D3B8" w14:textId="47C2D3F6"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50" w:history="1">
        <w:r w:rsidRPr="00AC60D7">
          <w:rPr>
            <w:rStyle w:val="Hyperlink"/>
            <w:noProof/>
          </w:rPr>
          <w:t>2.2.2 API Arhitekturalni stilovi i protokoli</w:t>
        </w:r>
        <w:r>
          <w:rPr>
            <w:noProof/>
            <w:webHidden/>
          </w:rPr>
          <w:tab/>
        </w:r>
        <w:r>
          <w:rPr>
            <w:noProof/>
            <w:webHidden/>
          </w:rPr>
          <w:fldChar w:fldCharType="begin"/>
        </w:r>
        <w:r>
          <w:rPr>
            <w:noProof/>
            <w:webHidden/>
          </w:rPr>
          <w:instrText xml:space="preserve"> PAGEREF _Toc220700950 \h </w:instrText>
        </w:r>
        <w:r>
          <w:rPr>
            <w:noProof/>
            <w:webHidden/>
          </w:rPr>
        </w:r>
        <w:r>
          <w:rPr>
            <w:noProof/>
            <w:webHidden/>
          </w:rPr>
          <w:fldChar w:fldCharType="separate"/>
        </w:r>
        <w:r>
          <w:rPr>
            <w:noProof/>
            <w:webHidden/>
          </w:rPr>
          <w:t>17</w:t>
        </w:r>
        <w:r>
          <w:rPr>
            <w:noProof/>
            <w:webHidden/>
          </w:rPr>
          <w:fldChar w:fldCharType="end"/>
        </w:r>
      </w:hyperlink>
    </w:p>
    <w:p w14:paraId="5CEE1D59" w14:textId="77FE8992"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0951" w:history="1">
        <w:r w:rsidRPr="00AC60D7">
          <w:rPr>
            <w:rStyle w:val="Hyperlink"/>
            <w:noProof/>
          </w:rPr>
          <w:t>2.3 Metodološki okviri za projektovanja arhitekture softvera</w:t>
        </w:r>
        <w:r>
          <w:rPr>
            <w:noProof/>
            <w:webHidden/>
          </w:rPr>
          <w:tab/>
        </w:r>
        <w:r>
          <w:rPr>
            <w:noProof/>
            <w:webHidden/>
          </w:rPr>
          <w:fldChar w:fldCharType="begin"/>
        </w:r>
        <w:r>
          <w:rPr>
            <w:noProof/>
            <w:webHidden/>
          </w:rPr>
          <w:instrText xml:space="preserve"> PAGEREF _Toc220700951 \h </w:instrText>
        </w:r>
        <w:r>
          <w:rPr>
            <w:noProof/>
            <w:webHidden/>
          </w:rPr>
        </w:r>
        <w:r>
          <w:rPr>
            <w:noProof/>
            <w:webHidden/>
          </w:rPr>
          <w:fldChar w:fldCharType="separate"/>
        </w:r>
        <w:r>
          <w:rPr>
            <w:noProof/>
            <w:webHidden/>
          </w:rPr>
          <w:t>18</w:t>
        </w:r>
        <w:r>
          <w:rPr>
            <w:noProof/>
            <w:webHidden/>
          </w:rPr>
          <w:fldChar w:fldCharType="end"/>
        </w:r>
      </w:hyperlink>
    </w:p>
    <w:p w14:paraId="35E8C190" w14:textId="7A6BE99E"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52" w:history="1">
        <w:r w:rsidRPr="00AC60D7">
          <w:rPr>
            <w:rStyle w:val="Hyperlink"/>
            <w:noProof/>
          </w:rPr>
          <w:t>2.3.1 Acr42</w:t>
        </w:r>
        <w:r>
          <w:rPr>
            <w:noProof/>
            <w:webHidden/>
          </w:rPr>
          <w:tab/>
        </w:r>
        <w:r>
          <w:rPr>
            <w:noProof/>
            <w:webHidden/>
          </w:rPr>
          <w:fldChar w:fldCharType="begin"/>
        </w:r>
        <w:r>
          <w:rPr>
            <w:noProof/>
            <w:webHidden/>
          </w:rPr>
          <w:instrText xml:space="preserve"> PAGEREF _Toc220700952 \h </w:instrText>
        </w:r>
        <w:r>
          <w:rPr>
            <w:noProof/>
            <w:webHidden/>
          </w:rPr>
        </w:r>
        <w:r>
          <w:rPr>
            <w:noProof/>
            <w:webHidden/>
          </w:rPr>
          <w:fldChar w:fldCharType="separate"/>
        </w:r>
        <w:r>
          <w:rPr>
            <w:noProof/>
            <w:webHidden/>
          </w:rPr>
          <w:t>18</w:t>
        </w:r>
        <w:r>
          <w:rPr>
            <w:noProof/>
            <w:webHidden/>
          </w:rPr>
          <w:fldChar w:fldCharType="end"/>
        </w:r>
      </w:hyperlink>
    </w:p>
    <w:p w14:paraId="3D56902C" w14:textId="0A6DA97D"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53" w:history="1">
        <w:r w:rsidRPr="00AC60D7">
          <w:rPr>
            <w:rStyle w:val="Hyperlink"/>
            <w:noProof/>
          </w:rPr>
          <w:t>2.3.2 4+1 View Model</w:t>
        </w:r>
        <w:r>
          <w:rPr>
            <w:noProof/>
            <w:webHidden/>
          </w:rPr>
          <w:tab/>
        </w:r>
        <w:r>
          <w:rPr>
            <w:noProof/>
            <w:webHidden/>
          </w:rPr>
          <w:fldChar w:fldCharType="begin"/>
        </w:r>
        <w:r>
          <w:rPr>
            <w:noProof/>
            <w:webHidden/>
          </w:rPr>
          <w:instrText xml:space="preserve"> PAGEREF _Toc220700953 \h </w:instrText>
        </w:r>
        <w:r>
          <w:rPr>
            <w:noProof/>
            <w:webHidden/>
          </w:rPr>
        </w:r>
        <w:r>
          <w:rPr>
            <w:noProof/>
            <w:webHidden/>
          </w:rPr>
          <w:fldChar w:fldCharType="separate"/>
        </w:r>
        <w:r>
          <w:rPr>
            <w:noProof/>
            <w:webHidden/>
          </w:rPr>
          <w:t>25</w:t>
        </w:r>
        <w:r>
          <w:rPr>
            <w:noProof/>
            <w:webHidden/>
          </w:rPr>
          <w:fldChar w:fldCharType="end"/>
        </w:r>
      </w:hyperlink>
    </w:p>
    <w:p w14:paraId="3CE5C02D" w14:textId="5CE09C3B"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54" w:history="1">
        <w:r w:rsidRPr="00AC60D7">
          <w:rPr>
            <w:rStyle w:val="Hyperlink"/>
            <w:noProof/>
          </w:rPr>
          <w:t>2.3.3 Software Architecture Inception Canvas</w:t>
        </w:r>
        <w:r>
          <w:rPr>
            <w:noProof/>
            <w:webHidden/>
          </w:rPr>
          <w:tab/>
        </w:r>
        <w:r>
          <w:rPr>
            <w:noProof/>
            <w:webHidden/>
          </w:rPr>
          <w:fldChar w:fldCharType="begin"/>
        </w:r>
        <w:r>
          <w:rPr>
            <w:noProof/>
            <w:webHidden/>
          </w:rPr>
          <w:instrText xml:space="preserve"> PAGEREF _Toc220700954 \h </w:instrText>
        </w:r>
        <w:r>
          <w:rPr>
            <w:noProof/>
            <w:webHidden/>
          </w:rPr>
        </w:r>
        <w:r>
          <w:rPr>
            <w:noProof/>
            <w:webHidden/>
          </w:rPr>
          <w:fldChar w:fldCharType="separate"/>
        </w:r>
        <w:r>
          <w:rPr>
            <w:noProof/>
            <w:webHidden/>
          </w:rPr>
          <w:t>26</w:t>
        </w:r>
        <w:r>
          <w:rPr>
            <w:noProof/>
            <w:webHidden/>
          </w:rPr>
          <w:fldChar w:fldCharType="end"/>
        </w:r>
      </w:hyperlink>
    </w:p>
    <w:p w14:paraId="550A502B" w14:textId="4F20E874"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0955" w:history="1">
        <w:r w:rsidRPr="00AC60D7">
          <w:rPr>
            <w:rStyle w:val="Hyperlink"/>
            <w:noProof/>
          </w:rPr>
          <w:t>2.4 Detaljno Projektovanje</w:t>
        </w:r>
        <w:r>
          <w:rPr>
            <w:noProof/>
            <w:webHidden/>
          </w:rPr>
          <w:tab/>
        </w:r>
        <w:r>
          <w:rPr>
            <w:noProof/>
            <w:webHidden/>
          </w:rPr>
          <w:fldChar w:fldCharType="begin"/>
        </w:r>
        <w:r>
          <w:rPr>
            <w:noProof/>
            <w:webHidden/>
          </w:rPr>
          <w:instrText xml:space="preserve"> PAGEREF _Toc220700955 \h </w:instrText>
        </w:r>
        <w:r>
          <w:rPr>
            <w:noProof/>
            <w:webHidden/>
          </w:rPr>
        </w:r>
        <w:r>
          <w:rPr>
            <w:noProof/>
            <w:webHidden/>
          </w:rPr>
          <w:fldChar w:fldCharType="separate"/>
        </w:r>
        <w:r>
          <w:rPr>
            <w:noProof/>
            <w:webHidden/>
          </w:rPr>
          <w:t>27</w:t>
        </w:r>
        <w:r>
          <w:rPr>
            <w:noProof/>
            <w:webHidden/>
          </w:rPr>
          <w:fldChar w:fldCharType="end"/>
        </w:r>
      </w:hyperlink>
    </w:p>
    <w:p w14:paraId="07B268F3" w14:textId="75FFA680"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0956" w:history="1">
        <w:r w:rsidRPr="00AC60D7">
          <w:rPr>
            <w:rStyle w:val="Hyperlink"/>
            <w:noProof/>
          </w:rPr>
          <w:t>2.4.1 Opis zahteva pomoću modela slučajeva korišćenja</w:t>
        </w:r>
        <w:r>
          <w:rPr>
            <w:noProof/>
            <w:webHidden/>
          </w:rPr>
          <w:tab/>
        </w:r>
        <w:r>
          <w:rPr>
            <w:noProof/>
            <w:webHidden/>
          </w:rPr>
          <w:fldChar w:fldCharType="begin"/>
        </w:r>
        <w:r>
          <w:rPr>
            <w:noProof/>
            <w:webHidden/>
          </w:rPr>
          <w:instrText xml:space="preserve"> PAGEREF _Toc220700956 \h </w:instrText>
        </w:r>
        <w:r>
          <w:rPr>
            <w:noProof/>
            <w:webHidden/>
          </w:rPr>
        </w:r>
        <w:r>
          <w:rPr>
            <w:noProof/>
            <w:webHidden/>
          </w:rPr>
          <w:fldChar w:fldCharType="separate"/>
        </w:r>
        <w:r>
          <w:rPr>
            <w:noProof/>
            <w:webHidden/>
          </w:rPr>
          <w:t>27</w:t>
        </w:r>
        <w:r>
          <w:rPr>
            <w:noProof/>
            <w:webHidden/>
          </w:rPr>
          <w:fldChar w:fldCharType="end"/>
        </w:r>
      </w:hyperlink>
    </w:p>
    <w:p w14:paraId="6270F842" w14:textId="7739567C"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0957" w:history="1">
        <w:r w:rsidRPr="00AC60D7">
          <w:rPr>
            <w:rStyle w:val="Hyperlink"/>
            <w:noProof/>
          </w:rPr>
          <w:t>2.4.2 Opis ponašanja sistema korišćenjem sequence dijagrama</w:t>
        </w:r>
        <w:r>
          <w:rPr>
            <w:noProof/>
            <w:webHidden/>
          </w:rPr>
          <w:tab/>
        </w:r>
        <w:r>
          <w:rPr>
            <w:noProof/>
            <w:webHidden/>
          </w:rPr>
          <w:fldChar w:fldCharType="begin"/>
        </w:r>
        <w:r>
          <w:rPr>
            <w:noProof/>
            <w:webHidden/>
          </w:rPr>
          <w:instrText xml:space="preserve"> PAGEREF _Toc220700957 \h </w:instrText>
        </w:r>
        <w:r>
          <w:rPr>
            <w:noProof/>
            <w:webHidden/>
          </w:rPr>
        </w:r>
        <w:r>
          <w:rPr>
            <w:noProof/>
            <w:webHidden/>
          </w:rPr>
          <w:fldChar w:fldCharType="separate"/>
        </w:r>
        <w:r>
          <w:rPr>
            <w:noProof/>
            <w:webHidden/>
          </w:rPr>
          <w:t>28</w:t>
        </w:r>
        <w:r>
          <w:rPr>
            <w:noProof/>
            <w:webHidden/>
          </w:rPr>
          <w:fldChar w:fldCharType="end"/>
        </w:r>
      </w:hyperlink>
    </w:p>
    <w:p w14:paraId="22F0EED8" w14:textId="40BA09CA" w:rsidR="004133CC" w:rsidRDefault="004133CC">
      <w:pPr>
        <w:pStyle w:val="TOC1"/>
        <w:rPr>
          <w:rFonts w:eastAsiaTheme="minorEastAsia"/>
          <w:noProof/>
          <w:kern w:val="2"/>
          <w:sz w:val="24"/>
          <w:szCs w:val="24"/>
          <w:lang w:val="en-US"/>
          <w14:ligatures w14:val="standardContextual"/>
        </w:rPr>
      </w:pPr>
      <w:hyperlink w:anchor="_Toc220700958" w:history="1">
        <w:r w:rsidRPr="00AC60D7">
          <w:rPr>
            <w:rStyle w:val="Hyperlink"/>
            <w:noProof/>
          </w:rPr>
          <w:t>3. Studijki primer - projektovanje rešenja</w:t>
        </w:r>
        <w:r>
          <w:rPr>
            <w:noProof/>
            <w:webHidden/>
          </w:rPr>
          <w:tab/>
        </w:r>
        <w:r>
          <w:rPr>
            <w:noProof/>
            <w:webHidden/>
          </w:rPr>
          <w:fldChar w:fldCharType="begin"/>
        </w:r>
        <w:r>
          <w:rPr>
            <w:noProof/>
            <w:webHidden/>
          </w:rPr>
          <w:instrText xml:space="preserve"> PAGEREF _Toc220700958 \h </w:instrText>
        </w:r>
        <w:r>
          <w:rPr>
            <w:noProof/>
            <w:webHidden/>
          </w:rPr>
        </w:r>
        <w:r>
          <w:rPr>
            <w:noProof/>
            <w:webHidden/>
          </w:rPr>
          <w:fldChar w:fldCharType="separate"/>
        </w:r>
        <w:r>
          <w:rPr>
            <w:noProof/>
            <w:webHidden/>
          </w:rPr>
          <w:t>29</w:t>
        </w:r>
        <w:r>
          <w:rPr>
            <w:noProof/>
            <w:webHidden/>
          </w:rPr>
          <w:fldChar w:fldCharType="end"/>
        </w:r>
      </w:hyperlink>
    </w:p>
    <w:p w14:paraId="10079968" w14:textId="4226AF58"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0959" w:history="1">
        <w:r w:rsidRPr="00AC60D7">
          <w:rPr>
            <w:rStyle w:val="Hyperlink"/>
            <w:noProof/>
          </w:rPr>
          <w:t>3.1 Uvod i ciljevi</w:t>
        </w:r>
        <w:r>
          <w:rPr>
            <w:noProof/>
            <w:webHidden/>
          </w:rPr>
          <w:tab/>
        </w:r>
        <w:r>
          <w:rPr>
            <w:noProof/>
            <w:webHidden/>
          </w:rPr>
          <w:fldChar w:fldCharType="begin"/>
        </w:r>
        <w:r>
          <w:rPr>
            <w:noProof/>
            <w:webHidden/>
          </w:rPr>
          <w:instrText xml:space="preserve"> PAGEREF _Toc220700959 \h </w:instrText>
        </w:r>
        <w:r>
          <w:rPr>
            <w:noProof/>
            <w:webHidden/>
          </w:rPr>
        </w:r>
        <w:r>
          <w:rPr>
            <w:noProof/>
            <w:webHidden/>
          </w:rPr>
          <w:fldChar w:fldCharType="separate"/>
        </w:r>
        <w:r>
          <w:rPr>
            <w:noProof/>
            <w:webHidden/>
          </w:rPr>
          <w:t>29</w:t>
        </w:r>
        <w:r>
          <w:rPr>
            <w:noProof/>
            <w:webHidden/>
          </w:rPr>
          <w:fldChar w:fldCharType="end"/>
        </w:r>
      </w:hyperlink>
    </w:p>
    <w:p w14:paraId="0E94E275" w14:textId="62473A55"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60" w:history="1">
        <w:r w:rsidRPr="00AC60D7">
          <w:rPr>
            <w:rStyle w:val="Hyperlink"/>
            <w:noProof/>
            <w:lang w:val="en-US"/>
          </w:rPr>
          <w:t>3.1.1 Pregled zahteva</w:t>
        </w:r>
        <w:r>
          <w:rPr>
            <w:noProof/>
            <w:webHidden/>
          </w:rPr>
          <w:tab/>
        </w:r>
        <w:r>
          <w:rPr>
            <w:noProof/>
            <w:webHidden/>
          </w:rPr>
          <w:fldChar w:fldCharType="begin"/>
        </w:r>
        <w:r>
          <w:rPr>
            <w:noProof/>
            <w:webHidden/>
          </w:rPr>
          <w:instrText xml:space="preserve"> PAGEREF _Toc220700960 \h </w:instrText>
        </w:r>
        <w:r>
          <w:rPr>
            <w:noProof/>
            <w:webHidden/>
          </w:rPr>
        </w:r>
        <w:r>
          <w:rPr>
            <w:noProof/>
            <w:webHidden/>
          </w:rPr>
          <w:fldChar w:fldCharType="separate"/>
        </w:r>
        <w:r>
          <w:rPr>
            <w:noProof/>
            <w:webHidden/>
          </w:rPr>
          <w:t>30</w:t>
        </w:r>
        <w:r>
          <w:rPr>
            <w:noProof/>
            <w:webHidden/>
          </w:rPr>
          <w:fldChar w:fldCharType="end"/>
        </w:r>
      </w:hyperlink>
    </w:p>
    <w:p w14:paraId="00C05469" w14:textId="4AA0B106"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61" w:history="1">
        <w:r w:rsidRPr="00AC60D7">
          <w:rPr>
            <w:rStyle w:val="Hyperlink"/>
            <w:noProof/>
            <w:lang w:val="en-US"/>
          </w:rPr>
          <w:t>3.1.2 Ciljevi kvaliteta i Stejkholderi</w:t>
        </w:r>
        <w:r>
          <w:rPr>
            <w:noProof/>
            <w:webHidden/>
          </w:rPr>
          <w:tab/>
        </w:r>
        <w:r>
          <w:rPr>
            <w:noProof/>
            <w:webHidden/>
          </w:rPr>
          <w:fldChar w:fldCharType="begin"/>
        </w:r>
        <w:r>
          <w:rPr>
            <w:noProof/>
            <w:webHidden/>
          </w:rPr>
          <w:instrText xml:space="preserve"> PAGEREF _Toc220700961 \h </w:instrText>
        </w:r>
        <w:r>
          <w:rPr>
            <w:noProof/>
            <w:webHidden/>
          </w:rPr>
        </w:r>
        <w:r>
          <w:rPr>
            <w:noProof/>
            <w:webHidden/>
          </w:rPr>
          <w:fldChar w:fldCharType="separate"/>
        </w:r>
        <w:r>
          <w:rPr>
            <w:noProof/>
            <w:webHidden/>
          </w:rPr>
          <w:t>30</w:t>
        </w:r>
        <w:r>
          <w:rPr>
            <w:noProof/>
            <w:webHidden/>
          </w:rPr>
          <w:fldChar w:fldCharType="end"/>
        </w:r>
      </w:hyperlink>
    </w:p>
    <w:p w14:paraId="6D72F292" w14:textId="46B16477"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0962" w:history="1">
        <w:r w:rsidRPr="00AC60D7">
          <w:rPr>
            <w:rStyle w:val="Hyperlink"/>
            <w:noProof/>
          </w:rPr>
          <w:t>3.2. Ograničenja</w:t>
        </w:r>
        <w:r>
          <w:rPr>
            <w:noProof/>
            <w:webHidden/>
          </w:rPr>
          <w:tab/>
        </w:r>
        <w:r>
          <w:rPr>
            <w:noProof/>
            <w:webHidden/>
          </w:rPr>
          <w:fldChar w:fldCharType="begin"/>
        </w:r>
        <w:r>
          <w:rPr>
            <w:noProof/>
            <w:webHidden/>
          </w:rPr>
          <w:instrText xml:space="preserve"> PAGEREF _Toc220700962 \h </w:instrText>
        </w:r>
        <w:r>
          <w:rPr>
            <w:noProof/>
            <w:webHidden/>
          </w:rPr>
        </w:r>
        <w:r>
          <w:rPr>
            <w:noProof/>
            <w:webHidden/>
          </w:rPr>
          <w:fldChar w:fldCharType="separate"/>
        </w:r>
        <w:r>
          <w:rPr>
            <w:noProof/>
            <w:webHidden/>
          </w:rPr>
          <w:t>31</w:t>
        </w:r>
        <w:r>
          <w:rPr>
            <w:noProof/>
            <w:webHidden/>
          </w:rPr>
          <w:fldChar w:fldCharType="end"/>
        </w:r>
      </w:hyperlink>
    </w:p>
    <w:p w14:paraId="6DD0AE3E" w14:textId="19A08050"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63" w:history="1">
        <w:r w:rsidRPr="00AC60D7">
          <w:rPr>
            <w:rStyle w:val="Hyperlink"/>
            <w:noProof/>
            <w:lang w:val="en-US"/>
          </w:rPr>
          <w:t>3.2.1 Tehni</w:t>
        </w:r>
        <w:r w:rsidRPr="00AC60D7">
          <w:rPr>
            <w:rStyle w:val="Hyperlink"/>
            <w:noProof/>
          </w:rPr>
          <w:t>čka ograničenja</w:t>
        </w:r>
        <w:r>
          <w:rPr>
            <w:noProof/>
            <w:webHidden/>
          </w:rPr>
          <w:tab/>
        </w:r>
        <w:r>
          <w:rPr>
            <w:noProof/>
            <w:webHidden/>
          </w:rPr>
          <w:fldChar w:fldCharType="begin"/>
        </w:r>
        <w:r>
          <w:rPr>
            <w:noProof/>
            <w:webHidden/>
          </w:rPr>
          <w:instrText xml:space="preserve"> PAGEREF _Toc220700963 \h </w:instrText>
        </w:r>
        <w:r>
          <w:rPr>
            <w:noProof/>
            <w:webHidden/>
          </w:rPr>
        </w:r>
        <w:r>
          <w:rPr>
            <w:noProof/>
            <w:webHidden/>
          </w:rPr>
          <w:fldChar w:fldCharType="separate"/>
        </w:r>
        <w:r>
          <w:rPr>
            <w:noProof/>
            <w:webHidden/>
          </w:rPr>
          <w:t>31</w:t>
        </w:r>
        <w:r>
          <w:rPr>
            <w:noProof/>
            <w:webHidden/>
          </w:rPr>
          <w:fldChar w:fldCharType="end"/>
        </w:r>
      </w:hyperlink>
    </w:p>
    <w:p w14:paraId="79B978C8" w14:textId="3E728521"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64" w:history="1">
        <w:r w:rsidRPr="00AC60D7">
          <w:rPr>
            <w:rStyle w:val="Hyperlink"/>
            <w:noProof/>
          </w:rPr>
          <w:t>3.2.2 Organizaciona ograničenja</w:t>
        </w:r>
        <w:r>
          <w:rPr>
            <w:noProof/>
            <w:webHidden/>
          </w:rPr>
          <w:tab/>
        </w:r>
        <w:r>
          <w:rPr>
            <w:noProof/>
            <w:webHidden/>
          </w:rPr>
          <w:fldChar w:fldCharType="begin"/>
        </w:r>
        <w:r>
          <w:rPr>
            <w:noProof/>
            <w:webHidden/>
          </w:rPr>
          <w:instrText xml:space="preserve"> PAGEREF _Toc220700964 \h </w:instrText>
        </w:r>
        <w:r>
          <w:rPr>
            <w:noProof/>
            <w:webHidden/>
          </w:rPr>
        </w:r>
        <w:r>
          <w:rPr>
            <w:noProof/>
            <w:webHidden/>
          </w:rPr>
          <w:fldChar w:fldCharType="separate"/>
        </w:r>
        <w:r>
          <w:rPr>
            <w:noProof/>
            <w:webHidden/>
          </w:rPr>
          <w:t>31</w:t>
        </w:r>
        <w:r>
          <w:rPr>
            <w:noProof/>
            <w:webHidden/>
          </w:rPr>
          <w:fldChar w:fldCharType="end"/>
        </w:r>
      </w:hyperlink>
    </w:p>
    <w:p w14:paraId="5B5B7F06" w14:textId="613A6135"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65" w:history="1">
        <w:r w:rsidRPr="00AC60D7">
          <w:rPr>
            <w:rStyle w:val="Hyperlink"/>
            <w:noProof/>
          </w:rPr>
          <w:t>3.2.3 Konvencije</w:t>
        </w:r>
        <w:r>
          <w:rPr>
            <w:noProof/>
            <w:webHidden/>
          </w:rPr>
          <w:tab/>
        </w:r>
        <w:r>
          <w:rPr>
            <w:noProof/>
            <w:webHidden/>
          </w:rPr>
          <w:fldChar w:fldCharType="begin"/>
        </w:r>
        <w:r>
          <w:rPr>
            <w:noProof/>
            <w:webHidden/>
          </w:rPr>
          <w:instrText xml:space="preserve"> PAGEREF _Toc220700965 \h </w:instrText>
        </w:r>
        <w:r>
          <w:rPr>
            <w:noProof/>
            <w:webHidden/>
          </w:rPr>
        </w:r>
        <w:r>
          <w:rPr>
            <w:noProof/>
            <w:webHidden/>
          </w:rPr>
          <w:fldChar w:fldCharType="separate"/>
        </w:r>
        <w:r>
          <w:rPr>
            <w:noProof/>
            <w:webHidden/>
          </w:rPr>
          <w:t>31</w:t>
        </w:r>
        <w:r>
          <w:rPr>
            <w:noProof/>
            <w:webHidden/>
          </w:rPr>
          <w:fldChar w:fldCharType="end"/>
        </w:r>
      </w:hyperlink>
    </w:p>
    <w:p w14:paraId="6024F872" w14:textId="59277BE3"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0966" w:history="1">
        <w:r w:rsidRPr="00AC60D7">
          <w:rPr>
            <w:rStyle w:val="Hyperlink"/>
            <w:noProof/>
          </w:rPr>
          <w:t>3.3. Kontekst i opseg rešenja</w:t>
        </w:r>
        <w:r>
          <w:rPr>
            <w:noProof/>
            <w:webHidden/>
          </w:rPr>
          <w:tab/>
        </w:r>
        <w:r>
          <w:rPr>
            <w:noProof/>
            <w:webHidden/>
          </w:rPr>
          <w:fldChar w:fldCharType="begin"/>
        </w:r>
        <w:r>
          <w:rPr>
            <w:noProof/>
            <w:webHidden/>
          </w:rPr>
          <w:instrText xml:space="preserve"> PAGEREF _Toc220700966 \h </w:instrText>
        </w:r>
        <w:r>
          <w:rPr>
            <w:noProof/>
            <w:webHidden/>
          </w:rPr>
        </w:r>
        <w:r>
          <w:rPr>
            <w:noProof/>
            <w:webHidden/>
          </w:rPr>
          <w:fldChar w:fldCharType="separate"/>
        </w:r>
        <w:r>
          <w:rPr>
            <w:noProof/>
            <w:webHidden/>
          </w:rPr>
          <w:t>32</w:t>
        </w:r>
        <w:r>
          <w:rPr>
            <w:noProof/>
            <w:webHidden/>
          </w:rPr>
          <w:fldChar w:fldCharType="end"/>
        </w:r>
      </w:hyperlink>
    </w:p>
    <w:p w14:paraId="055C2381" w14:textId="5C96A759"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67" w:history="1">
        <w:r w:rsidRPr="00AC60D7">
          <w:rPr>
            <w:rStyle w:val="Hyperlink"/>
            <w:noProof/>
            <w:lang w:val="de-AT"/>
          </w:rPr>
          <w:t>3.3.1 Business Context</w:t>
        </w:r>
        <w:r>
          <w:rPr>
            <w:noProof/>
            <w:webHidden/>
          </w:rPr>
          <w:tab/>
        </w:r>
        <w:r>
          <w:rPr>
            <w:noProof/>
            <w:webHidden/>
          </w:rPr>
          <w:fldChar w:fldCharType="begin"/>
        </w:r>
        <w:r>
          <w:rPr>
            <w:noProof/>
            <w:webHidden/>
          </w:rPr>
          <w:instrText xml:space="preserve"> PAGEREF _Toc220700967 \h </w:instrText>
        </w:r>
        <w:r>
          <w:rPr>
            <w:noProof/>
            <w:webHidden/>
          </w:rPr>
        </w:r>
        <w:r>
          <w:rPr>
            <w:noProof/>
            <w:webHidden/>
          </w:rPr>
          <w:fldChar w:fldCharType="separate"/>
        </w:r>
        <w:r>
          <w:rPr>
            <w:noProof/>
            <w:webHidden/>
          </w:rPr>
          <w:t>32</w:t>
        </w:r>
        <w:r>
          <w:rPr>
            <w:noProof/>
            <w:webHidden/>
          </w:rPr>
          <w:fldChar w:fldCharType="end"/>
        </w:r>
      </w:hyperlink>
    </w:p>
    <w:p w14:paraId="3ACAC988" w14:textId="5F168CF1"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68" w:history="1">
        <w:r w:rsidRPr="00AC60D7">
          <w:rPr>
            <w:rStyle w:val="Hyperlink"/>
            <w:noProof/>
            <w:lang w:val="de-AT"/>
          </w:rPr>
          <w:t>3.3.2 Deployment Context</w:t>
        </w:r>
        <w:r>
          <w:rPr>
            <w:noProof/>
            <w:webHidden/>
          </w:rPr>
          <w:tab/>
        </w:r>
        <w:r>
          <w:rPr>
            <w:noProof/>
            <w:webHidden/>
          </w:rPr>
          <w:fldChar w:fldCharType="begin"/>
        </w:r>
        <w:r>
          <w:rPr>
            <w:noProof/>
            <w:webHidden/>
          </w:rPr>
          <w:instrText xml:space="preserve"> PAGEREF _Toc220700968 \h </w:instrText>
        </w:r>
        <w:r>
          <w:rPr>
            <w:noProof/>
            <w:webHidden/>
          </w:rPr>
        </w:r>
        <w:r>
          <w:rPr>
            <w:noProof/>
            <w:webHidden/>
          </w:rPr>
          <w:fldChar w:fldCharType="separate"/>
        </w:r>
        <w:r>
          <w:rPr>
            <w:noProof/>
            <w:webHidden/>
          </w:rPr>
          <w:t>33</w:t>
        </w:r>
        <w:r>
          <w:rPr>
            <w:noProof/>
            <w:webHidden/>
          </w:rPr>
          <w:fldChar w:fldCharType="end"/>
        </w:r>
      </w:hyperlink>
    </w:p>
    <w:p w14:paraId="10A22CB1" w14:textId="0687C800"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0969" w:history="1">
        <w:r w:rsidRPr="00AC60D7">
          <w:rPr>
            <w:rStyle w:val="Hyperlink"/>
            <w:noProof/>
            <w:lang w:val="de-AT"/>
          </w:rPr>
          <w:t>3.4. Strategija rešenja</w:t>
        </w:r>
        <w:r>
          <w:rPr>
            <w:noProof/>
            <w:webHidden/>
          </w:rPr>
          <w:tab/>
        </w:r>
        <w:r>
          <w:rPr>
            <w:noProof/>
            <w:webHidden/>
          </w:rPr>
          <w:fldChar w:fldCharType="begin"/>
        </w:r>
        <w:r>
          <w:rPr>
            <w:noProof/>
            <w:webHidden/>
          </w:rPr>
          <w:instrText xml:space="preserve"> PAGEREF _Toc220700969 \h </w:instrText>
        </w:r>
        <w:r>
          <w:rPr>
            <w:noProof/>
            <w:webHidden/>
          </w:rPr>
        </w:r>
        <w:r>
          <w:rPr>
            <w:noProof/>
            <w:webHidden/>
          </w:rPr>
          <w:fldChar w:fldCharType="separate"/>
        </w:r>
        <w:r>
          <w:rPr>
            <w:noProof/>
            <w:webHidden/>
          </w:rPr>
          <w:t>33</w:t>
        </w:r>
        <w:r>
          <w:rPr>
            <w:noProof/>
            <w:webHidden/>
          </w:rPr>
          <w:fldChar w:fldCharType="end"/>
        </w:r>
      </w:hyperlink>
    </w:p>
    <w:p w14:paraId="38994450" w14:textId="665342DB"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70" w:history="1">
        <w:r w:rsidRPr="00AC60D7">
          <w:rPr>
            <w:rStyle w:val="Hyperlink"/>
            <w:noProof/>
          </w:rPr>
          <w:t>3.4.1 Nefunkcionalni zahtevi</w:t>
        </w:r>
        <w:r>
          <w:rPr>
            <w:noProof/>
            <w:webHidden/>
          </w:rPr>
          <w:tab/>
        </w:r>
        <w:r>
          <w:rPr>
            <w:noProof/>
            <w:webHidden/>
          </w:rPr>
          <w:fldChar w:fldCharType="begin"/>
        </w:r>
        <w:r>
          <w:rPr>
            <w:noProof/>
            <w:webHidden/>
          </w:rPr>
          <w:instrText xml:space="preserve"> PAGEREF _Toc220700970 \h </w:instrText>
        </w:r>
        <w:r>
          <w:rPr>
            <w:noProof/>
            <w:webHidden/>
          </w:rPr>
        </w:r>
        <w:r>
          <w:rPr>
            <w:noProof/>
            <w:webHidden/>
          </w:rPr>
          <w:fldChar w:fldCharType="separate"/>
        </w:r>
        <w:r>
          <w:rPr>
            <w:noProof/>
            <w:webHidden/>
          </w:rPr>
          <w:t>33</w:t>
        </w:r>
        <w:r>
          <w:rPr>
            <w:noProof/>
            <w:webHidden/>
          </w:rPr>
          <w:fldChar w:fldCharType="end"/>
        </w:r>
      </w:hyperlink>
    </w:p>
    <w:p w14:paraId="6ADE8BE0" w14:textId="51E5AC6E"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71" w:history="1">
        <w:r w:rsidRPr="00AC60D7">
          <w:rPr>
            <w:rStyle w:val="Hyperlink"/>
            <w:noProof/>
          </w:rPr>
          <w:t>3.4.2 Principi i Paterni</w:t>
        </w:r>
        <w:r>
          <w:rPr>
            <w:noProof/>
            <w:webHidden/>
          </w:rPr>
          <w:tab/>
        </w:r>
        <w:r>
          <w:rPr>
            <w:noProof/>
            <w:webHidden/>
          </w:rPr>
          <w:fldChar w:fldCharType="begin"/>
        </w:r>
        <w:r>
          <w:rPr>
            <w:noProof/>
            <w:webHidden/>
          </w:rPr>
          <w:instrText xml:space="preserve"> PAGEREF _Toc220700971 \h </w:instrText>
        </w:r>
        <w:r>
          <w:rPr>
            <w:noProof/>
            <w:webHidden/>
          </w:rPr>
        </w:r>
        <w:r>
          <w:rPr>
            <w:noProof/>
            <w:webHidden/>
          </w:rPr>
          <w:fldChar w:fldCharType="separate"/>
        </w:r>
        <w:r>
          <w:rPr>
            <w:noProof/>
            <w:webHidden/>
          </w:rPr>
          <w:t>34</w:t>
        </w:r>
        <w:r>
          <w:rPr>
            <w:noProof/>
            <w:webHidden/>
          </w:rPr>
          <w:fldChar w:fldCharType="end"/>
        </w:r>
      </w:hyperlink>
    </w:p>
    <w:p w14:paraId="76A8EFE8" w14:textId="00B5F7AA"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0972" w:history="1">
        <w:r w:rsidRPr="00AC60D7">
          <w:rPr>
            <w:rStyle w:val="Hyperlink"/>
            <w:noProof/>
          </w:rPr>
          <w:t>3.5 Pregled Modula(Building Block View)</w:t>
        </w:r>
        <w:r>
          <w:rPr>
            <w:noProof/>
            <w:webHidden/>
          </w:rPr>
          <w:tab/>
        </w:r>
        <w:r>
          <w:rPr>
            <w:noProof/>
            <w:webHidden/>
          </w:rPr>
          <w:fldChar w:fldCharType="begin"/>
        </w:r>
        <w:r>
          <w:rPr>
            <w:noProof/>
            <w:webHidden/>
          </w:rPr>
          <w:instrText xml:space="preserve"> PAGEREF _Toc220700972 \h </w:instrText>
        </w:r>
        <w:r>
          <w:rPr>
            <w:noProof/>
            <w:webHidden/>
          </w:rPr>
        </w:r>
        <w:r>
          <w:rPr>
            <w:noProof/>
            <w:webHidden/>
          </w:rPr>
          <w:fldChar w:fldCharType="separate"/>
        </w:r>
        <w:r>
          <w:rPr>
            <w:noProof/>
            <w:webHidden/>
          </w:rPr>
          <w:t>35</w:t>
        </w:r>
        <w:r>
          <w:rPr>
            <w:noProof/>
            <w:webHidden/>
          </w:rPr>
          <w:fldChar w:fldCharType="end"/>
        </w:r>
      </w:hyperlink>
    </w:p>
    <w:p w14:paraId="4A0887E6" w14:textId="5448FB89"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73" w:history="1">
        <w:r w:rsidRPr="00AC60D7">
          <w:rPr>
            <w:rStyle w:val="Hyperlink"/>
            <w:noProof/>
          </w:rPr>
          <w:t>3.5.1 Relacioni Model</w:t>
        </w:r>
        <w:r>
          <w:rPr>
            <w:noProof/>
            <w:webHidden/>
          </w:rPr>
          <w:tab/>
        </w:r>
        <w:r>
          <w:rPr>
            <w:noProof/>
            <w:webHidden/>
          </w:rPr>
          <w:fldChar w:fldCharType="begin"/>
        </w:r>
        <w:r>
          <w:rPr>
            <w:noProof/>
            <w:webHidden/>
          </w:rPr>
          <w:instrText xml:space="preserve"> PAGEREF _Toc220700973 \h </w:instrText>
        </w:r>
        <w:r>
          <w:rPr>
            <w:noProof/>
            <w:webHidden/>
          </w:rPr>
        </w:r>
        <w:r>
          <w:rPr>
            <w:noProof/>
            <w:webHidden/>
          </w:rPr>
          <w:fldChar w:fldCharType="separate"/>
        </w:r>
        <w:r>
          <w:rPr>
            <w:noProof/>
            <w:webHidden/>
          </w:rPr>
          <w:t>35</w:t>
        </w:r>
        <w:r>
          <w:rPr>
            <w:noProof/>
            <w:webHidden/>
          </w:rPr>
          <w:fldChar w:fldCharType="end"/>
        </w:r>
      </w:hyperlink>
    </w:p>
    <w:p w14:paraId="44525CB2" w14:textId="3EC21CC8"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74" w:history="1">
        <w:r w:rsidRPr="00AC60D7">
          <w:rPr>
            <w:rStyle w:val="Hyperlink"/>
            <w:noProof/>
          </w:rPr>
          <w:t>3.5.2 Konceptualni Model</w:t>
        </w:r>
        <w:r>
          <w:rPr>
            <w:noProof/>
            <w:webHidden/>
          </w:rPr>
          <w:tab/>
        </w:r>
        <w:r>
          <w:rPr>
            <w:noProof/>
            <w:webHidden/>
          </w:rPr>
          <w:fldChar w:fldCharType="begin"/>
        </w:r>
        <w:r>
          <w:rPr>
            <w:noProof/>
            <w:webHidden/>
          </w:rPr>
          <w:instrText xml:space="preserve"> PAGEREF _Toc220700974 \h </w:instrText>
        </w:r>
        <w:r>
          <w:rPr>
            <w:noProof/>
            <w:webHidden/>
          </w:rPr>
        </w:r>
        <w:r>
          <w:rPr>
            <w:noProof/>
            <w:webHidden/>
          </w:rPr>
          <w:fldChar w:fldCharType="separate"/>
        </w:r>
        <w:r>
          <w:rPr>
            <w:noProof/>
            <w:webHidden/>
          </w:rPr>
          <w:t>36</w:t>
        </w:r>
        <w:r>
          <w:rPr>
            <w:noProof/>
            <w:webHidden/>
          </w:rPr>
          <w:fldChar w:fldCharType="end"/>
        </w:r>
      </w:hyperlink>
    </w:p>
    <w:p w14:paraId="26BADFD9" w14:textId="500D675E"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75" w:history="1">
        <w:r w:rsidRPr="00AC60D7">
          <w:rPr>
            <w:rStyle w:val="Hyperlink"/>
            <w:noProof/>
          </w:rPr>
          <w:t>3.5.3 Pregled Modula Frontend</w:t>
        </w:r>
        <w:r>
          <w:rPr>
            <w:noProof/>
            <w:webHidden/>
          </w:rPr>
          <w:tab/>
        </w:r>
        <w:r>
          <w:rPr>
            <w:noProof/>
            <w:webHidden/>
          </w:rPr>
          <w:fldChar w:fldCharType="begin"/>
        </w:r>
        <w:r>
          <w:rPr>
            <w:noProof/>
            <w:webHidden/>
          </w:rPr>
          <w:instrText xml:space="preserve"> PAGEREF _Toc220700975 \h </w:instrText>
        </w:r>
        <w:r>
          <w:rPr>
            <w:noProof/>
            <w:webHidden/>
          </w:rPr>
        </w:r>
        <w:r>
          <w:rPr>
            <w:noProof/>
            <w:webHidden/>
          </w:rPr>
          <w:fldChar w:fldCharType="separate"/>
        </w:r>
        <w:r>
          <w:rPr>
            <w:noProof/>
            <w:webHidden/>
          </w:rPr>
          <w:t>36</w:t>
        </w:r>
        <w:r>
          <w:rPr>
            <w:noProof/>
            <w:webHidden/>
          </w:rPr>
          <w:fldChar w:fldCharType="end"/>
        </w:r>
      </w:hyperlink>
    </w:p>
    <w:p w14:paraId="6A2A50BC" w14:textId="0A37A268"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76" w:history="1">
        <w:r w:rsidRPr="00AC60D7">
          <w:rPr>
            <w:rStyle w:val="Hyperlink"/>
            <w:noProof/>
          </w:rPr>
          <w:t>3.5.4 Pregled Modula Backend</w:t>
        </w:r>
        <w:r>
          <w:rPr>
            <w:noProof/>
            <w:webHidden/>
          </w:rPr>
          <w:tab/>
        </w:r>
        <w:r>
          <w:rPr>
            <w:noProof/>
            <w:webHidden/>
          </w:rPr>
          <w:fldChar w:fldCharType="begin"/>
        </w:r>
        <w:r>
          <w:rPr>
            <w:noProof/>
            <w:webHidden/>
          </w:rPr>
          <w:instrText xml:space="preserve"> PAGEREF _Toc220700976 \h </w:instrText>
        </w:r>
        <w:r>
          <w:rPr>
            <w:noProof/>
            <w:webHidden/>
          </w:rPr>
        </w:r>
        <w:r>
          <w:rPr>
            <w:noProof/>
            <w:webHidden/>
          </w:rPr>
          <w:fldChar w:fldCharType="separate"/>
        </w:r>
        <w:r>
          <w:rPr>
            <w:noProof/>
            <w:webHidden/>
          </w:rPr>
          <w:t>37</w:t>
        </w:r>
        <w:r>
          <w:rPr>
            <w:noProof/>
            <w:webHidden/>
          </w:rPr>
          <w:fldChar w:fldCharType="end"/>
        </w:r>
      </w:hyperlink>
    </w:p>
    <w:p w14:paraId="74683262" w14:textId="1F1C39E6"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0977" w:history="1">
        <w:r w:rsidRPr="00AC60D7">
          <w:rPr>
            <w:rStyle w:val="Hyperlink"/>
            <w:noProof/>
          </w:rPr>
          <w:t>3.6 Pregled Procesa(Runtime View)</w:t>
        </w:r>
        <w:r>
          <w:rPr>
            <w:noProof/>
            <w:webHidden/>
          </w:rPr>
          <w:tab/>
        </w:r>
        <w:r>
          <w:rPr>
            <w:noProof/>
            <w:webHidden/>
          </w:rPr>
          <w:fldChar w:fldCharType="begin"/>
        </w:r>
        <w:r>
          <w:rPr>
            <w:noProof/>
            <w:webHidden/>
          </w:rPr>
          <w:instrText xml:space="preserve"> PAGEREF _Toc220700977 \h </w:instrText>
        </w:r>
        <w:r>
          <w:rPr>
            <w:noProof/>
            <w:webHidden/>
          </w:rPr>
        </w:r>
        <w:r>
          <w:rPr>
            <w:noProof/>
            <w:webHidden/>
          </w:rPr>
          <w:fldChar w:fldCharType="separate"/>
        </w:r>
        <w:r>
          <w:rPr>
            <w:noProof/>
            <w:webHidden/>
          </w:rPr>
          <w:t>38</w:t>
        </w:r>
        <w:r>
          <w:rPr>
            <w:noProof/>
            <w:webHidden/>
          </w:rPr>
          <w:fldChar w:fldCharType="end"/>
        </w:r>
      </w:hyperlink>
    </w:p>
    <w:p w14:paraId="5C61BDA1" w14:textId="482EE94A"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0978" w:history="1">
        <w:r w:rsidRPr="00AC60D7">
          <w:rPr>
            <w:rStyle w:val="Hyperlink"/>
            <w:noProof/>
          </w:rPr>
          <w:t>3.7 Pregled Raspoređivanja (Deployment View)</w:t>
        </w:r>
        <w:r>
          <w:rPr>
            <w:noProof/>
            <w:webHidden/>
          </w:rPr>
          <w:tab/>
        </w:r>
        <w:r>
          <w:rPr>
            <w:noProof/>
            <w:webHidden/>
          </w:rPr>
          <w:fldChar w:fldCharType="begin"/>
        </w:r>
        <w:r>
          <w:rPr>
            <w:noProof/>
            <w:webHidden/>
          </w:rPr>
          <w:instrText xml:space="preserve"> PAGEREF _Toc220700978 \h </w:instrText>
        </w:r>
        <w:r>
          <w:rPr>
            <w:noProof/>
            <w:webHidden/>
          </w:rPr>
        </w:r>
        <w:r>
          <w:rPr>
            <w:noProof/>
            <w:webHidden/>
          </w:rPr>
          <w:fldChar w:fldCharType="separate"/>
        </w:r>
        <w:r>
          <w:rPr>
            <w:noProof/>
            <w:webHidden/>
          </w:rPr>
          <w:t>39</w:t>
        </w:r>
        <w:r>
          <w:rPr>
            <w:noProof/>
            <w:webHidden/>
          </w:rPr>
          <w:fldChar w:fldCharType="end"/>
        </w:r>
      </w:hyperlink>
    </w:p>
    <w:p w14:paraId="2CB4B636" w14:textId="282EF68B"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0979" w:history="1">
        <w:r w:rsidRPr="00AC60D7">
          <w:rPr>
            <w:rStyle w:val="Hyperlink"/>
            <w:noProof/>
          </w:rPr>
          <w:t>3.8 Crosscutting Koncepti</w:t>
        </w:r>
        <w:r>
          <w:rPr>
            <w:noProof/>
            <w:webHidden/>
          </w:rPr>
          <w:tab/>
        </w:r>
        <w:r>
          <w:rPr>
            <w:noProof/>
            <w:webHidden/>
          </w:rPr>
          <w:fldChar w:fldCharType="begin"/>
        </w:r>
        <w:r>
          <w:rPr>
            <w:noProof/>
            <w:webHidden/>
          </w:rPr>
          <w:instrText xml:space="preserve"> PAGEREF _Toc220700979 \h </w:instrText>
        </w:r>
        <w:r>
          <w:rPr>
            <w:noProof/>
            <w:webHidden/>
          </w:rPr>
        </w:r>
        <w:r>
          <w:rPr>
            <w:noProof/>
            <w:webHidden/>
          </w:rPr>
          <w:fldChar w:fldCharType="separate"/>
        </w:r>
        <w:r>
          <w:rPr>
            <w:noProof/>
            <w:webHidden/>
          </w:rPr>
          <w:t>39</w:t>
        </w:r>
        <w:r>
          <w:rPr>
            <w:noProof/>
            <w:webHidden/>
          </w:rPr>
          <w:fldChar w:fldCharType="end"/>
        </w:r>
      </w:hyperlink>
    </w:p>
    <w:p w14:paraId="2BBEFE99" w14:textId="346B61AC"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80" w:history="1">
        <w:r w:rsidRPr="00AC60D7">
          <w:rPr>
            <w:rStyle w:val="Hyperlink"/>
            <w:noProof/>
          </w:rPr>
          <w:t>3.8.1 Logovanje grešaka</w:t>
        </w:r>
        <w:r>
          <w:rPr>
            <w:noProof/>
            <w:webHidden/>
          </w:rPr>
          <w:tab/>
        </w:r>
        <w:r>
          <w:rPr>
            <w:noProof/>
            <w:webHidden/>
          </w:rPr>
          <w:fldChar w:fldCharType="begin"/>
        </w:r>
        <w:r>
          <w:rPr>
            <w:noProof/>
            <w:webHidden/>
          </w:rPr>
          <w:instrText xml:space="preserve"> PAGEREF _Toc220700980 \h </w:instrText>
        </w:r>
        <w:r>
          <w:rPr>
            <w:noProof/>
            <w:webHidden/>
          </w:rPr>
        </w:r>
        <w:r>
          <w:rPr>
            <w:noProof/>
            <w:webHidden/>
          </w:rPr>
          <w:fldChar w:fldCharType="separate"/>
        </w:r>
        <w:r>
          <w:rPr>
            <w:noProof/>
            <w:webHidden/>
          </w:rPr>
          <w:t>39</w:t>
        </w:r>
        <w:r>
          <w:rPr>
            <w:noProof/>
            <w:webHidden/>
          </w:rPr>
          <w:fldChar w:fldCharType="end"/>
        </w:r>
      </w:hyperlink>
    </w:p>
    <w:p w14:paraId="593A0A46" w14:textId="7ED98CD5"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81" w:history="1">
        <w:r w:rsidRPr="00AC60D7">
          <w:rPr>
            <w:rStyle w:val="Hyperlink"/>
            <w:noProof/>
          </w:rPr>
          <w:t>3.8.2 Handlovanje grešaka</w:t>
        </w:r>
        <w:r>
          <w:rPr>
            <w:noProof/>
            <w:webHidden/>
          </w:rPr>
          <w:tab/>
        </w:r>
        <w:r>
          <w:rPr>
            <w:noProof/>
            <w:webHidden/>
          </w:rPr>
          <w:fldChar w:fldCharType="begin"/>
        </w:r>
        <w:r>
          <w:rPr>
            <w:noProof/>
            <w:webHidden/>
          </w:rPr>
          <w:instrText xml:space="preserve"> PAGEREF _Toc220700981 \h </w:instrText>
        </w:r>
        <w:r>
          <w:rPr>
            <w:noProof/>
            <w:webHidden/>
          </w:rPr>
        </w:r>
        <w:r>
          <w:rPr>
            <w:noProof/>
            <w:webHidden/>
          </w:rPr>
          <w:fldChar w:fldCharType="separate"/>
        </w:r>
        <w:r>
          <w:rPr>
            <w:noProof/>
            <w:webHidden/>
          </w:rPr>
          <w:t>40</w:t>
        </w:r>
        <w:r>
          <w:rPr>
            <w:noProof/>
            <w:webHidden/>
          </w:rPr>
          <w:fldChar w:fldCharType="end"/>
        </w:r>
      </w:hyperlink>
    </w:p>
    <w:p w14:paraId="22A8FF57" w14:textId="4FE3010B"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0982" w:history="1">
        <w:r w:rsidRPr="00AC60D7">
          <w:rPr>
            <w:rStyle w:val="Hyperlink"/>
            <w:noProof/>
          </w:rPr>
          <w:t>3.9 Odluke o dizajnu</w:t>
        </w:r>
        <w:r>
          <w:rPr>
            <w:noProof/>
            <w:webHidden/>
          </w:rPr>
          <w:tab/>
        </w:r>
        <w:r>
          <w:rPr>
            <w:noProof/>
            <w:webHidden/>
          </w:rPr>
          <w:fldChar w:fldCharType="begin"/>
        </w:r>
        <w:r>
          <w:rPr>
            <w:noProof/>
            <w:webHidden/>
          </w:rPr>
          <w:instrText xml:space="preserve"> PAGEREF _Toc220700982 \h </w:instrText>
        </w:r>
        <w:r>
          <w:rPr>
            <w:noProof/>
            <w:webHidden/>
          </w:rPr>
        </w:r>
        <w:r>
          <w:rPr>
            <w:noProof/>
            <w:webHidden/>
          </w:rPr>
          <w:fldChar w:fldCharType="separate"/>
        </w:r>
        <w:r>
          <w:rPr>
            <w:noProof/>
            <w:webHidden/>
          </w:rPr>
          <w:t>41</w:t>
        </w:r>
        <w:r>
          <w:rPr>
            <w:noProof/>
            <w:webHidden/>
          </w:rPr>
          <w:fldChar w:fldCharType="end"/>
        </w:r>
      </w:hyperlink>
    </w:p>
    <w:p w14:paraId="48587343" w14:textId="2712C61B"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0983" w:history="1">
        <w:r w:rsidRPr="00AC60D7">
          <w:rPr>
            <w:rStyle w:val="Hyperlink"/>
            <w:noProof/>
          </w:rPr>
          <w:t>3.10 Zahtevi kvaliteta</w:t>
        </w:r>
        <w:r>
          <w:rPr>
            <w:noProof/>
            <w:webHidden/>
          </w:rPr>
          <w:tab/>
        </w:r>
        <w:r>
          <w:rPr>
            <w:noProof/>
            <w:webHidden/>
          </w:rPr>
          <w:fldChar w:fldCharType="begin"/>
        </w:r>
        <w:r>
          <w:rPr>
            <w:noProof/>
            <w:webHidden/>
          </w:rPr>
          <w:instrText xml:space="preserve"> PAGEREF _Toc220700983 \h </w:instrText>
        </w:r>
        <w:r>
          <w:rPr>
            <w:noProof/>
            <w:webHidden/>
          </w:rPr>
        </w:r>
        <w:r>
          <w:rPr>
            <w:noProof/>
            <w:webHidden/>
          </w:rPr>
          <w:fldChar w:fldCharType="separate"/>
        </w:r>
        <w:r>
          <w:rPr>
            <w:noProof/>
            <w:webHidden/>
          </w:rPr>
          <w:t>43</w:t>
        </w:r>
        <w:r>
          <w:rPr>
            <w:noProof/>
            <w:webHidden/>
          </w:rPr>
          <w:fldChar w:fldCharType="end"/>
        </w:r>
      </w:hyperlink>
    </w:p>
    <w:p w14:paraId="044AB633" w14:textId="31E84A61"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0984" w:history="1">
        <w:r w:rsidRPr="00AC60D7">
          <w:rPr>
            <w:rStyle w:val="Hyperlink"/>
            <w:noProof/>
          </w:rPr>
          <w:t>3.11 Rizici i tehnološki dug</w:t>
        </w:r>
        <w:r>
          <w:rPr>
            <w:noProof/>
            <w:webHidden/>
          </w:rPr>
          <w:tab/>
        </w:r>
        <w:r>
          <w:rPr>
            <w:noProof/>
            <w:webHidden/>
          </w:rPr>
          <w:fldChar w:fldCharType="begin"/>
        </w:r>
        <w:r>
          <w:rPr>
            <w:noProof/>
            <w:webHidden/>
          </w:rPr>
          <w:instrText xml:space="preserve"> PAGEREF _Toc220700984 \h </w:instrText>
        </w:r>
        <w:r>
          <w:rPr>
            <w:noProof/>
            <w:webHidden/>
          </w:rPr>
        </w:r>
        <w:r>
          <w:rPr>
            <w:noProof/>
            <w:webHidden/>
          </w:rPr>
          <w:fldChar w:fldCharType="separate"/>
        </w:r>
        <w:r>
          <w:rPr>
            <w:noProof/>
            <w:webHidden/>
          </w:rPr>
          <w:t>44</w:t>
        </w:r>
        <w:r>
          <w:rPr>
            <w:noProof/>
            <w:webHidden/>
          </w:rPr>
          <w:fldChar w:fldCharType="end"/>
        </w:r>
      </w:hyperlink>
    </w:p>
    <w:p w14:paraId="413C625F" w14:textId="68DB6062"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0985" w:history="1">
        <w:r w:rsidRPr="00AC60D7">
          <w:rPr>
            <w:rStyle w:val="Hyperlink"/>
            <w:noProof/>
          </w:rPr>
          <w:t>3.12 Detaljno projektovanje</w:t>
        </w:r>
        <w:r>
          <w:rPr>
            <w:noProof/>
            <w:webHidden/>
          </w:rPr>
          <w:tab/>
        </w:r>
        <w:r>
          <w:rPr>
            <w:noProof/>
            <w:webHidden/>
          </w:rPr>
          <w:fldChar w:fldCharType="begin"/>
        </w:r>
        <w:r>
          <w:rPr>
            <w:noProof/>
            <w:webHidden/>
          </w:rPr>
          <w:instrText xml:space="preserve"> PAGEREF _Toc220700985 \h </w:instrText>
        </w:r>
        <w:r>
          <w:rPr>
            <w:noProof/>
            <w:webHidden/>
          </w:rPr>
        </w:r>
        <w:r>
          <w:rPr>
            <w:noProof/>
            <w:webHidden/>
          </w:rPr>
          <w:fldChar w:fldCharType="separate"/>
        </w:r>
        <w:r>
          <w:rPr>
            <w:noProof/>
            <w:webHidden/>
          </w:rPr>
          <w:t>44</w:t>
        </w:r>
        <w:r>
          <w:rPr>
            <w:noProof/>
            <w:webHidden/>
          </w:rPr>
          <w:fldChar w:fldCharType="end"/>
        </w:r>
      </w:hyperlink>
    </w:p>
    <w:p w14:paraId="4496B7EB" w14:textId="7897F76C"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0986" w:history="1">
        <w:r w:rsidRPr="00AC60D7">
          <w:rPr>
            <w:rStyle w:val="Hyperlink"/>
            <w:noProof/>
          </w:rPr>
          <w:t>3.12.1 Analiza zahteva i projektovanje interfejsa</w:t>
        </w:r>
        <w:r>
          <w:rPr>
            <w:noProof/>
            <w:webHidden/>
          </w:rPr>
          <w:tab/>
        </w:r>
        <w:r>
          <w:rPr>
            <w:noProof/>
            <w:webHidden/>
          </w:rPr>
          <w:fldChar w:fldCharType="begin"/>
        </w:r>
        <w:r>
          <w:rPr>
            <w:noProof/>
            <w:webHidden/>
          </w:rPr>
          <w:instrText xml:space="preserve"> PAGEREF _Toc220700986 \h </w:instrText>
        </w:r>
        <w:r>
          <w:rPr>
            <w:noProof/>
            <w:webHidden/>
          </w:rPr>
        </w:r>
        <w:r>
          <w:rPr>
            <w:noProof/>
            <w:webHidden/>
          </w:rPr>
          <w:fldChar w:fldCharType="separate"/>
        </w:r>
        <w:r>
          <w:rPr>
            <w:noProof/>
            <w:webHidden/>
          </w:rPr>
          <w:t>44</w:t>
        </w:r>
        <w:r>
          <w:rPr>
            <w:noProof/>
            <w:webHidden/>
          </w:rPr>
          <w:fldChar w:fldCharType="end"/>
        </w:r>
      </w:hyperlink>
    </w:p>
    <w:p w14:paraId="651A914E" w14:textId="70ABBB78" w:rsidR="004133CC" w:rsidRDefault="004133CC">
      <w:pPr>
        <w:pStyle w:val="TOC4"/>
        <w:tabs>
          <w:tab w:val="right" w:leader="dot" w:pos="9350"/>
        </w:tabs>
        <w:rPr>
          <w:rFonts w:eastAsiaTheme="minorEastAsia"/>
          <w:noProof/>
          <w:kern w:val="2"/>
          <w:sz w:val="24"/>
          <w:szCs w:val="24"/>
          <w:lang w:val="en-US"/>
          <w14:ligatures w14:val="standardContextual"/>
        </w:rPr>
      </w:pPr>
      <w:hyperlink w:anchor="_Toc220700987" w:history="1">
        <w:r w:rsidRPr="00AC60D7">
          <w:rPr>
            <w:rStyle w:val="Hyperlink"/>
            <w:noProof/>
          </w:rPr>
          <w:t>3.12.1.1. Slučaj korišćenja 1 – Prijavljivanje korisnika</w:t>
        </w:r>
        <w:r>
          <w:rPr>
            <w:noProof/>
            <w:webHidden/>
          </w:rPr>
          <w:tab/>
        </w:r>
        <w:r>
          <w:rPr>
            <w:noProof/>
            <w:webHidden/>
          </w:rPr>
          <w:fldChar w:fldCharType="begin"/>
        </w:r>
        <w:r>
          <w:rPr>
            <w:noProof/>
            <w:webHidden/>
          </w:rPr>
          <w:instrText xml:space="preserve"> PAGEREF _Toc220700987 \h </w:instrText>
        </w:r>
        <w:r>
          <w:rPr>
            <w:noProof/>
            <w:webHidden/>
          </w:rPr>
        </w:r>
        <w:r>
          <w:rPr>
            <w:noProof/>
            <w:webHidden/>
          </w:rPr>
          <w:fldChar w:fldCharType="separate"/>
        </w:r>
        <w:r>
          <w:rPr>
            <w:noProof/>
            <w:webHidden/>
          </w:rPr>
          <w:t>45</w:t>
        </w:r>
        <w:r>
          <w:rPr>
            <w:noProof/>
            <w:webHidden/>
          </w:rPr>
          <w:fldChar w:fldCharType="end"/>
        </w:r>
      </w:hyperlink>
    </w:p>
    <w:p w14:paraId="47453C7F" w14:textId="534E68F6" w:rsidR="004133CC" w:rsidRDefault="004133CC">
      <w:pPr>
        <w:pStyle w:val="TOC4"/>
        <w:tabs>
          <w:tab w:val="right" w:leader="dot" w:pos="9350"/>
        </w:tabs>
        <w:rPr>
          <w:rFonts w:eastAsiaTheme="minorEastAsia"/>
          <w:noProof/>
          <w:kern w:val="2"/>
          <w:sz w:val="24"/>
          <w:szCs w:val="24"/>
          <w:lang w:val="en-US"/>
          <w14:ligatures w14:val="standardContextual"/>
        </w:rPr>
      </w:pPr>
      <w:hyperlink w:anchor="_Toc220700988" w:history="1">
        <w:r w:rsidRPr="00AC60D7">
          <w:rPr>
            <w:rStyle w:val="Hyperlink"/>
            <w:noProof/>
          </w:rPr>
          <w:t>3.12.1.2. Slučaj korišćenja 2 – Pregled svih ispita u aktuelnom ispitnom roku</w:t>
        </w:r>
        <w:r>
          <w:rPr>
            <w:noProof/>
            <w:webHidden/>
          </w:rPr>
          <w:tab/>
        </w:r>
        <w:r>
          <w:rPr>
            <w:noProof/>
            <w:webHidden/>
          </w:rPr>
          <w:fldChar w:fldCharType="begin"/>
        </w:r>
        <w:r>
          <w:rPr>
            <w:noProof/>
            <w:webHidden/>
          </w:rPr>
          <w:instrText xml:space="preserve"> PAGEREF _Toc220700988 \h </w:instrText>
        </w:r>
        <w:r>
          <w:rPr>
            <w:noProof/>
            <w:webHidden/>
          </w:rPr>
        </w:r>
        <w:r>
          <w:rPr>
            <w:noProof/>
            <w:webHidden/>
          </w:rPr>
          <w:fldChar w:fldCharType="separate"/>
        </w:r>
        <w:r>
          <w:rPr>
            <w:noProof/>
            <w:webHidden/>
          </w:rPr>
          <w:t>46</w:t>
        </w:r>
        <w:r>
          <w:rPr>
            <w:noProof/>
            <w:webHidden/>
          </w:rPr>
          <w:fldChar w:fldCharType="end"/>
        </w:r>
      </w:hyperlink>
    </w:p>
    <w:p w14:paraId="462EA1D6" w14:textId="3F33169C" w:rsidR="004133CC" w:rsidRDefault="004133CC">
      <w:pPr>
        <w:pStyle w:val="TOC4"/>
        <w:tabs>
          <w:tab w:val="right" w:leader="dot" w:pos="9350"/>
        </w:tabs>
        <w:rPr>
          <w:rFonts w:eastAsiaTheme="minorEastAsia"/>
          <w:noProof/>
          <w:kern w:val="2"/>
          <w:sz w:val="24"/>
          <w:szCs w:val="24"/>
          <w:lang w:val="en-US"/>
          <w14:ligatures w14:val="standardContextual"/>
        </w:rPr>
      </w:pPr>
      <w:hyperlink w:anchor="_Toc220700989" w:history="1">
        <w:r w:rsidRPr="00AC60D7">
          <w:rPr>
            <w:rStyle w:val="Hyperlink"/>
            <w:noProof/>
          </w:rPr>
          <w:t>3.12.1.3. Slučaj korišćenja 3 – Pregled studentovih ispita u aktuelnom ispitnom roku</w:t>
        </w:r>
        <w:r>
          <w:rPr>
            <w:noProof/>
            <w:webHidden/>
          </w:rPr>
          <w:tab/>
        </w:r>
        <w:r>
          <w:rPr>
            <w:noProof/>
            <w:webHidden/>
          </w:rPr>
          <w:fldChar w:fldCharType="begin"/>
        </w:r>
        <w:r>
          <w:rPr>
            <w:noProof/>
            <w:webHidden/>
          </w:rPr>
          <w:instrText xml:space="preserve"> PAGEREF _Toc220700989 \h </w:instrText>
        </w:r>
        <w:r>
          <w:rPr>
            <w:noProof/>
            <w:webHidden/>
          </w:rPr>
        </w:r>
        <w:r>
          <w:rPr>
            <w:noProof/>
            <w:webHidden/>
          </w:rPr>
          <w:fldChar w:fldCharType="separate"/>
        </w:r>
        <w:r>
          <w:rPr>
            <w:noProof/>
            <w:webHidden/>
          </w:rPr>
          <w:t>47</w:t>
        </w:r>
        <w:r>
          <w:rPr>
            <w:noProof/>
            <w:webHidden/>
          </w:rPr>
          <w:fldChar w:fldCharType="end"/>
        </w:r>
      </w:hyperlink>
    </w:p>
    <w:p w14:paraId="06037672" w14:textId="175CCC7C" w:rsidR="004133CC" w:rsidRDefault="004133CC">
      <w:pPr>
        <w:pStyle w:val="TOC4"/>
        <w:tabs>
          <w:tab w:val="right" w:leader="dot" w:pos="9350"/>
        </w:tabs>
        <w:rPr>
          <w:rFonts w:eastAsiaTheme="minorEastAsia"/>
          <w:noProof/>
          <w:kern w:val="2"/>
          <w:sz w:val="24"/>
          <w:szCs w:val="24"/>
          <w:lang w:val="en-US"/>
          <w14:ligatures w14:val="standardContextual"/>
        </w:rPr>
      </w:pPr>
      <w:hyperlink w:anchor="_Toc220700990" w:history="1">
        <w:r w:rsidRPr="00AC60D7">
          <w:rPr>
            <w:rStyle w:val="Hyperlink"/>
            <w:noProof/>
          </w:rPr>
          <w:t>3.12.1.4. Slučaj korišćenja 4 – Pregled uspešnih polaganja</w:t>
        </w:r>
        <w:r>
          <w:rPr>
            <w:noProof/>
            <w:webHidden/>
          </w:rPr>
          <w:tab/>
        </w:r>
        <w:r>
          <w:rPr>
            <w:noProof/>
            <w:webHidden/>
          </w:rPr>
          <w:fldChar w:fldCharType="begin"/>
        </w:r>
        <w:r>
          <w:rPr>
            <w:noProof/>
            <w:webHidden/>
          </w:rPr>
          <w:instrText xml:space="preserve"> PAGEREF _Toc220700990 \h </w:instrText>
        </w:r>
        <w:r>
          <w:rPr>
            <w:noProof/>
            <w:webHidden/>
          </w:rPr>
        </w:r>
        <w:r>
          <w:rPr>
            <w:noProof/>
            <w:webHidden/>
          </w:rPr>
          <w:fldChar w:fldCharType="separate"/>
        </w:r>
        <w:r>
          <w:rPr>
            <w:noProof/>
            <w:webHidden/>
          </w:rPr>
          <w:t>48</w:t>
        </w:r>
        <w:r>
          <w:rPr>
            <w:noProof/>
            <w:webHidden/>
          </w:rPr>
          <w:fldChar w:fldCharType="end"/>
        </w:r>
      </w:hyperlink>
    </w:p>
    <w:p w14:paraId="4DE3B5E0" w14:textId="2A04EA93" w:rsidR="004133CC" w:rsidRDefault="004133CC">
      <w:pPr>
        <w:pStyle w:val="TOC4"/>
        <w:tabs>
          <w:tab w:val="right" w:leader="dot" w:pos="9350"/>
        </w:tabs>
        <w:rPr>
          <w:rFonts w:eastAsiaTheme="minorEastAsia"/>
          <w:noProof/>
          <w:kern w:val="2"/>
          <w:sz w:val="24"/>
          <w:szCs w:val="24"/>
          <w:lang w:val="en-US"/>
          <w14:ligatures w14:val="standardContextual"/>
        </w:rPr>
      </w:pPr>
      <w:hyperlink w:anchor="_Toc220700991" w:history="1">
        <w:r w:rsidRPr="00AC60D7">
          <w:rPr>
            <w:rStyle w:val="Hyperlink"/>
            <w:noProof/>
          </w:rPr>
          <w:t>3.12.1.5. Slučaj korišćenja 5 – Prijavljivanje polaganja ispita</w:t>
        </w:r>
        <w:r>
          <w:rPr>
            <w:noProof/>
            <w:webHidden/>
          </w:rPr>
          <w:tab/>
        </w:r>
        <w:r>
          <w:rPr>
            <w:noProof/>
            <w:webHidden/>
          </w:rPr>
          <w:fldChar w:fldCharType="begin"/>
        </w:r>
        <w:r>
          <w:rPr>
            <w:noProof/>
            <w:webHidden/>
          </w:rPr>
          <w:instrText xml:space="preserve"> PAGEREF _Toc220700991 \h </w:instrText>
        </w:r>
        <w:r>
          <w:rPr>
            <w:noProof/>
            <w:webHidden/>
          </w:rPr>
        </w:r>
        <w:r>
          <w:rPr>
            <w:noProof/>
            <w:webHidden/>
          </w:rPr>
          <w:fldChar w:fldCharType="separate"/>
        </w:r>
        <w:r>
          <w:rPr>
            <w:noProof/>
            <w:webHidden/>
          </w:rPr>
          <w:t>50</w:t>
        </w:r>
        <w:r>
          <w:rPr>
            <w:noProof/>
            <w:webHidden/>
          </w:rPr>
          <w:fldChar w:fldCharType="end"/>
        </w:r>
      </w:hyperlink>
    </w:p>
    <w:p w14:paraId="33C530A3" w14:textId="58191AF4" w:rsidR="004133CC" w:rsidRDefault="004133CC">
      <w:pPr>
        <w:pStyle w:val="TOC4"/>
        <w:tabs>
          <w:tab w:val="right" w:leader="dot" w:pos="9350"/>
        </w:tabs>
        <w:rPr>
          <w:rFonts w:eastAsiaTheme="minorEastAsia"/>
          <w:noProof/>
          <w:kern w:val="2"/>
          <w:sz w:val="24"/>
          <w:szCs w:val="24"/>
          <w:lang w:val="en-US"/>
          <w14:ligatures w14:val="standardContextual"/>
        </w:rPr>
      </w:pPr>
      <w:hyperlink w:anchor="_Toc220700992" w:history="1">
        <w:r w:rsidRPr="00AC60D7">
          <w:rPr>
            <w:rStyle w:val="Hyperlink"/>
            <w:noProof/>
          </w:rPr>
          <w:t>3.12.1.6. Slučaj korišćenja 6 – Odjavljivanje polaganja ispita</w:t>
        </w:r>
        <w:r>
          <w:rPr>
            <w:noProof/>
            <w:webHidden/>
          </w:rPr>
          <w:tab/>
        </w:r>
        <w:r>
          <w:rPr>
            <w:noProof/>
            <w:webHidden/>
          </w:rPr>
          <w:fldChar w:fldCharType="begin"/>
        </w:r>
        <w:r>
          <w:rPr>
            <w:noProof/>
            <w:webHidden/>
          </w:rPr>
          <w:instrText xml:space="preserve"> PAGEREF _Toc220700992 \h </w:instrText>
        </w:r>
        <w:r>
          <w:rPr>
            <w:noProof/>
            <w:webHidden/>
          </w:rPr>
        </w:r>
        <w:r>
          <w:rPr>
            <w:noProof/>
            <w:webHidden/>
          </w:rPr>
          <w:fldChar w:fldCharType="separate"/>
        </w:r>
        <w:r>
          <w:rPr>
            <w:noProof/>
            <w:webHidden/>
          </w:rPr>
          <w:t>51</w:t>
        </w:r>
        <w:r>
          <w:rPr>
            <w:noProof/>
            <w:webHidden/>
          </w:rPr>
          <w:fldChar w:fldCharType="end"/>
        </w:r>
      </w:hyperlink>
    </w:p>
    <w:p w14:paraId="2EE7A406" w14:textId="6E344FA5" w:rsidR="004133CC" w:rsidRDefault="004133CC">
      <w:pPr>
        <w:pStyle w:val="TOC4"/>
        <w:tabs>
          <w:tab w:val="right" w:leader="dot" w:pos="9350"/>
        </w:tabs>
        <w:rPr>
          <w:rFonts w:eastAsiaTheme="minorEastAsia"/>
          <w:noProof/>
          <w:kern w:val="2"/>
          <w:sz w:val="24"/>
          <w:szCs w:val="24"/>
          <w:lang w:val="en-US"/>
          <w14:ligatures w14:val="standardContextual"/>
        </w:rPr>
      </w:pPr>
      <w:hyperlink w:anchor="_Toc220700993" w:history="1">
        <w:r w:rsidRPr="00AC60D7">
          <w:rPr>
            <w:rStyle w:val="Hyperlink"/>
            <w:noProof/>
          </w:rPr>
          <w:t>3.12.1.7 Slučaj korišćenja 7 – Ocenjivanje prijave studenata</w:t>
        </w:r>
        <w:r>
          <w:rPr>
            <w:noProof/>
            <w:webHidden/>
          </w:rPr>
          <w:tab/>
        </w:r>
        <w:r>
          <w:rPr>
            <w:noProof/>
            <w:webHidden/>
          </w:rPr>
          <w:fldChar w:fldCharType="begin"/>
        </w:r>
        <w:r>
          <w:rPr>
            <w:noProof/>
            <w:webHidden/>
          </w:rPr>
          <w:instrText xml:space="preserve"> PAGEREF _Toc220700993 \h </w:instrText>
        </w:r>
        <w:r>
          <w:rPr>
            <w:noProof/>
            <w:webHidden/>
          </w:rPr>
        </w:r>
        <w:r>
          <w:rPr>
            <w:noProof/>
            <w:webHidden/>
          </w:rPr>
          <w:fldChar w:fldCharType="separate"/>
        </w:r>
        <w:r>
          <w:rPr>
            <w:noProof/>
            <w:webHidden/>
          </w:rPr>
          <w:t>52</w:t>
        </w:r>
        <w:r>
          <w:rPr>
            <w:noProof/>
            <w:webHidden/>
          </w:rPr>
          <w:fldChar w:fldCharType="end"/>
        </w:r>
      </w:hyperlink>
    </w:p>
    <w:p w14:paraId="078C469C" w14:textId="22D72F18" w:rsidR="004133CC" w:rsidRDefault="004133CC">
      <w:pPr>
        <w:pStyle w:val="TOC4"/>
        <w:tabs>
          <w:tab w:val="right" w:leader="dot" w:pos="9350"/>
        </w:tabs>
        <w:rPr>
          <w:rFonts w:eastAsiaTheme="minorEastAsia"/>
          <w:noProof/>
          <w:kern w:val="2"/>
          <w:sz w:val="24"/>
          <w:szCs w:val="24"/>
          <w:lang w:val="en-US"/>
          <w14:ligatures w14:val="standardContextual"/>
        </w:rPr>
      </w:pPr>
      <w:hyperlink w:anchor="_Toc220700994" w:history="1">
        <w:r w:rsidRPr="00AC60D7">
          <w:rPr>
            <w:rStyle w:val="Hyperlink"/>
            <w:noProof/>
          </w:rPr>
          <w:t>3.12.1.8. Slučaj korišćenja 8 – Odjavljivanje korisnika</w:t>
        </w:r>
        <w:r>
          <w:rPr>
            <w:noProof/>
            <w:webHidden/>
          </w:rPr>
          <w:tab/>
        </w:r>
        <w:r>
          <w:rPr>
            <w:noProof/>
            <w:webHidden/>
          </w:rPr>
          <w:fldChar w:fldCharType="begin"/>
        </w:r>
        <w:r>
          <w:rPr>
            <w:noProof/>
            <w:webHidden/>
          </w:rPr>
          <w:instrText xml:space="preserve"> PAGEREF _Toc220700994 \h </w:instrText>
        </w:r>
        <w:r>
          <w:rPr>
            <w:noProof/>
            <w:webHidden/>
          </w:rPr>
        </w:r>
        <w:r>
          <w:rPr>
            <w:noProof/>
            <w:webHidden/>
          </w:rPr>
          <w:fldChar w:fldCharType="separate"/>
        </w:r>
        <w:r>
          <w:rPr>
            <w:noProof/>
            <w:webHidden/>
          </w:rPr>
          <w:t>53</w:t>
        </w:r>
        <w:r>
          <w:rPr>
            <w:noProof/>
            <w:webHidden/>
          </w:rPr>
          <w:fldChar w:fldCharType="end"/>
        </w:r>
      </w:hyperlink>
    </w:p>
    <w:p w14:paraId="2B7D8CA4" w14:textId="276FD600" w:rsidR="004133CC" w:rsidRDefault="004133CC">
      <w:pPr>
        <w:pStyle w:val="TOC4"/>
        <w:tabs>
          <w:tab w:val="right" w:leader="dot" w:pos="9350"/>
        </w:tabs>
        <w:rPr>
          <w:rFonts w:eastAsiaTheme="minorEastAsia"/>
          <w:noProof/>
          <w:kern w:val="2"/>
          <w:sz w:val="24"/>
          <w:szCs w:val="24"/>
          <w:lang w:val="en-US"/>
          <w14:ligatures w14:val="standardContextual"/>
        </w:rPr>
      </w:pPr>
      <w:hyperlink w:anchor="_Toc220700995" w:history="1">
        <w:r w:rsidRPr="00AC60D7">
          <w:rPr>
            <w:rStyle w:val="Hyperlink"/>
            <w:noProof/>
          </w:rPr>
          <w:t>3.12.1.9. Slučaj korišćenja 9 – Pregled izveštaja ispita</w:t>
        </w:r>
        <w:r>
          <w:rPr>
            <w:noProof/>
            <w:webHidden/>
          </w:rPr>
          <w:tab/>
        </w:r>
        <w:r>
          <w:rPr>
            <w:noProof/>
            <w:webHidden/>
          </w:rPr>
          <w:fldChar w:fldCharType="begin"/>
        </w:r>
        <w:r>
          <w:rPr>
            <w:noProof/>
            <w:webHidden/>
          </w:rPr>
          <w:instrText xml:space="preserve"> PAGEREF _Toc220700995 \h </w:instrText>
        </w:r>
        <w:r>
          <w:rPr>
            <w:noProof/>
            <w:webHidden/>
          </w:rPr>
        </w:r>
        <w:r>
          <w:rPr>
            <w:noProof/>
            <w:webHidden/>
          </w:rPr>
          <w:fldChar w:fldCharType="separate"/>
        </w:r>
        <w:r>
          <w:rPr>
            <w:noProof/>
            <w:webHidden/>
          </w:rPr>
          <w:t>53</w:t>
        </w:r>
        <w:r>
          <w:rPr>
            <w:noProof/>
            <w:webHidden/>
          </w:rPr>
          <w:fldChar w:fldCharType="end"/>
        </w:r>
      </w:hyperlink>
    </w:p>
    <w:p w14:paraId="0A892B60" w14:textId="034C04CC" w:rsidR="004133CC" w:rsidRDefault="004133CC">
      <w:pPr>
        <w:pStyle w:val="TOC4"/>
        <w:tabs>
          <w:tab w:val="right" w:leader="dot" w:pos="9350"/>
        </w:tabs>
        <w:rPr>
          <w:rFonts w:eastAsiaTheme="minorEastAsia"/>
          <w:noProof/>
          <w:kern w:val="2"/>
          <w:sz w:val="24"/>
          <w:szCs w:val="24"/>
          <w:lang w:val="en-US"/>
          <w14:ligatures w14:val="standardContextual"/>
        </w:rPr>
      </w:pPr>
      <w:hyperlink w:anchor="_Toc220700996" w:history="1">
        <w:r w:rsidRPr="00AC60D7">
          <w:rPr>
            <w:rStyle w:val="Hyperlink"/>
            <w:noProof/>
          </w:rPr>
          <w:t xml:space="preserve">3.12.1.10. Slučaj korišćenja 10 – Pregled izveštaja predmeta u </w:t>
        </w:r>
        <w:r w:rsidRPr="00AC60D7">
          <w:rPr>
            <w:rStyle w:val="Hyperlink"/>
            <w:noProof/>
            <w:lang w:val="en-US"/>
          </w:rPr>
          <w:t>školskoj godini</w:t>
        </w:r>
        <w:r>
          <w:rPr>
            <w:noProof/>
            <w:webHidden/>
          </w:rPr>
          <w:tab/>
        </w:r>
        <w:r>
          <w:rPr>
            <w:noProof/>
            <w:webHidden/>
          </w:rPr>
          <w:fldChar w:fldCharType="begin"/>
        </w:r>
        <w:r>
          <w:rPr>
            <w:noProof/>
            <w:webHidden/>
          </w:rPr>
          <w:instrText xml:space="preserve"> PAGEREF _Toc220700996 \h </w:instrText>
        </w:r>
        <w:r>
          <w:rPr>
            <w:noProof/>
            <w:webHidden/>
          </w:rPr>
        </w:r>
        <w:r>
          <w:rPr>
            <w:noProof/>
            <w:webHidden/>
          </w:rPr>
          <w:fldChar w:fldCharType="separate"/>
        </w:r>
        <w:r>
          <w:rPr>
            <w:noProof/>
            <w:webHidden/>
          </w:rPr>
          <w:t>54</w:t>
        </w:r>
        <w:r>
          <w:rPr>
            <w:noProof/>
            <w:webHidden/>
          </w:rPr>
          <w:fldChar w:fldCharType="end"/>
        </w:r>
      </w:hyperlink>
    </w:p>
    <w:p w14:paraId="4B51B367" w14:textId="18AB166F" w:rsidR="004133CC" w:rsidRDefault="004133CC">
      <w:pPr>
        <w:pStyle w:val="TOC1"/>
        <w:rPr>
          <w:rFonts w:eastAsiaTheme="minorEastAsia"/>
          <w:noProof/>
          <w:kern w:val="2"/>
          <w:sz w:val="24"/>
          <w:szCs w:val="24"/>
          <w:lang w:val="en-US"/>
          <w14:ligatures w14:val="standardContextual"/>
        </w:rPr>
      </w:pPr>
      <w:hyperlink w:anchor="_Toc220700997" w:history="1">
        <w:r w:rsidRPr="00AC60D7">
          <w:rPr>
            <w:rStyle w:val="Hyperlink"/>
            <w:rFonts w:eastAsia="Times New Roman"/>
            <w:noProof/>
          </w:rPr>
          <w:t>4. Studijski primer - prikaz realizovanog rešenja</w:t>
        </w:r>
        <w:r>
          <w:rPr>
            <w:noProof/>
            <w:webHidden/>
          </w:rPr>
          <w:tab/>
        </w:r>
        <w:r>
          <w:rPr>
            <w:noProof/>
            <w:webHidden/>
          </w:rPr>
          <w:fldChar w:fldCharType="begin"/>
        </w:r>
        <w:r>
          <w:rPr>
            <w:noProof/>
            <w:webHidden/>
          </w:rPr>
          <w:instrText xml:space="preserve"> PAGEREF _Toc220700997 \h </w:instrText>
        </w:r>
        <w:r>
          <w:rPr>
            <w:noProof/>
            <w:webHidden/>
          </w:rPr>
        </w:r>
        <w:r>
          <w:rPr>
            <w:noProof/>
            <w:webHidden/>
          </w:rPr>
          <w:fldChar w:fldCharType="separate"/>
        </w:r>
        <w:r>
          <w:rPr>
            <w:noProof/>
            <w:webHidden/>
          </w:rPr>
          <w:t>56</w:t>
        </w:r>
        <w:r>
          <w:rPr>
            <w:noProof/>
            <w:webHidden/>
          </w:rPr>
          <w:fldChar w:fldCharType="end"/>
        </w:r>
      </w:hyperlink>
    </w:p>
    <w:p w14:paraId="185C52BB" w14:textId="6AE084A7"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0998" w:history="1">
        <w:r w:rsidRPr="00AC60D7">
          <w:rPr>
            <w:rStyle w:val="Hyperlink"/>
            <w:noProof/>
          </w:rPr>
          <w:t>4.1 Frontend implementacija</w:t>
        </w:r>
        <w:r>
          <w:rPr>
            <w:noProof/>
            <w:webHidden/>
          </w:rPr>
          <w:tab/>
        </w:r>
        <w:r>
          <w:rPr>
            <w:noProof/>
            <w:webHidden/>
          </w:rPr>
          <w:fldChar w:fldCharType="begin"/>
        </w:r>
        <w:r>
          <w:rPr>
            <w:noProof/>
            <w:webHidden/>
          </w:rPr>
          <w:instrText xml:space="preserve"> PAGEREF _Toc220700998 \h </w:instrText>
        </w:r>
        <w:r>
          <w:rPr>
            <w:noProof/>
            <w:webHidden/>
          </w:rPr>
        </w:r>
        <w:r>
          <w:rPr>
            <w:noProof/>
            <w:webHidden/>
          </w:rPr>
          <w:fldChar w:fldCharType="separate"/>
        </w:r>
        <w:r>
          <w:rPr>
            <w:noProof/>
            <w:webHidden/>
          </w:rPr>
          <w:t>56</w:t>
        </w:r>
        <w:r>
          <w:rPr>
            <w:noProof/>
            <w:webHidden/>
          </w:rPr>
          <w:fldChar w:fldCharType="end"/>
        </w:r>
      </w:hyperlink>
    </w:p>
    <w:p w14:paraId="28DEA162" w14:textId="44D78C2C"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0999" w:history="1">
        <w:r w:rsidRPr="00AC60D7">
          <w:rPr>
            <w:rStyle w:val="Hyperlink"/>
            <w:noProof/>
          </w:rPr>
          <w:t>4.2 Backend implementacija</w:t>
        </w:r>
        <w:r>
          <w:rPr>
            <w:noProof/>
            <w:webHidden/>
          </w:rPr>
          <w:tab/>
        </w:r>
        <w:r>
          <w:rPr>
            <w:noProof/>
            <w:webHidden/>
          </w:rPr>
          <w:fldChar w:fldCharType="begin"/>
        </w:r>
        <w:r>
          <w:rPr>
            <w:noProof/>
            <w:webHidden/>
          </w:rPr>
          <w:instrText xml:space="preserve"> PAGEREF _Toc220700999 \h </w:instrText>
        </w:r>
        <w:r>
          <w:rPr>
            <w:noProof/>
            <w:webHidden/>
          </w:rPr>
        </w:r>
        <w:r>
          <w:rPr>
            <w:noProof/>
            <w:webHidden/>
          </w:rPr>
          <w:fldChar w:fldCharType="separate"/>
        </w:r>
        <w:r>
          <w:rPr>
            <w:noProof/>
            <w:webHidden/>
          </w:rPr>
          <w:t>63</w:t>
        </w:r>
        <w:r>
          <w:rPr>
            <w:noProof/>
            <w:webHidden/>
          </w:rPr>
          <w:fldChar w:fldCharType="end"/>
        </w:r>
      </w:hyperlink>
    </w:p>
    <w:p w14:paraId="7FE1F115" w14:textId="77BB07E6" w:rsidR="004133CC" w:rsidRDefault="004133CC">
      <w:pPr>
        <w:pStyle w:val="TOC4"/>
        <w:tabs>
          <w:tab w:val="right" w:leader="dot" w:pos="9350"/>
        </w:tabs>
        <w:rPr>
          <w:rFonts w:eastAsiaTheme="minorEastAsia"/>
          <w:noProof/>
          <w:kern w:val="2"/>
          <w:sz w:val="24"/>
          <w:szCs w:val="24"/>
          <w:lang w:val="en-US"/>
          <w14:ligatures w14:val="standardContextual"/>
        </w:rPr>
      </w:pPr>
      <w:hyperlink w:anchor="_Toc220701000" w:history="1">
        <w:r w:rsidRPr="00AC60D7">
          <w:rPr>
            <w:rStyle w:val="Hyperlink"/>
            <w:noProof/>
          </w:rPr>
          <w:t>4.2.1 Konfiguracija backenda: konekcije prema bazi i migracija dummy podataka</w:t>
        </w:r>
        <w:r>
          <w:rPr>
            <w:noProof/>
            <w:webHidden/>
          </w:rPr>
          <w:tab/>
        </w:r>
        <w:r>
          <w:rPr>
            <w:noProof/>
            <w:webHidden/>
          </w:rPr>
          <w:fldChar w:fldCharType="begin"/>
        </w:r>
        <w:r>
          <w:rPr>
            <w:noProof/>
            <w:webHidden/>
          </w:rPr>
          <w:instrText xml:space="preserve"> PAGEREF _Toc220701000 \h </w:instrText>
        </w:r>
        <w:r>
          <w:rPr>
            <w:noProof/>
            <w:webHidden/>
          </w:rPr>
        </w:r>
        <w:r>
          <w:rPr>
            <w:noProof/>
            <w:webHidden/>
          </w:rPr>
          <w:fldChar w:fldCharType="separate"/>
        </w:r>
        <w:r>
          <w:rPr>
            <w:noProof/>
            <w:webHidden/>
          </w:rPr>
          <w:t>65</w:t>
        </w:r>
        <w:r>
          <w:rPr>
            <w:noProof/>
            <w:webHidden/>
          </w:rPr>
          <w:fldChar w:fldCharType="end"/>
        </w:r>
      </w:hyperlink>
    </w:p>
    <w:p w14:paraId="19EAB395" w14:textId="54F90AF3"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1001" w:history="1">
        <w:r w:rsidRPr="00AC60D7">
          <w:rPr>
            <w:rStyle w:val="Hyperlink"/>
            <w:noProof/>
          </w:rPr>
          <w:t>4.3 Implementacija i korisničko uputsvo</w:t>
        </w:r>
        <w:r>
          <w:rPr>
            <w:noProof/>
            <w:webHidden/>
          </w:rPr>
          <w:tab/>
        </w:r>
        <w:r>
          <w:rPr>
            <w:noProof/>
            <w:webHidden/>
          </w:rPr>
          <w:fldChar w:fldCharType="begin"/>
        </w:r>
        <w:r>
          <w:rPr>
            <w:noProof/>
            <w:webHidden/>
          </w:rPr>
          <w:instrText xml:space="preserve"> PAGEREF _Toc220701001 \h </w:instrText>
        </w:r>
        <w:r>
          <w:rPr>
            <w:noProof/>
            <w:webHidden/>
          </w:rPr>
        </w:r>
        <w:r>
          <w:rPr>
            <w:noProof/>
            <w:webHidden/>
          </w:rPr>
          <w:fldChar w:fldCharType="separate"/>
        </w:r>
        <w:r>
          <w:rPr>
            <w:noProof/>
            <w:webHidden/>
          </w:rPr>
          <w:t>67</w:t>
        </w:r>
        <w:r>
          <w:rPr>
            <w:noProof/>
            <w:webHidden/>
          </w:rPr>
          <w:fldChar w:fldCharType="end"/>
        </w:r>
      </w:hyperlink>
    </w:p>
    <w:p w14:paraId="5BF825D5" w14:textId="598ED550"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1002" w:history="1">
        <w:r w:rsidRPr="00AC60D7">
          <w:rPr>
            <w:rStyle w:val="Hyperlink"/>
            <w:noProof/>
          </w:rPr>
          <w:t>4.3.1  Uputstvo SK1: Prijavljivanje korisnika</w:t>
        </w:r>
        <w:r>
          <w:rPr>
            <w:noProof/>
            <w:webHidden/>
          </w:rPr>
          <w:tab/>
        </w:r>
        <w:r>
          <w:rPr>
            <w:noProof/>
            <w:webHidden/>
          </w:rPr>
          <w:fldChar w:fldCharType="begin"/>
        </w:r>
        <w:r>
          <w:rPr>
            <w:noProof/>
            <w:webHidden/>
          </w:rPr>
          <w:instrText xml:space="preserve"> PAGEREF _Toc220701002 \h </w:instrText>
        </w:r>
        <w:r>
          <w:rPr>
            <w:noProof/>
            <w:webHidden/>
          </w:rPr>
        </w:r>
        <w:r>
          <w:rPr>
            <w:noProof/>
            <w:webHidden/>
          </w:rPr>
          <w:fldChar w:fldCharType="separate"/>
        </w:r>
        <w:r>
          <w:rPr>
            <w:noProof/>
            <w:webHidden/>
          </w:rPr>
          <w:t>67</w:t>
        </w:r>
        <w:r>
          <w:rPr>
            <w:noProof/>
            <w:webHidden/>
          </w:rPr>
          <w:fldChar w:fldCharType="end"/>
        </w:r>
      </w:hyperlink>
    </w:p>
    <w:p w14:paraId="59D039E3" w14:textId="5686FABD"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1003" w:history="1">
        <w:r w:rsidRPr="00AC60D7">
          <w:rPr>
            <w:rStyle w:val="Hyperlink"/>
            <w:noProof/>
          </w:rPr>
          <w:t>4.2.2 Uputstvo SK2: Pregled svih ispita u aktuelnom ispitnom roku</w:t>
        </w:r>
        <w:r>
          <w:rPr>
            <w:noProof/>
            <w:webHidden/>
          </w:rPr>
          <w:tab/>
        </w:r>
        <w:r>
          <w:rPr>
            <w:noProof/>
            <w:webHidden/>
          </w:rPr>
          <w:fldChar w:fldCharType="begin"/>
        </w:r>
        <w:r>
          <w:rPr>
            <w:noProof/>
            <w:webHidden/>
          </w:rPr>
          <w:instrText xml:space="preserve"> PAGEREF _Toc220701003 \h </w:instrText>
        </w:r>
        <w:r>
          <w:rPr>
            <w:noProof/>
            <w:webHidden/>
          </w:rPr>
        </w:r>
        <w:r>
          <w:rPr>
            <w:noProof/>
            <w:webHidden/>
          </w:rPr>
          <w:fldChar w:fldCharType="separate"/>
        </w:r>
        <w:r>
          <w:rPr>
            <w:noProof/>
            <w:webHidden/>
          </w:rPr>
          <w:t>71</w:t>
        </w:r>
        <w:r>
          <w:rPr>
            <w:noProof/>
            <w:webHidden/>
          </w:rPr>
          <w:fldChar w:fldCharType="end"/>
        </w:r>
      </w:hyperlink>
    </w:p>
    <w:p w14:paraId="2449ADAE" w14:textId="338DB623"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1004" w:history="1">
        <w:r w:rsidRPr="00AC60D7">
          <w:rPr>
            <w:rStyle w:val="Hyperlink"/>
            <w:noProof/>
          </w:rPr>
          <w:t>4.2.3 Uputstvo SK3: Pregled studentovih ispita u aktuelnom ispitnom roku</w:t>
        </w:r>
        <w:r>
          <w:rPr>
            <w:noProof/>
            <w:webHidden/>
          </w:rPr>
          <w:tab/>
        </w:r>
        <w:r>
          <w:rPr>
            <w:noProof/>
            <w:webHidden/>
          </w:rPr>
          <w:fldChar w:fldCharType="begin"/>
        </w:r>
        <w:r>
          <w:rPr>
            <w:noProof/>
            <w:webHidden/>
          </w:rPr>
          <w:instrText xml:space="preserve"> PAGEREF _Toc220701004 \h </w:instrText>
        </w:r>
        <w:r>
          <w:rPr>
            <w:noProof/>
            <w:webHidden/>
          </w:rPr>
        </w:r>
        <w:r>
          <w:rPr>
            <w:noProof/>
            <w:webHidden/>
          </w:rPr>
          <w:fldChar w:fldCharType="separate"/>
        </w:r>
        <w:r>
          <w:rPr>
            <w:noProof/>
            <w:webHidden/>
          </w:rPr>
          <w:t>73</w:t>
        </w:r>
        <w:r>
          <w:rPr>
            <w:noProof/>
            <w:webHidden/>
          </w:rPr>
          <w:fldChar w:fldCharType="end"/>
        </w:r>
      </w:hyperlink>
    </w:p>
    <w:p w14:paraId="3998BB7C" w14:textId="01FE0D3F"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1005" w:history="1">
        <w:r w:rsidRPr="00AC60D7">
          <w:rPr>
            <w:rStyle w:val="Hyperlink"/>
            <w:noProof/>
          </w:rPr>
          <w:t>4.2.4 Uputstvo SK4: Pregled uspešnih polaganja ispita</w:t>
        </w:r>
        <w:r>
          <w:rPr>
            <w:noProof/>
            <w:webHidden/>
          </w:rPr>
          <w:tab/>
        </w:r>
        <w:r>
          <w:rPr>
            <w:noProof/>
            <w:webHidden/>
          </w:rPr>
          <w:fldChar w:fldCharType="begin"/>
        </w:r>
        <w:r>
          <w:rPr>
            <w:noProof/>
            <w:webHidden/>
          </w:rPr>
          <w:instrText xml:space="preserve"> PAGEREF _Toc220701005 \h </w:instrText>
        </w:r>
        <w:r>
          <w:rPr>
            <w:noProof/>
            <w:webHidden/>
          </w:rPr>
        </w:r>
        <w:r>
          <w:rPr>
            <w:noProof/>
            <w:webHidden/>
          </w:rPr>
          <w:fldChar w:fldCharType="separate"/>
        </w:r>
        <w:r>
          <w:rPr>
            <w:noProof/>
            <w:webHidden/>
          </w:rPr>
          <w:t>75</w:t>
        </w:r>
        <w:r>
          <w:rPr>
            <w:noProof/>
            <w:webHidden/>
          </w:rPr>
          <w:fldChar w:fldCharType="end"/>
        </w:r>
      </w:hyperlink>
    </w:p>
    <w:p w14:paraId="335D64A1" w14:textId="0FFEF9E9"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1006" w:history="1">
        <w:r w:rsidRPr="00AC60D7">
          <w:rPr>
            <w:rStyle w:val="Hyperlink"/>
            <w:noProof/>
          </w:rPr>
          <w:t>4.2.5 Uputstvo SK5: Prijavljivanje polaganja ispita</w:t>
        </w:r>
        <w:r>
          <w:rPr>
            <w:noProof/>
            <w:webHidden/>
          </w:rPr>
          <w:tab/>
        </w:r>
        <w:r>
          <w:rPr>
            <w:noProof/>
            <w:webHidden/>
          </w:rPr>
          <w:fldChar w:fldCharType="begin"/>
        </w:r>
        <w:r>
          <w:rPr>
            <w:noProof/>
            <w:webHidden/>
          </w:rPr>
          <w:instrText xml:space="preserve"> PAGEREF _Toc220701006 \h </w:instrText>
        </w:r>
        <w:r>
          <w:rPr>
            <w:noProof/>
            <w:webHidden/>
          </w:rPr>
        </w:r>
        <w:r>
          <w:rPr>
            <w:noProof/>
            <w:webHidden/>
          </w:rPr>
          <w:fldChar w:fldCharType="separate"/>
        </w:r>
        <w:r>
          <w:rPr>
            <w:noProof/>
            <w:webHidden/>
          </w:rPr>
          <w:t>80</w:t>
        </w:r>
        <w:r>
          <w:rPr>
            <w:noProof/>
            <w:webHidden/>
          </w:rPr>
          <w:fldChar w:fldCharType="end"/>
        </w:r>
      </w:hyperlink>
    </w:p>
    <w:p w14:paraId="20EA5380" w14:textId="1FE96CB2"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1007" w:history="1">
        <w:r w:rsidRPr="00AC60D7">
          <w:rPr>
            <w:rStyle w:val="Hyperlink"/>
            <w:noProof/>
          </w:rPr>
          <w:t>4.2.6 Uputstvo SK6: Odjavljivanje polaganja ispita</w:t>
        </w:r>
        <w:r>
          <w:rPr>
            <w:noProof/>
            <w:webHidden/>
          </w:rPr>
          <w:tab/>
        </w:r>
        <w:r>
          <w:rPr>
            <w:noProof/>
            <w:webHidden/>
          </w:rPr>
          <w:fldChar w:fldCharType="begin"/>
        </w:r>
        <w:r>
          <w:rPr>
            <w:noProof/>
            <w:webHidden/>
          </w:rPr>
          <w:instrText xml:space="preserve"> PAGEREF _Toc220701007 \h </w:instrText>
        </w:r>
        <w:r>
          <w:rPr>
            <w:noProof/>
            <w:webHidden/>
          </w:rPr>
        </w:r>
        <w:r>
          <w:rPr>
            <w:noProof/>
            <w:webHidden/>
          </w:rPr>
          <w:fldChar w:fldCharType="separate"/>
        </w:r>
        <w:r>
          <w:rPr>
            <w:noProof/>
            <w:webHidden/>
          </w:rPr>
          <w:t>81</w:t>
        </w:r>
        <w:r>
          <w:rPr>
            <w:noProof/>
            <w:webHidden/>
          </w:rPr>
          <w:fldChar w:fldCharType="end"/>
        </w:r>
      </w:hyperlink>
    </w:p>
    <w:p w14:paraId="58921543" w14:textId="4A28A5A7"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1008" w:history="1">
        <w:r w:rsidRPr="00AC60D7">
          <w:rPr>
            <w:rStyle w:val="Hyperlink"/>
            <w:noProof/>
          </w:rPr>
          <w:t>4.2.7 Uputstvo SK7: Ocenjivanje prijave studenta</w:t>
        </w:r>
        <w:r>
          <w:rPr>
            <w:noProof/>
            <w:webHidden/>
          </w:rPr>
          <w:tab/>
        </w:r>
        <w:r>
          <w:rPr>
            <w:noProof/>
            <w:webHidden/>
          </w:rPr>
          <w:fldChar w:fldCharType="begin"/>
        </w:r>
        <w:r>
          <w:rPr>
            <w:noProof/>
            <w:webHidden/>
          </w:rPr>
          <w:instrText xml:space="preserve"> PAGEREF _Toc220701008 \h </w:instrText>
        </w:r>
        <w:r>
          <w:rPr>
            <w:noProof/>
            <w:webHidden/>
          </w:rPr>
        </w:r>
        <w:r>
          <w:rPr>
            <w:noProof/>
            <w:webHidden/>
          </w:rPr>
          <w:fldChar w:fldCharType="separate"/>
        </w:r>
        <w:r>
          <w:rPr>
            <w:noProof/>
            <w:webHidden/>
          </w:rPr>
          <w:t>83</w:t>
        </w:r>
        <w:r>
          <w:rPr>
            <w:noProof/>
            <w:webHidden/>
          </w:rPr>
          <w:fldChar w:fldCharType="end"/>
        </w:r>
      </w:hyperlink>
    </w:p>
    <w:p w14:paraId="77469B48" w14:textId="6CD1E5EC"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1009" w:history="1">
        <w:r w:rsidRPr="00AC60D7">
          <w:rPr>
            <w:rStyle w:val="Hyperlink"/>
            <w:noProof/>
          </w:rPr>
          <w:t>4.2.8 Uputstvo SK8: Odjavljivanje korisnika</w:t>
        </w:r>
        <w:r>
          <w:rPr>
            <w:noProof/>
            <w:webHidden/>
          </w:rPr>
          <w:tab/>
        </w:r>
        <w:r>
          <w:rPr>
            <w:noProof/>
            <w:webHidden/>
          </w:rPr>
          <w:fldChar w:fldCharType="begin"/>
        </w:r>
        <w:r>
          <w:rPr>
            <w:noProof/>
            <w:webHidden/>
          </w:rPr>
          <w:instrText xml:space="preserve"> PAGEREF _Toc220701009 \h </w:instrText>
        </w:r>
        <w:r>
          <w:rPr>
            <w:noProof/>
            <w:webHidden/>
          </w:rPr>
        </w:r>
        <w:r>
          <w:rPr>
            <w:noProof/>
            <w:webHidden/>
          </w:rPr>
          <w:fldChar w:fldCharType="separate"/>
        </w:r>
        <w:r>
          <w:rPr>
            <w:noProof/>
            <w:webHidden/>
          </w:rPr>
          <w:t>86</w:t>
        </w:r>
        <w:r>
          <w:rPr>
            <w:noProof/>
            <w:webHidden/>
          </w:rPr>
          <w:fldChar w:fldCharType="end"/>
        </w:r>
      </w:hyperlink>
    </w:p>
    <w:p w14:paraId="6AC0013B" w14:textId="6B4EC048"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1010" w:history="1">
        <w:r w:rsidRPr="00AC60D7">
          <w:rPr>
            <w:rStyle w:val="Hyperlink"/>
            <w:noProof/>
          </w:rPr>
          <w:t>4.2.9 Uputstvo SK9: Pregled izve</w:t>
        </w:r>
        <w:r w:rsidRPr="00AC60D7">
          <w:rPr>
            <w:rStyle w:val="Hyperlink"/>
            <w:noProof/>
            <w:lang w:val="en-US"/>
          </w:rPr>
          <w:t>štaja polaganja predmeta u ispitnom roku</w:t>
        </w:r>
        <w:r>
          <w:rPr>
            <w:noProof/>
            <w:webHidden/>
          </w:rPr>
          <w:tab/>
        </w:r>
        <w:r>
          <w:rPr>
            <w:noProof/>
            <w:webHidden/>
          </w:rPr>
          <w:fldChar w:fldCharType="begin"/>
        </w:r>
        <w:r>
          <w:rPr>
            <w:noProof/>
            <w:webHidden/>
          </w:rPr>
          <w:instrText xml:space="preserve"> PAGEREF _Toc220701010 \h </w:instrText>
        </w:r>
        <w:r>
          <w:rPr>
            <w:noProof/>
            <w:webHidden/>
          </w:rPr>
        </w:r>
        <w:r>
          <w:rPr>
            <w:noProof/>
            <w:webHidden/>
          </w:rPr>
          <w:fldChar w:fldCharType="separate"/>
        </w:r>
        <w:r>
          <w:rPr>
            <w:noProof/>
            <w:webHidden/>
          </w:rPr>
          <w:t>87</w:t>
        </w:r>
        <w:r>
          <w:rPr>
            <w:noProof/>
            <w:webHidden/>
          </w:rPr>
          <w:fldChar w:fldCharType="end"/>
        </w:r>
      </w:hyperlink>
    </w:p>
    <w:p w14:paraId="62FC19CF" w14:textId="1A8A1436"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1011" w:history="1">
        <w:r w:rsidRPr="00AC60D7">
          <w:rPr>
            <w:rStyle w:val="Hyperlink"/>
            <w:noProof/>
            <w:lang w:val="en-US"/>
          </w:rPr>
          <w:t>Kada se nadje odgovarajući ispit, excel izveštaj se skida klikom na download ikonicu u tom redu.</w:t>
        </w:r>
        <w:r>
          <w:rPr>
            <w:noProof/>
            <w:webHidden/>
          </w:rPr>
          <w:tab/>
        </w:r>
        <w:r>
          <w:rPr>
            <w:noProof/>
            <w:webHidden/>
          </w:rPr>
          <w:fldChar w:fldCharType="begin"/>
        </w:r>
        <w:r>
          <w:rPr>
            <w:noProof/>
            <w:webHidden/>
          </w:rPr>
          <w:instrText xml:space="preserve"> PAGEREF _Toc220701011 \h </w:instrText>
        </w:r>
        <w:r>
          <w:rPr>
            <w:noProof/>
            <w:webHidden/>
          </w:rPr>
        </w:r>
        <w:r>
          <w:rPr>
            <w:noProof/>
            <w:webHidden/>
          </w:rPr>
          <w:fldChar w:fldCharType="separate"/>
        </w:r>
        <w:r>
          <w:rPr>
            <w:noProof/>
            <w:webHidden/>
          </w:rPr>
          <w:t>88</w:t>
        </w:r>
        <w:r>
          <w:rPr>
            <w:noProof/>
            <w:webHidden/>
          </w:rPr>
          <w:fldChar w:fldCharType="end"/>
        </w:r>
      </w:hyperlink>
    </w:p>
    <w:p w14:paraId="7C77112F" w14:textId="3AF67D01" w:rsidR="004133CC" w:rsidRDefault="004133CC">
      <w:pPr>
        <w:pStyle w:val="TOC3"/>
        <w:tabs>
          <w:tab w:val="right" w:leader="dot" w:pos="9350"/>
        </w:tabs>
        <w:rPr>
          <w:rFonts w:eastAsiaTheme="minorEastAsia"/>
          <w:noProof/>
          <w:kern w:val="2"/>
          <w:sz w:val="24"/>
          <w:szCs w:val="24"/>
          <w:lang w:val="en-US"/>
          <w14:ligatures w14:val="standardContextual"/>
        </w:rPr>
      </w:pPr>
      <w:hyperlink w:anchor="_Toc220701012" w:history="1">
        <w:r w:rsidRPr="00AC60D7">
          <w:rPr>
            <w:rStyle w:val="Hyperlink"/>
            <w:noProof/>
          </w:rPr>
          <w:t>4.2.10 Uputstvo SK10: Predgled izveštaja predmeta u školskoj godini</w:t>
        </w:r>
        <w:r>
          <w:rPr>
            <w:noProof/>
            <w:webHidden/>
          </w:rPr>
          <w:tab/>
        </w:r>
        <w:r>
          <w:rPr>
            <w:noProof/>
            <w:webHidden/>
          </w:rPr>
          <w:fldChar w:fldCharType="begin"/>
        </w:r>
        <w:r>
          <w:rPr>
            <w:noProof/>
            <w:webHidden/>
          </w:rPr>
          <w:instrText xml:space="preserve"> PAGEREF _Toc220701012 \h </w:instrText>
        </w:r>
        <w:r>
          <w:rPr>
            <w:noProof/>
            <w:webHidden/>
          </w:rPr>
        </w:r>
        <w:r>
          <w:rPr>
            <w:noProof/>
            <w:webHidden/>
          </w:rPr>
          <w:fldChar w:fldCharType="separate"/>
        </w:r>
        <w:r>
          <w:rPr>
            <w:noProof/>
            <w:webHidden/>
          </w:rPr>
          <w:t>91</w:t>
        </w:r>
        <w:r>
          <w:rPr>
            <w:noProof/>
            <w:webHidden/>
          </w:rPr>
          <w:fldChar w:fldCharType="end"/>
        </w:r>
      </w:hyperlink>
    </w:p>
    <w:p w14:paraId="7EDB22FE" w14:textId="63B337AD"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1013" w:history="1">
        <w:r w:rsidRPr="00AC60D7">
          <w:rPr>
            <w:rStyle w:val="Hyperlink"/>
            <w:noProof/>
          </w:rPr>
          <w:t>4.3. API</w:t>
        </w:r>
        <w:r>
          <w:rPr>
            <w:noProof/>
            <w:webHidden/>
          </w:rPr>
          <w:tab/>
        </w:r>
        <w:r>
          <w:rPr>
            <w:noProof/>
            <w:webHidden/>
          </w:rPr>
          <w:fldChar w:fldCharType="begin"/>
        </w:r>
        <w:r>
          <w:rPr>
            <w:noProof/>
            <w:webHidden/>
          </w:rPr>
          <w:instrText xml:space="preserve"> PAGEREF _Toc220701013 \h </w:instrText>
        </w:r>
        <w:r>
          <w:rPr>
            <w:noProof/>
            <w:webHidden/>
          </w:rPr>
        </w:r>
        <w:r>
          <w:rPr>
            <w:noProof/>
            <w:webHidden/>
          </w:rPr>
          <w:fldChar w:fldCharType="separate"/>
        </w:r>
        <w:r>
          <w:rPr>
            <w:noProof/>
            <w:webHidden/>
          </w:rPr>
          <w:t>96</w:t>
        </w:r>
        <w:r>
          <w:rPr>
            <w:noProof/>
            <w:webHidden/>
          </w:rPr>
          <w:fldChar w:fldCharType="end"/>
        </w:r>
      </w:hyperlink>
    </w:p>
    <w:p w14:paraId="37DA7245" w14:textId="5C0056F1" w:rsidR="004133CC" w:rsidRDefault="004133CC">
      <w:pPr>
        <w:pStyle w:val="TOC1"/>
        <w:tabs>
          <w:tab w:val="left" w:pos="440"/>
        </w:tabs>
        <w:rPr>
          <w:rFonts w:eastAsiaTheme="minorEastAsia"/>
          <w:noProof/>
          <w:kern w:val="2"/>
          <w:sz w:val="24"/>
          <w:szCs w:val="24"/>
          <w:lang w:val="en-US"/>
          <w14:ligatures w14:val="standardContextual"/>
        </w:rPr>
      </w:pPr>
      <w:hyperlink w:anchor="_Toc220701014" w:history="1">
        <w:r w:rsidRPr="00AC60D7">
          <w:rPr>
            <w:rStyle w:val="Hyperlink"/>
            <w:noProof/>
          </w:rPr>
          <w:t>5.</w:t>
        </w:r>
        <w:r>
          <w:rPr>
            <w:rFonts w:eastAsiaTheme="minorEastAsia"/>
            <w:noProof/>
            <w:kern w:val="2"/>
            <w:sz w:val="24"/>
            <w:szCs w:val="24"/>
            <w:lang w:val="en-US"/>
            <w14:ligatures w14:val="standardContextual"/>
          </w:rPr>
          <w:tab/>
        </w:r>
        <w:r w:rsidRPr="00AC60D7">
          <w:rPr>
            <w:rStyle w:val="Hyperlink"/>
            <w:noProof/>
          </w:rPr>
          <w:t>Zaključak</w:t>
        </w:r>
        <w:r>
          <w:rPr>
            <w:noProof/>
            <w:webHidden/>
          </w:rPr>
          <w:tab/>
        </w:r>
        <w:r>
          <w:rPr>
            <w:noProof/>
            <w:webHidden/>
          </w:rPr>
          <w:fldChar w:fldCharType="begin"/>
        </w:r>
        <w:r>
          <w:rPr>
            <w:noProof/>
            <w:webHidden/>
          </w:rPr>
          <w:instrText xml:space="preserve"> PAGEREF _Toc220701014 \h </w:instrText>
        </w:r>
        <w:r>
          <w:rPr>
            <w:noProof/>
            <w:webHidden/>
          </w:rPr>
        </w:r>
        <w:r>
          <w:rPr>
            <w:noProof/>
            <w:webHidden/>
          </w:rPr>
          <w:fldChar w:fldCharType="separate"/>
        </w:r>
        <w:r>
          <w:rPr>
            <w:noProof/>
            <w:webHidden/>
          </w:rPr>
          <w:t>97</w:t>
        </w:r>
        <w:r>
          <w:rPr>
            <w:noProof/>
            <w:webHidden/>
          </w:rPr>
          <w:fldChar w:fldCharType="end"/>
        </w:r>
      </w:hyperlink>
    </w:p>
    <w:p w14:paraId="525E8E9E" w14:textId="6839B903" w:rsidR="004133CC" w:rsidRDefault="004133CC">
      <w:pPr>
        <w:pStyle w:val="TOC1"/>
        <w:rPr>
          <w:rFonts w:eastAsiaTheme="minorEastAsia"/>
          <w:noProof/>
          <w:kern w:val="2"/>
          <w:sz w:val="24"/>
          <w:szCs w:val="24"/>
          <w:lang w:val="en-US"/>
          <w14:ligatures w14:val="standardContextual"/>
        </w:rPr>
      </w:pPr>
      <w:hyperlink w:anchor="_Toc220701015" w:history="1">
        <w:r w:rsidRPr="00AC60D7">
          <w:rPr>
            <w:rStyle w:val="Hyperlink"/>
            <w:noProof/>
          </w:rPr>
          <w:t>6. Reference</w:t>
        </w:r>
        <w:r>
          <w:rPr>
            <w:noProof/>
            <w:webHidden/>
          </w:rPr>
          <w:tab/>
        </w:r>
        <w:r>
          <w:rPr>
            <w:noProof/>
            <w:webHidden/>
          </w:rPr>
          <w:fldChar w:fldCharType="begin"/>
        </w:r>
        <w:r>
          <w:rPr>
            <w:noProof/>
            <w:webHidden/>
          </w:rPr>
          <w:instrText xml:space="preserve"> PAGEREF _Toc220701015 \h </w:instrText>
        </w:r>
        <w:r>
          <w:rPr>
            <w:noProof/>
            <w:webHidden/>
          </w:rPr>
        </w:r>
        <w:r>
          <w:rPr>
            <w:noProof/>
            <w:webHidden/>
          </w:rPr>
          <w:fldChar w:fldCharType="separate"/>
        </w:r>
        <w:r>
          <w:rPr>
            <w:noProof/>
            <w:webHidden/>
          </w:rPr>
          <w:t>97</w:t>
        </w:r>
        <w:r>
          <w:rPr>
            <w:noProof/>
            <w:webHidden/>
          </w:rPr>
          <w:fldChar w:fldCharType="end"/>
        </w:r>
      </w:hyperlink>
    </w:p>
    <w:p w14:paraId="10921D2A" w14:textId="6661A906"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1016" w:history="1">
        <w:r w:rsidRPr="00AC60D7">
          <w:rPr>
            <w:rStyle w:val="Hyperlink"/>
            <w:noProof/>
          </w:rPr>
          <w:t>6.1. Linkovi ka Github repozitorijumima projekta</w:t>
        </w:r>
        <w:r>
          <w:rPr>
            <w:noProof/>
            <w:webHidden/>
          </w:rPr>
          <w:tab/>
        </w:r>
        <w:r>
          <w:rPr>
            <w:noProof/>
            <w:webHidden/>
          </w:rPr>
          <w:fldChar w:fldCharType="begin"/>
        </w:r>
        <w:r>
          <w:rPr>
            <w:noProof/>
            <w:webHidden/>
          </w:rPr>
          <w:instrText xml:space="preserve"> PAGEREF _Toc220701016 \h </w:instrText>
        </w:r>
        <w:r>
          <w:rPr>
            <w:noProof/>
            <w:webHidden/>
          </w:rPr>
        </w:r>
        <w:r>
          <w:rPr>
            <w:noProof/>
            <w:webHidden/>
          </w:rPr>
          <w:fldChar w:fldCharType="separate"/>
        </w:r>
        <w:r>
          <w:rPr>
            <w:noProof/>
            <w:webHidden/>
          </w:rPr>
          <w:t>97</w:t>
        </w:r>
        <w:r>
          <w:rPr>
            <w:noProof/>
            <w:webHidden/>
          </w:rPr>
          <w:fldChar w:fldCharType="end"/>
        </w:r>
      </w:hyperlink>
    </w:p>
    <w:p w14:paraId="50759EF6" w14:textId="0D2740AE" w:rsidR="004133CC" w:rsidRDefault="004133CC">
      <w:pPr>
        <w:pStyle w:val="TOC2"/>
        <w:tabs>
          <w:tab w:val="right" w:leader="dot" w:pos="9350"/>
        </w:tabs>
        <w:rPr>
          <w:rFonts w:eastAsiaTheme="minorEastAsia"/>
          <w:noProof/>
          <w:kern w:val="2"/>
          <w:sz w:val="24"/>
          <w:szCs w:val="24"/>
          <w:lang w:val="en-US"/>
          <w14:ligatures w14:val="standardContextual"/>
        </w:rPr>
      </w:pPr>
      <w:hyperlink w:anchor="_Toc220701017" w:history="1">
        <w:r w:rsidRPr="00AC60D7">
          <w:rPr>
            <w:rStyle w:val="Hyperlink"/>
            <w:noProof/>
          </w:rPr>
          <w:t>6.2 Korišćena Literatura</w:t>
        </w:r>
        <w:r>
          <w:rPr>
            <w:noProof/>
            <w:webHidden/>
          </w:rPr>
          <w:tab/>
        </w:r>
        <w:r>
          <w:rPr>
            <w:noProof/>
            <w:webHidden/>
          </w:rPr>
          <w:fldChar w:fldCharType="begin"/>
        </w:r>
        <w:r>
          <w:rPr>
            <w:noProof/>
            <w:webHidden/>
          </w:rPr>
          <w:instrText xml:space="preserve"> PAGEREF _Toc220701017 \h </w:instrText>
        </w:r>
        <w:r>
          <w:rPr>
            <w:noProof/>
            <w:webHidden/>
          </w:rPr>
        </w:r>
        <w:r>
          <w:rPr>
            <w:noProof/>
            <w:webHidden/>
          </w:rPr>
          <w:fldChar w:fldCharType="separate"/>
        </w:r>
        <w:r>
          <w:rPr>
            <w:noProof/>
            <w:webHidden/>
          </w:rPr>
          <w:t>98</w:t>
        </w:r>
        <w:r>
          <w:rPr>
            <w:noProof/>
            <w:webHidden/>
          </w:rPr>
          <w:fldChar w:fldCharType="end"/>
        </w:r>
      </w:hyperlink>
    </w:p>
    <w:p w14:paraId="7DA18BB3" w14:textId="4B6020E1" w:rsidR="00E262ED" w:rsidRPr="006D7207" w:rsidRDefault="00E262ED" w:rsidP="003B5E02">
      <w:pPr>
        <w:pStyle w:val="TOCHeading"/>
        <w:rPr>
          <w:rStyle w:val="Hyperlink"/>
          <w:rFonts w:eastAsiaTheme="minorHAnsi"/>
          <w:noProof/>
          <w:sz w:val="22"/>
          <w:szCs w:val="22"/>
          <w:lang w:val="sr-Latn-RS"/>
        </w:rPr>
      </w:pPr>
      <w:r w:rsidRPr="006D7207">
        <w:rPr>
          <w:rStyle w:val="Hyperlink"/>
          <w:rFonts w:eastAsiaTheme="minorHAnsi"/>
          <w:noProof/>
          <w:sz w:val="22"/>
          <w:szCs w:val="22"/>
          <w:lang w:val="sr-Latn-RS"/>
        </w:rPr>
        <w:fldChar w:fldCharType="end"/>
      </w:r>
    </w:p>
    <w:p w14:paraId="49C73978" w14:textId="6114FFAD" w:rsidR="00FD0774" w:rsidRPr="006D7207" w:rsidRDefault="00FD0774" w:rsidP="003B5E02">
      <w:pPr>
        <w:pStyle w:val="TOCHeading"/>
      </w:pPr>
      <w:r w:rsidRPr="006D7207">
        <w:t>Sadr</w:t>
      </w:r>
      <w:r w:rsidRPr="006D7207">
        <w:rPr>
          <w:lang w:val="sr-Latn-RS"/>
        </w:rPr>
        <w:t>ž</w:t>
      </w:r>
      <w:r w:rsidRPr="006D7207">
        <w:t>aj slika</w:t>
      </w:r>
    </w:p>
    <w:p w14:paraId="257C4985" w14:textId="275865AA" w:rsidR="004133CC" w:rsidRDefault="002D7D1A">
      <w:pPr>
        <w:pStyle w:val="TableofFigures"/>
        <w:tabs>
          <w:tab w:val="right" w:leader="dot" w:pos="9350"/>
        </w:tabs>
        <w:rPr>
          <w:rFonts w:eastAsiaTheme="minorEastAsia"/>
          <w:noProof/>
          <w:kern w:val="2"/>
          <w:sz w:val="24"/>
          <w:szCs w:val="24"/>
          <w:lang w:val="en-US"/>
          <w14:ligatures w14:val="standardContextual"/>
        </w:rPr>
      </w:pPr>
      <w:r w:rsidRPr="006D7207">
        <w:rPr>
          <w:rFonts w:cstheme="minorHAnsi"/>
          <w:sz w:val="30"/>
          <w:szCs w:val="30"/>
        </w:rPr>
        <w:fldChar w:fldCharType="begin"/>
      </w:r>
      <w:r w:rsidRPr="006D7207">
        <w:rPr>
          <w:rFonts w:cstheme="minorHAnsi"/>
          <w:sz w:val="30"/>
          <w:szCs w:val="30"/>
        </w:rPr>
        <w:instrText xml:space="preserve"> TOC \h \z \c "Slika" </w:instrText>
      </w:r>
      <w:r w:rsidRPr="006D7207">
        <w:rPr>
          <w:rFonts w:cstheme="minorHAnsi"/>
          <w:sz w:val="30"/>
          <w:szCs w:val="30"/>
        </w:rPr>
        <w:fldChar w:fldCharType="separate"/>
      </w:r>
      <w:hyperlink w:anchor="_Toc220700844" w:history="1">
        <w:r w:rsidR="004133CC" w:rsidRPr="00475803">
          <w:rPr>
            <w:rStyle w:val="Hyperlink"/>
            <w:noProof/>
          </w:rPr>
          <w:t xml:space="preserve">Slika 1: Primer SSA analize na 2 nivoa dekompozicije </w:t>
        </w:r>
        <w:r w:rsidR="004133CC" w:rsidRPr="00475803">
          <w:rPr>
            <w:rStyle w:val="Hyperlink"/>
            <w:noProof/>
            <w:vertAlign w:val="superscript"/>
          </w:rPr>
          <w:t>[6]</w:t>
        </w:r>
        <w:r w:rsidR="004133CC">
          <w:rPr>
            <w:noProof/>
            <w:webHidden/>
          </w:rPr>
          <w:tab/>
        </w:r>
        <w:r w:rsidR="004133CC">
          <w:rPr>
            <w:noProof/>
            <w:webHidden/>
          </w:rPr>
          <w:fldChar w:fldCharType="begin"/>
        </w:r>
        <w:r w:rsidR="004133CC">
          <w:rPr>
            <w:noProof/>
            <w:webHidden/>
          </w:rPr>
          <w:instrText xml:space="preserve"> PAGEREF _Toc220700844 \h </w:instrText>
        </w:r>
        <w:r w:rsidR="004133CC">
          <w:rPr>
            <w:noProof/>
            <w:webHidden/>
          </w:rPr>
        </w:r>
        <w:r w:rsidR="004133CC">
          <w:rPr>
            <w:noProof/>
            <w:webHidden/>
          </w:rPr>
          <w:fldChar w:fldCharType="separate"/>
        </w:r>
        <w:r w:rsidR="004133CC">
          <w:rPr>
            <w:noProof/>
            <w:webHidden/>
          </w:rPr>
          <w:t>11</w:t>
        </w:r>
        <w:r w:rsidR="004133CC">
          <w:rPr>
            <w:noProof/>
            <w:webHidden/>
          </w:rPr>
          <w:fldChar w:fldCharType="end"/>
        </w:r>
      </w:hyperlink>
    </w:p>
    <w:p w14:paraId="2C1D2BE4" w14:textId="2951BF27"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45" w:history="1">
        <w:r w:rsidRPr="00475803">
          <w:rPr>
            <w:rStyle w:val="Hyperlink"/>
            <w:noProof/>
          </w:rPr>
          <w:t xml:space="preserve">Slika 2: Primer UML Use Case dijagrama crtana po uzoru na </w:t>
        </w:r>
        <w:r w:rsidRPr="00475803">
          <w:rPr>
            <w:rStyle w:val="Hyperlink"/>
            <w:noProof/>
            <w:vertAlign w:val="superscript"/>
          </w:rPr>
          <w:t>[5]</w:t>
        </w:r>
        <w:r>
          <w:rPr>
            <w:noProof/>
            <w:webHidden/>
          </w:rPr>
          <w:tab/>
        </w:r>
        <w:r>
          <w:rPr>
            <w:noProof/>
            <w:webHidden/>
          </w:rPr>
          <w:fldChar w:fldCharType="begin"/>
        </w:r>
        <w:r>
          <w:rPr>
            <w:noProof/>
            <w:webHidden/>
          </w:rPr>
          <w:instrText xml:space="preserve"> PAGEREF _Toc220700845 \h </w:instrText>
        </w:r>
        <w:r>
          <w:rPr>
            <w:noProof/>
            <w:webHidden/>
          </w:rPr>
        </w:r>
        <w:r>
          <w:rPr>
            <w:noProof/>
            <w:webHidden/>
          </w:rPr>
          <w:fldChar w:fldCharType="separate"/>
        </w:r>
        <w:r>
          <w:rPr>
            <w:noProof/>
            <w:webHidden/>
          </w:rPr>
          <w:t>12</w:t>
        </w:r>
        <w:r>
          <w:rPr>
            <w:noProof/>
            <w:webHidden/>
          </w:rPr>
          <w:fldChar w:fldCharType="end"/>
        </w:r>
      </w:hyperlink>
    </w:p>
    <w:p w14:paraId="7629829F" w14:textId="02B807F0"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46" w:history="1">
        <w:r w:rsidRPr="00475803">
          <w:rPr>
            <w:rStyle w:val="Hyperlink"/>
            <w:noProof/>
          </w:rPr>
          <w:t>Slika 3: Primer definisanja UserStorija kroz alat za kolaboraciju Jira</w:t>
        </w:r>
        <w:r>
          <w:rPr>
            <w:noProof/>
            <w:webHidden/>
          </w:rPr>
          <w:tab/>
        </w:r>
        <w:r>
          <w:rPr>
            <w:noProof/>
            <w:webHidden/>
          </w:rPr>
          <w:fldChar w:fldCharType="begin"/>
        </w:r>
        <w:r>
          <w:rPr>
            <w:noProof/>
            <w:webHidden/>
          </w:rPr>
          <w:instrText xml:space="preserve"> PAGEREF _Toc220700846 \h </w:instrText>
        </w:r>
        <w:r>
          <w:rPr>
            <w:noProof/>
            <w:webHidden/>
          </w:rPr>
        </w:r>
        <w:r>
          <w:rPr>
            <w:noProof/>
            <w:webHidden/>
          </w:rPr>
          <w:fldChar w:fldCharType="separate"/>
        </w:r>
        <w:r>
          <w:rPr>
            <w:noProof/>
            <w:webHidden/>
          </w:rPr>
          <w:t>13</w:t>
        </w:r>
        <w:r>
          <w:rPr>
            <w:noProof/>
            <w:webHidden/>
          </w:rPr>
          <w:fldChar w:fldCharType="end"/>
        </w:r>
      </w:hyperlink>
    </w:p>
    <w:p w14:paraId="318501D4" w14:textId="6E2B8742"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47" w:history="1">
        <w:r w:rsidRPr="00475803">
          <w:rPr>
            <w:rStyle w:val="Hyperlink"/>
            <w:noProof/>
          </w:rPr>
          <w:t>Slika 4: 8 ključnih sistemskih atributa, kao fokus 8 različitih uticajnih grupa</w:t>
        </w:r>
        <w:r w:rsidRPr="00475803">
          <w:rPr>
            <w:rStyle w:val="Hyperlink"/>
            <w:noProof/>
            <w:vertAlign w:val="superscript"/>
          </w:rPr>
          <w:t>[23]</w:t>
        </w:r>
        <w:r>
          <w:rPr>
            <w:noProof/>
            <w:webHidden/>
          </w:rPr>
          <w:tab/>
        </w:r>
        <w:r>
          <w:rPr>
            <w:noProof/>
            <w:webHidden/>
          </w:rPr>
          <w:fldChar w:fldCharType="begin"/>
        </w:r>
        <w:r>
          <w:rPr>
            <w:noProof/>
            <w:webHidden/>
          </w:rPr>
          <w:instrText xml:space="preserve"> PAGEREF _Toc220700847 \h </w:instrText>
        </w:r>
        <w:r>
          <w:rPr>
            <w:noProof/>
            <w:webHidden/>
          </w:rPr>
        </w:r>
        <w:r>
          <w:rPr>
            <w:noProof/>
            <w:webHidden/>
          </w:rPr>
          <w:fldChar w:fldCharType="separate"/>
        </w:r>
        <w:r>
          <w:rPr>
            <w:noProof/>
            <w:webHidden/>
          </w:rPr>
          <w:t>15</w:t>
        </w:r>
        <w:r>
          <w:rPr>
            <w:noProof/>
            <w:webHidden/>
          </w:rPr>
          <w:fldChar w:fldCharType="end"/>
        </w:r>
      </w:hyperlink>
    </w:p>
    <w:p w14:paraId="56A3E36D" w14:textId="30011854"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48" w:history="1">
        <w:r w:rsidRPr="00475803">
          <w:rPr>
            <w:rStyle w:val="Hyperlink"/>
            <w:noProof/>
          </w:rPr>
          <w:t xml:space="preserve">Slika </w:t>
        </w:r>
        <w:r w:rsidRPr="00475803">
          <w:rPr>
            <w:rStyle w:val="Hyperlink"/>
            <w:noProof/>
          </w:rPr>
          <w:t>5</w:t>
        </w:r>
        <w:r w:rsidRPr="00475803">
          <w:rPr>
            <w:rStyle w:val="Hyperlink"/>
            <w:noProof/>
          </w:rPr>
          <w:t xml:space="preserve">: Paterni arhitekture aplikacionih programskih interfejsa </w:t>
        </w:r>
        <w:r w:rsidRPr="00475803">
          <w:rPr>
            <w:rStyle w:val="Hyperlink"/>
            <w:noProof/>
            <w:vertAlign w:val="superscript"/>
          </w:rPr>
          <w:t>[10]</w:t>
        </w:r>
        <w:r>
          <w:rPr>
            <w:noProof/>
            <w:webHidden/>
          </w:rPr>
          <w:tab/>
        </w:r>
        <w:r>
          <w:rPr>
            <w:noProof/>
            <w:webHidden/>
          </w:rPr>
          <w:fldChar w:fldCharType="begin"/>
        </w:r>
        <w:r>
          <w:rPr>
            <w:noProof/>
            <w:webHidden/>
          </w:rPr>
          <w:instrText xml:space="preserve"> PAGEREF _Toc220700848 \h </w:instrText>
        </w:r>
        <w:r>
          <w:rPr>
            <w:noProof/>
            <w:webHidden/>
          </w:rPr>
        </w:r>
        <w:r>
          <w:rPr>
            <w:noProof/>
            <w:webHidden/>
          </w:rPr>
          <w:fldChar w:fldCharType="separate"/>
        </w:r>
        <w:r>
          <w:rPr>
            <w:noProof/>
            <w:webHidden/>
          </w:rPr>
          <w:t>17</w:t>
        </w:r>
        <w:r>
          <w:rPr>
            <w:noProof/>
            <w:webHidden/>
          </w:rPr>
          <w:fldChar w:fldCharType="end"/>
        </w:r>
      </w:hyperlink>
    </w:p>
    <w:p w14:paraId="6858BC63" w14:textId="21721DE6"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49" w:history="1">
        <w:r w:rsidRPr="00475803">
          <w:rPr>
            <w:rStyle w:val="Hyperlink"/>
            <w:noProof/>
          </w:rPr>
          <w:t>Slika 6: Primer Biznis Kontekst Diagrama – Uređaj za praćenje prekoračenja brzine u saobraćaju (Trafic Pursuit Unit)</w:t>
        </w:r>
        <w:r w:rsidRPr="00475803">
          <w:rPr>
            <w:rStyle w:val="Hyperlink"/>
            <w:noProof/>
            <w:vertAlign w:val="superscript"/>
          </w:rPr>
          <w:t>[24]</w:t>
        </w:r>
        <w:r>
          <w:rPr>
            <w:noProof/>
            <w:webHidden/>
          </w:rPr>
          <w:tab/>
        </w:r>
        <w:r>
          <w:rPr>
            <w:noProof/>
            <w:webHidden/>
          </w:rPr>
          <w:fldChar w:fldCharType="begin"/>
        </w:r>
        <w:r>
          <w:rPr>
            <w:noProof/>
            <w:webHidden/>
          </w:rPr>
          <w:instrText xml:space="preserve"> PAGEREF _Toc220700849 \h </w:instrText>
        </w:r>
        <w:r>
          <w:rPr>
            <w:noProof/>
            <w:webHidden/>
          </w:rPr>
        </w:r>
        <w:r>
          <w:rPr>
            <w:noProof/>
            <w:webHidden/>
          </w:rPr>
          <w:fldChar w:fldCharType="separate"/>
        </w:r>
        <w:r>
          <w:rPr>
            <w:noProof/>
            <w:webHidden/>
          </w:rPr>
          <w:t>20</w:t>
        </w:r>
        <w:r>
          <w:rPr>
            <w:noProof/>
            <w:webHidden/>
          </w:rPr>
          <w:fldChar w:fldCharType="end"/>
        </w:r>
      </w:hyperlink>
    </w:p>
    <w:p w14:paraId="2F402278" w14:textId="20524B8E"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50" w:history="1">
        <w:r w:rsidRPr="00475803">
          <w:rPr>
            <w:rStyle w:val="Hyperlink"/>
            <w:noProof/>
          </w:rPr>
          <w:t>Slika 7: Primer Tehničkog Kontekst Diagrama – Uređaj za praćenje prekoračenja brzine u saobraćaju (Trafic Pursuit Unit)</w:t>
        </w:r>
        <w:r>
          <w:rPr>
            <w:noProof/>
            <w:webHidden/>
          </w:rPr>
          <w:tab/>
        </w:r>
        <w:r>
          <w:rPr>
            <w:noProof/>
            <w:webHidden/>
          </w:rPr>
          <w:fldChar w:fldCharType="begin"/>
        </w:r>
        <w:r>
          <w:rPr>
            <w:noProof/>
            <w:webHidden/>
          </w:rPr>
          <w:instrText xml:space="preserve"> PAGEREF _Toc220700850 \h </w:instrText>
        </w:r>
        <w:r>
          <w:rPr>
            <w:noProof/>
            <w:webHidden/>
          </w:rPr>
        </w:r>
        <w:r>
          <w:rPr>
            <w:noProof/>
            <w:webHidden/>
          </w:rPr>
          <w:fldChar w:fldCharType="separate"/>
        </w:r>
        <w:r>
          <w:rPr>
            <w:noProof/>
            <w:webHidden/>
          </w:rPr>
          <w:t>21</w:t>
        </w:r>
        <w:r>
          <w:rPr>
            <w:noProof/>
            <w:webHidden/>
          </w:rPr>
          <w:fldChar w:fldCharType="end"/>
        </w:r>
      </w:hyperlink>
    </w:p>
    <w:p w14:paraId="4A771CC6" w14:textId="1B48CB18"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51" w:history="1">
        <w:r w:rsidRPr="00475803">
          <w:rPr>
            <w:rStyle w:val="Hyperlink"/>
            <w:noProof/>
          </w:rPr>
          <w:t>Slika 8: Nekoliko izvršnih okruženja ugnježdenih na istom serverskom uređaju</w:t>
        </w:r>
        <w:r>
          <w:rPr>
            <w:noProof/>
            <w:webHidden/>
          </w:rPr>
          <w:tab/>
        </w:r>
        <w:r>
          <w:rPr>
            <w:noProof/>
            <w:webHidden/>
          </w:rPr>
          <w:fldChar w:fldCharType="begin"/>
        </w:r>
        <w:r>
          <w:rPr>
            <w:noProof/>
            <w:webHidden/>
          </w:rPr>
          <w:instrText xml:space="preserve"> PAGEREF _Toc220700851 \h </w:instrText>
        </w:r>
        <w:r>
          <w:rPr>
            <w:noProof/>
            <w:webHidden/>
          </w:rPr>
        </w:r>
        <w:r>
          <w:rPr>
            <w:noProof/>
            <w:webHidden/>
          </w:rPr>
          <w:fldChar w:fldCharType="separate"/>
        </w:r>
        <w:r>
          <w:rPr>
            <w:noProof/>
            <w:webHidden/>
          </w:rPr>
          <w:t>22</w:t>
        </w:r>
        <w:r>
          <w:rPr>
            <w:noProof/>
            <w:webHidden/>
          </w:rPr>
          <w:fldChar w:fldCharType="end"/>
        </w:r>
      </w:hyperlink>
    </w:p>
    <w:p w14:paraId="5697C732" w14:textId="7E957D8F"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52" w:history="1">
        <w:r w:rsidRPr="00475803">
          <w:rPr>
            <w:rStyle w:val="Hyperlink"/>
            <w:noProof/>
          </w:rPr>
          <w:t>Slika 9: Primer specifikacije deployment artifakta</w:t>
        </w:r>
        <w:r>
          <w:rPr>
            <w:noProof/>
            <w:webHidden/>
          </w:rPr>
          <w:tab/>
        </w:r>
        <w:r>
          <w:rPr>
            <w:noProof/>
            <w:webHidden/>
          </w:rPr>
          <w:fldChar w:fldCharType="begin"/>
        </w:r>
        <w:r>
          <w:rPr>
            <w:noProof/>
            <w:webHidden/>
          </w:rPr>
          <w:instrText xml:space="preserve"> PAGEREF _Toc220700852 \h </w:instrText>
        </w:r>
        <w:r>
          <w:rPr>
            <w:noProof/>
            <w:webHidden/>
          </w:rPr>
        </w:r>
        <w:r>
          <w:rPr>
            <w:noProof/>
            <w:webHidden/>
          </w:rPr>
          <w:fldChar w:fldCharType="separate"/>
        </w:r>
        <w:r>
          <w:rPr>
            <w:noProof/>
            <w:webHidden/>
          </w:rPr>
          <w:t>23</w:t>
        </w:r>
        <w:r>
          <w:rPr>
            <w:noProof/>
            <w:webHidden/>
          </w:rPr>
          <w:fldChar w:fldCharType="end"/>
        </w:r>
      </w:hyperlink>
    </w:p>
    <w:p w14:paraId="17C1BF41" w14:textId="16E9E0FC"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53" w:history="1">
        <w:r w:rsidRPr="00475803">
          <w:rPr>
            <w:rStyle w:val="Hyperlink"/>
            <w:noProof/>
          </w:rPr>
          <w:t>Slika 10: Pro</w:t>
        </w:r>
        <w:r w:rsidRPr="00475803">
          <w:rPr>
            <w:rStyle w:val="Hyperlink"/>
            <w:noProof/>
            <w:lang w:val="en-US"/>
          </w:rPr>
          <w:t>žimajući</w:t>
        </w:r>
        <w:r w:rsidRPr="00475803">
          <w:rPr>
            <w:rStyle w:val="Hyperlink"/>
            <w:noProof/>
          </w:rPr>
          <w:t xml:space="preserve"> koncepti kroz komponente</w:t>
        </w:r>
        <w:r>
          <w:rPr>
            <w:noProof/>
            <w:webHidden/>
          </w:rPr>
          <w:tab/>
        </w:r>
        <w:r>
          <w:rPr>
            <w:noProof/>
            <w:webHidden/>
          </w:rPr>
          <w:fldChar w:fldCharType="begin"/>
        </w:r>
        <w:r>
          <w:rPr>
            <w:noProof/>
            <w:webHidden/>
          </w:rPr>
          <w:instrText xml:space="preserve"> PAGEREF _Toc220700853 \h </w:instrText>
        </w:r>
        <w:r>
          <w:rPr>
            <w:noProof/>
            <w:webHidden/>
          </w:rPr>
        </w:r>
        <w:r>
          <w:rPr>
            <w:noProof/>
            <w:webHidden/>
          </w:rPr>
          <w:fldChar w:fldCharType="separate"/>
        </w:r>
        <w:r>
          <w:rPr>
            <w:noProof/>
            <w:webHidden/>
          </w:rPr>
          <w:t>23</w:t>
        </w:r>
        <w:r>
          <w:rPr>
            <w:noProof/>
            <w:webHidden/>
          </w:rPr>
          <w:fldChar w:fldCharType="end"/>
        </w:r>
      </w:hyperlink>
    </w:p>
    <w:p w14:paraId="7ED2DE47" w14:textId="422D716E"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54" w:history="1">
        <w:r w:rsidRPr="00475803">
          <w:rPr>
            <w:rStyle w:val="Hyperlink"/>
            <w:noProof/>
          </w:rPr>
          <w:t>Slika 11: Koncepti koji se mogu pojaviti u poglavlju Prožimajućih komcepata</w:t>
        </w:r>
        <w:r>
          <w:rPr>
            <w:noProof/>
            <w:webHidden/>
          </w:rPr>
          <w:tab/>
        </w:r>
        <w:r>
          <w:rPr>
            <w:noProof/>
            <w:webHidden/>
          </w:rPr>
          <w:fldChar w:fldCharType="begin"/>
        </w:r>
        <w:r>
          <w:rPr>
            <w:noProof/>
            <w:webHidden/>
          </w:rPr>
          <w:instrText xml:space="preserve"> PAGEREF _Toc220700854 \h </w:instrText>
        </w:r>
        <w:r>
          <w:rPr>
            <w:noProof/>
            <w:webHidden/>
          </w:rPr>
        </w:r>
        <w:r>
          <w:rPr>
            <w:noProof/>
            <w:webHidden/>
          </w:rPr>
          <w:fldChar w:fldCharType="separate"/>
        </w:r>
        <w:r>
          <w:rPr>
            <w:noProof/>
            <w:webHidden/>
          </w:rPr>
          <w:t>24</w:t>
        </w:r>
        <w:r>
          <w:rPr>
            <w:noProof/>
            <w:webHidden/>
          </w:rPr>
          <w:fldChar w:fldCharType="end"/>
        </w:r>
      </w:hyperlink>
    </w:p>
    <w:p w14:paraId="7AA63670" w14:textId="1F6F90F3"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55" w:history="1">
        <w:r w:rsidRPr="00475803">
          <w:rPr>
            <w:rStyle w:val="Hyperlink"/>
            <w:noProof/>
          </w:rPr>
          <w:t>Slika 12: 4+1 View Model</w:t>
        </w:r>
        <w:r>
          <w:rPr>
            <w:noProof/>
            <w:webHidden/>
          </w:rPr>
          <w:tab/>
        </w:r>
        <w:r>
          <w:rPr>
            <w:noProof/>
            <w:webHidden/>
          </w:rPr>
          <w:fldChar w:fldCharType="begin"/>
        </w:r>
        <w:r>
          <w:rPr>
            <w:noProof/>
            <w:webHidden/>
          </w:rPr>
          <w:instrText xml:space="preserve"> PAGEREF _Toc220700855 \h </w:instrText>
        </w:r>
        <w:r>
          <w:rPr>
            <w:noProof/>
            <w:webHidden/>
          </w:rPr>
        </w:r>
        <w:r>
          <w:rPr>
            <w:noProof/>
            <w:webHidden/>
          </w:rPr>
          <w:fldChar w:fldCharType="separate"/>
        </w:r>
        <w:r>
          <w:rPr>
            <w:noProof/>
            <w:webHidden/>
          </w:rPr>
          <w:t>25</w:t>
        </w:r>
        <w:r>
          <w:rPr>
            <w:noProof/>
            <w:webHidden/>
          </w:rPr>
          <w:fldChar w:fldCharType="end"/>
        </w:r>
      </w:hyperlink>
    </w:p>
    <w:p w14:paraId="55834F36" w14:textId="45CC4D88"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56" w:history="1">
        <w:r w:rsidRPr="00475803">
          <w:rPr>
            <w:rStyle w:val="Hyperlink"/>
            <w:noProof/>
          </w:rPr>
          <w:t>Slika 13: Software Architecture Canvas</w:t>
        </w:r>
        <w:r>
          <w:rPr>
            <w:noProof/>
            <w:webHidden/>
          </w:rPr>
          <w:tab/>
        </w:r>
        <w:r>
          <w:rPr>
            <w:noProof/>
            <w:webHidden/>
          </w:rPr>
          <w:fldChar w:fldCharType="begin"/>
        </w:r>
        <w:r>
          <w:rPr>
            <w:noProof/>
            <w:webHidden/>
          </w:rPr>
          <w:instrText xml:space="preserve"> PAGEREF _Toc220700856 \h </w:instrText>
        </w:r>
        <w:r>
          <w:rPr>
            <w:noProof/>
            <w:webHidden/>
          </w:rPr>
        </w:r>
        <w:r>
          <w:rPr>
            <w:noProof/>
            <w:webHidden/>
          </w:rPr>
          <w:fldChar w:fldCharType="separate"/>
        </w:r>
        <w:r>
          <w:rPr>
            <w:noProof/>
            <w:webHidden/>
          </w:rPr>
          <w:t>26</w:t>
        </w:r>
        <w:r>
          <w:rPr>
            <w:noProof/>
            <w:webHidden/>
          </w:rPr>
          <w:fldChar w:fldCharType="end"/>
        </w:r>
      </w:hyperlink>
    </w:p>
    <w:p w14:paraId="2982B372" w14:textId="7891190D"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57" w:history="1">
        <w:r w:rsidRPr="00475803">
          <w:rPr>
            <w:rStyle w:val="Hyperlink"/>
            <w:noProof/>
          </w:rPr>
          <w:t>Slika 14:  Primer detaljnog projektovanja usecase diagrama za aplikaciju BCTM (Bank Contract Template Management)</w:t>
        </w:r>
        <w:r>
          <w:rPr>
            <w:noProof/>
            <w:webHidden/>
          </w:rPr>
          <w:tab/>
        </w:r>
        <w:r>
          <w:rPr>
            <w:noProof/>
            <w:webHidden/>
          </w:rPr>
          <w:fldChar w:fldCharType="begin"/>
        </w:r>
        <w:r>
          <w:rPr>
            <w:noProof/>
            <w:webHidden/>
          </w:rPr>
          <w:instrText xml:space="preserve"> PAGEREF _Toc220700857 \h </w:instrText>
        </w:r>
        <w:r>
          <w:rPr>
            <w:noProof/>
            <w:webHidden/>
          </w:rPr>
        </w:r>
        <w:r>
          <w:rPr>
            <w:noProof/>
            <w:webHidden/>
          </w:rPr>
          <w:fldChar w:fldCharType="separate"/>
        </w:r>
        <w:r>
          <w:rPr>
            <w:noProof/>
            <w:webHidden/>
          </w:rPr>
          <w:t>28</w:t>
        </w:r>
        <w:r>
          <w:rPr>
            <w:noProof/>
            <w:webHidden/>
          </w:rPr>
          <w:fldChar w:fldCharType="end"/>
        </w:r>
      </w:hyperlink>
    </w:p>
    <w:p w14:paraId="162AD450" w14:textId="142EABFD"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58" w:history="1">
        <w:r w:rsidRPr="00475803">
          <w:rPr>
            <w:rStyle w:val="Hyperlink"/>
            <w:noProof/>
          </w:rPr>
          <w:t>Slika 18: Architecture Inception Canvas za projekat Studentska služba</w:t>
        </w:r>
        <w:r>
          <w:rPr>
            <w:noProof/>
            <w:webHidden/>
          </w:rPr>
          <w:tab/>
        </w:r>
        <w:r>
          <w:rPr>
            <w:noProof/>
            <w:webHidden/>
          </w:rPr>
          <w:fldChar w:fldCharType="begin"/>
        </w:r>
        <w:r>
          <w:rPr>
            <w:noProof/>
            <w:webHidden/>
          </w:rPr>
          <w:instrText xml:space="preserve"> PAGEREF _Toc220700858 \h </w:instrText>
        </w:r>
        <w:r>
          <w:rPr>
            <w:noProof/>
            <w:webHidden/>
          </w:rPr>
        </w:r>
        <w:r>
          <w:rPr>
            <w:noProof/>
            <w:webHidden/>
          </w:rPr>
          <w:fldChar w:fldCharType="separate"/>
        </w:r>
        <w:r>
          <w:rPr>
            <w:noProof/>
            <w:webHidden/>
          </w:rPr>
          <w:t>29</w:t>
        </w:r>
        <w:r>
          <w:rPr>
            <w:noProof/>
            <w:webHidden/>
          </w:rPr>
          <w:fldChar w:fldCharType="end"/>
        </w:r>
      </w:hyperlink>
    </w:p>
    <w:p w14:paraId="041FC7E0" w14:textId="6267EB5C"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59" w:history="1">
        <w:r w:rsidRPr="00475803">
          <w:rPr>
            <w:rStyle w:val="Hyperlink"/>
            <w:noProof/>
          </w:rPr>
          <w:t>Slika 19: Business Context Studentske službe</w:t>
        </w:r>
        <w:r>
          <w:rPr>
            <w:noProof/>
            <w:webHidden/>
          </w:rPr>
          <w:tab/>
        </w:r>
        <w:r>
          <w:rPr>
            <w:noProof/>
            <w:webHidden/>
          </w:rPr>
          <w:fldChar w:fldCharType="begin"/>
        </w:r>
        <w:r>
          <w:rPr>
            <w:noProof/>
            <w:webHidden/>
          </w:rPr>
          <w:instrText xml:space="preserve"> PAGEREF _Toc220700859 \h </w:instrText>
        </w:r>
        <w:r>
          <w:rPr>
            <w:noProof/>
            <w:webHidden/>
          </w:rPr>
        </w:r>
        <w:r>
          <w:rPr>
            <w:noProof/>
            <w:webHidden/>
          </w:rPr>
          <w:fldChar w:fldCharType="separate"/>
        </w:r>
        <w:r>
          <w:rPr>
            <w:noProof/>
            <w:webHidden/>
          </w:rPr>
          <w:t>32</w:t>
        </w:r>
        <w:r>
          <w:rPr>
            <w:noProof/>
            <w:webHidden/>
          </w:rPr>
          <w:fldChar w:fldCharType="end"/>
        </w:r>
      </w:hyperlink>
    </w:p>
    <w:p w14:paraId="52438270" w14:textId="39B34E83"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60" w:history="1">
        <w:r w:rsidRPr="00475803">
          <w:rPr>
            <w:rStyle w:val="Hyperlink"/>
            <w:noProof/>
          </w:rPr>
          <w:t>Slika 20: Deployment Context</w:t>
        </w:r>
        <w:r>
          <w:rPr>
            <w:noProof/>
            <w:webHidden/>
          </w:rPr>
          <w:tab/>
        </w:r>
        <w:r>
          <w:rPr>
            <w:noProof/>
            <w:webHidden/>
          </w:rPr>
          <w:fldChar w:fldCharType="begin"/>
        </w:r>
        <w:r>
          <w:rPr>
            <w:noProof/>
            <w:webHidden/>
          </w:rPr>
          <w:instrText xml:space="preserve"> PAGEREF _Toc220700860 \h </w:instrText>
        </w:r>
        <w:r>
          <w:rPr>
            <w:noProof/>
            <w:webHidden/>
          </w:rPr>
        </w:r>
        <w:r>
          <w:rPr>
            <w:noProof/>
            <w:webHidden/>
          </w:rPr>
          <w:fldChar w:fldCharType="separate"/>
        </w:r>
        <w:r>
          <w:rPr>
            <w:noProof/>
            <w:webHidden/>
          </w:rPr>
          <w:t>33</w:t>
        </w:r>
        <w:r>
          <w:rPr>
            <w:noProof/>
            <w:webHidden/>
          </w:rPr>
          <w:fldChar w:fldCharType="end"/>
        </w:r>
      </w:hyperlink>
    </w:p>
    <w:p w14:paraId="02EFE705" w14:textId="2725CAAC"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61" w:history="1">
        <w:r w:rsidRPr="00475803">
          <w:rPr>
            <w:rStyle w:val="Hyperlink"/>
            <w:noProof/>
          </w:rPr>
          <w:t>Slika 21: Arhitektura na najvišem nivou apstrakcije</w:t>
        </w:r>
        <w:r>
          <w:rPr>
            <w:noProof/>
            <w:webHidden/>
          </w:rPr>
          <w:tab/>
        </w:r>
        <w:r>
          <w:rPr>
            <w:noProof/>
            <w:webHidden/>
          </w:rPr>
          <w:fldChar w:fldCharType="begin"/>
        </w:r>
        <w:r>
          <w:rPr>
            <w:noProof/>
            <w:webHidden/>
          </w:rPr>
          <w:instrText xml:space="preserve"> PAGEREF _Toc220700861 \h </w:instrText>
        </w:r>
        <w:r>
          <w:rPr>
            <w:noProof/>
            <w:webHidden/>
          </w:rPr>
        </w:r>
        <w:r>
          <w:rPr>
            <w:noProof/>
            <w:webHidden/>
          </w:rPr>
          <w:fldChar w:fldCharType="separate"/>
        </w:r>
        <w:r>
          <w:rPr>
            <w:noProof/>
            <w:webHidden/>
          </w:rPr>
          <w:t>34</w:t>
        </w:r>
        <w:r>
          <w:rPr>
            <w:noProof/>
            <w:webHidden/>
          </w:rPr>
          <w:fldChar w:fldCharType="end"/>
        </w:r>
      </w:hyperlink>
    </w:p>
    <w:p w14:paraId="487E669C" w14:textId="08B5699C"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62" w:history="1">
        <w:r w:rsidRPr="00475803">
          <w:rPr>
            <w:rStyle w:val="Hyperlink"/>
            <w:noProof/>
          </w:rPr>
          <w:t>Slika 22</w:t>
        </w:r>
        <w:r w:rsidRPr="00475803">
          <w:rPr>
            <w:rStyle w:val="Hyperlink"/>
            <w:noProof/>
            <w:lang w:val="en-US"/>
          </w:rPr>
          <w:t>: Konceptualni model (ER Diagram – Crow’s Foot Notacija)</w:t>
        </w:r>
        <w:r>
          <w:rPr>
            <w:noProof/>
            <w:webHidden/>
          </w:rPr>
          <w:tab/>
        </w:r>
        <w:r>
          <w:rPr>
            <w:noProof/>
            <w:webHidden/>
          </w:rPr>
          <w:fldChar w:fldCharType="begin"/>
        </w:r>
        <w:r>
          <w:rPr>
            <w:noProof/>
            <w:webHidden/>
          </w:rPr>
          <w:instrText xml:space="preserve"> PAGEREF _Toc220700862 \h </w:instrText>
        </w:r>
        <w:r>
          <w:rPr>
            <w:noProof/>
            <w:webHidden/>
          </w:rPr>
        </w:r>
        <w:r>
          <w:rPr>
            <w:noProof/>
            <w:webHidden/>
          </w:rPr>
          <w:fldChar w:fldCharType="separate"/>
        </w:r>
        <w:r>
          <w:rPr>
            <w:noProof/>
            <w:webHidden/>
          </w:rPr>
          <w:t>36</w:t>
        </w:r>
        <w:r>
          <w:rPr>
            <w:noProof/>
            <w:webHidden/>
          </w:rPr>
          <w:fldChar w:fldCharType="end"/>
        </w:r>
      </w:hyperlink>
    </w:p>
    <w:p w14:paraId="34334691" w14:textId="6E313770"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63" w:history="1">
        <w:r w:rsidRPr="00475803">
          <w:rPr>
            <w:rStyle w:val="Hyperlink"/>
            <w:noProof/>
          </w:rPr>
          <w:t>Slika 23: Struktura frontenda sistema studentska služba</w:t>
        </w:r>
        <w:r>
          <w:rPr>
            <w:noProof/>
            <w:webHidden/>
          </w:rPr>
          <w:tab/>
        </w:r>
        <w:r>
          <w:rPr>
            <w:noProof/>
            <w:webHidden/>
          </w:rPr>
          <w:fldChar w:fldCharType="begin"/>
        </w:r>
        <w:r>
          <w:rPr>
            <w:noProof/>
            <w:webHidden/>
          </w:rPr>
          <w:instrText xml:space="preserve"> PAGEREF _Toc220700863 \h </w:instrText>
        </w:r>
        <w:r>
          <w:rPr>
            <w:noProof/>
            <w:webHidden/>
          </w:rPr>
        </w:r>
        <w:r>
          <w:rPr>
            <w:noProof/>
            <w:webHidden/>
          </w:rPr>
          <w:fldChar w:fldCharType="separate"/>
        </w:r>
        <w:r>
          <w:rPr>
            <w:noProof/>
            <w:webHidden/>
          </w:rPr>
          <w:t>37</w:t>
        </w:r>
        <w:r>
          <w:rPr>
            <w:noProof/>
            <w:webHidden/>
          </w:rPr>
          <w:fldChar w:fldCharType="end"/>
        </w:r>
      </w:hyperlink>
    </w:p>
    <w:p w14:paraId="2E26F5A1" w14:textId="44AD8B0A"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64" w:history="1">
        <w:r w:rsidRPr="00475803">
          <w:rPr>
            <w:rStyle w:val="Hyperlink"/>
            <w:noProof/>
          </w:rPr>
          <w:t>Slika 24: Struktura backenda sistema studentska služba</w:t>
        </w:r>
        <w:r>
          <w:rPr>
            <w:noProof/>
            <w:webHidden/>
          </w:rPr>
          <w:tab/>
        </w:r>
        <w:r>
          <w:rPr>
            <w:noProof/>
            <w:webHidden/>
          </w:rPr>
          <w:fldChar w:fldCharType="begin"/>
        </w:r>
        <w:r>
          <w:rPr>
            <w:noProof/>
            <w:webHidden/>
          </w:rPr>
          <w:instrText xml:space="preserve"> PAGEREF _Toc220700864 \h </w:instrText>
        </w:r>
        <w:r>
          <w:rPr>
            <w:noProof/>
            <w:webHidden/>
          </w:rPr>
        </w:r>
        <w:r>
          <w:rPr>
            <w:noProof/>
            <w:webHidden/>
          </w:rPr>
          <w:fldChar w:fldCharType="separate"/>
        </w:r>
        <w:r>
          <w:rPr>
            <w:noProof/>
            <w:webHidden/>
          </w:rPr>
          <w:t>37</w:t>
        </w:r>
        <w:r>
          <w:rPr>
            <w:noProof/>
            <w:webHidden/>
          </w:rPr>
          <w:fldChar w:fldCharType="end"/>
        </w:r>
      </w:hyperlink>
    </w:p>
    <w:p w14:paraId="27A9E9DF" w14:textId="51E52632"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65" w:history="1">
        <w:r w:rsidRPr="00475803">
          <w:rPr>
            <w:rStyle w:val="Hyperlink"/>
            <w:noProof/>
          </w:rPr>
          <w:t>Slika 25: Primer interakcije komponenti prilikom učitavanja neprijavaljenih ispita za studenta u aktuelnom roku.</w:t>
        </w:r>
        <w:r>
          <w:rPr>
            <w:noProof/>
            <w:webHidden/>
          </w:rPr>
          <w:tab/>
        </w:r>
        <w:r>
          <w:rPr>
            <w:noProof/>
            <w:webHidden/>
          </w:rPr>
          <w:fldChar w:fldCharType="begin"/>
        </w:r>
        <w:r>
          <w:rPr>
            <w:noProof/>
            <w:webHidden/>
          </w:rPr>
          <w:instrText xml:space="preserve"> PAGEREF _Toc220700865 \h </w:instrText>
        </w:r>
        <w:r>
          <w:rPr>
            <w:noProof/>
            <w:webHidden/>
          </w:rPr>
        </w:r>
        <w:r>
          <w:rPr>
            <w:noProof/>
            <w:webHidden/>
          </w:rPr>
          <w:fldChar w:fldCharType="separate"/>
        </w:r>
        <w:r>
          <w:rPr>
            <w:noProof/>
            <w:webHidden/>
          </w:rPr>
          <w:t>38</w:t>
        </w:r>
        <w:r>
          <w:rPr>
            <w:noProof/>
            <w:webHidden/>
          </w:rPr>
          <w:fldChar w:fldCharType="end"/>
        </w:r>
      </w:hyperlink>
    </w:p>
    <w:p w14:paraId="3C7DD552" w14:textId="4D37267B"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66" w:history="1">
        <w:r w:rsidRPr="00475803">
          <w:rPr>
            <w:rStyle w:val="Hyperlink"/>
            <w:noProof/>
          </w:rPr>
          <w:t>Slika 26: Deployment Diagram</w:t>
        </w:r>
        <w:r>
          <w:rPr>
            <w:noProof/>
            <w:webHidden/>
          </w:rPr>
          <w:tab/>
        </w:r>
        <w:r>
          <w:rPr>
            <w:noProof/>
            <w:webHidden/>
          </w:rPr>
          <w:fldChar w:fldCharType="begin"/>
        </w:r>
        <w:r>
          <w:rPr>
            <w:noProof/>
            <w:webHidden/>
          </w:rPr>
          <w:instrText xml:space="preserve"> PAGEREF _Toc220700866 \h </w:instrText>
        </w:r>
        <w:r>
          <w:rPr>
            <w:noProof/>
            <w:webHidden/>
          </w:rPr>
        </w:r>
        <w:r>
          <w:rPr>
            <w:noProof/>
            <w:webHidden/>
          </w:rPr>
          <w:fldChar w:fldCharType="separate"/>
        </w:r>
        <w:r>
          <w:rPr>
            <w:noProof/>
            <w:webHidden/>
          </w:rPr>
          <w:t>39</w:t>
        </w:r>
        <w:r>
          <w:rPr>
            <w:noProof/>
            <w:webHidden/>
          </w:rPr>
          <w:fldChar w:fldCharType="end"/>
        </w:r>
      </w:hyperlink>
    </w:p>
    <w:p w14:paraId="426D854D" w14:textId="4A413318"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67" w:history="1">
        <w:r w:rsidRPr="00475803">
          <w:rPr>
            <w:rStyle w:val="Hyperlink"/>
            <w:noProof/>
          </w:rPr>
          <w:t>Slika 27: Omogućavanje opcije logovanja grešaka</w:t>
        </w:r>
        <w:r>
          <w:rPr>
            <w:noProof/>
            <w:webHidden/>
          </w:rPr>
          <w:tab/>
        </w:r>
        <w:r>
          <w:rPr>
            <w:noProof/>
            <w:webHidden/>
          </w:rPr>
          <w:fldChar w:fldCharType="begin"/>
        </w:r>
        <w:r>
          <w:rPr>
            <w:noProof/>
            <w:webHidden/>
          </w:rPr>
          <w:instrText xml:space="preserve"> PAGEREF _Toc220700867 \h </w:instrText>
        </w:r>
        <w:r>
          <w:rPr>
            <w:noProof/>
            <w:webHidden/>
          </w:rPr>
        </w:r>
        <w:r>
          <w:rPr>
            <w:noProof/>
            <w:webHidden/>
          </w:rPr>
          <w:fldChar w:fldCharType="separate"/>
        </w:r>
        <w:r>
          <w:rPr>
            <w:noProof/>
            <w:webHidden/>
          </w:rPr>
          <w:t>40</w:t>
        </w:r>
        <w:r>
          <w:rPr>
            <w:noProof/>
            <w:webHidden/>
          </w:rPr>
          <w:fldChar w:fldCharType="end"/>
        </w:r>
      </w:hyperlink>
    </w:p>
    <w:p w14:paraId="7E9FC4FE" w14:textId="5F38A51A"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68" w:history="1">
        <w:r w:rsidRPr="00475803">
          <w:rPr>
            <w:rStyle w:val="Hyperlink"/>
            <w:noProof/>
          </w:rPr>
          <w:t>Slika 28: Primer postavljanje greške prilikom pokušaja registracije korisnika sa indexom koji već postoii</w:t>
        </w:r>
        <w:r>
          <w:rPr>
            <w:noProof/>
            <w:webHidden/>
          </w:rPr>
          <w:tab/>
        </w:r>
        <w:r>
          <w:rPr>
            <w:noProof/>
            <w:webHidden/>
          </w:rPr>
          <w:fldChar w:fldCharType="begin"/>
        </w:r>
        <w:r>
          <w:rPr>
            <w:noProof/>
            <w:webHidden/>
          </w:rPr>
          <w:instrText xml:space="preserve"> PAGEREF _Toc220700868 \h </w:instrText>
        </w:r>
        <w:r>
          <w:rPr>
            <w:noProof/>
            <w:webHidden/>
          </w:rPr>
        </w:r>
        <w:r>
          <w:rPr>
            <w:noProof/>
            <w:webHidden/>
          </w:rPr>
          <w:fldChar w:fldCharType="separate"/>
        </w:r>
        <w:r>
          <w:rPr>
            <w:noProof/>
            <w:webHidden/>
          </w:rPr>
          <w:t>40</w:t>
        </w:r>
        <w:r>
          <w:rPr>
            <w:noProof/>
            <w:webHidden/>
          </w:rPr>
          <w:fldChar w:fldCharType="end"/>
        </w:r>
      </w:hyperlink>
    </w:p>
    <w:p w14:paraId="5255454D" w14:textId="1D616BBA"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69" w:history="1">
        <w:r w:rsidRPr="00475803">
          <w:rPr>
            <w:rStyle w:val="Hyperlink"/>
            <w:noProof/>
          </w:rPr>
          <w:t>Slika 29</w:t>
        </w:r>
        <w:r w:rsidRPr="00475803">
          <w:rPr>
            <w:rStyle w:val="Hyperlink"/>
            <w:noProof/>
            <w:lang w:val="en-US"/>
          </w:rPr>
          <w:t>: Implementacija Custom Exception klase RegistrationAlreadyExistsException</w:t>
        </w:r>
        <w:r>
          <w:rPr>
            <w:noProof/>
            <w:webHidden/>
          </w:rPr>
          <w:tab/>
        </w:r>
        <w:r>
          <w:rPr>
            <w:noProof/>
            <w:webHidden/>
          </w:rPr>
          <w:fldChar w:fldCharType="begin"/>
        </w:r>
        <w:r>
          <w:rPr>
            <w:noProof/>
            <w:webHidden/>
          </w:rPr>
          <w:instrText xml:space="preserve"> PAGEREF _Toc220700869 \h </w:instrText>
        </w:r>
        <w:r>
          <w:rPr>
            <w:noProof/>
            <w:webHidden/>
          </w:rPr>
        </w:r>
        <w:r>
          <w:rPr>
            <w:noProof/>
            <w:webHidden/>
          </w:rPr>
          <w:fldChar w:fldCharType="separate"/>
        </w:r>
        <w:r>
          <w:rPr>
            <w:noProof/>
            <w:webHidden/>
          </w:rPr>
          <w:t>41</w:t>
        </w:r>
        <w:r>
          <w:rPr>
            <w:noProof/>
            <w:webHidden/>
          </w:rPr>
          <w:fldChar w:fldCharType="end"/>
        </w:r>
      </w:hyperlink>
    </w:p>
    <w:p w14:paraId="2C506CB9" w14:textId="54A65F2A"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70" w:history="1">
        <w:r w:rsidRPr="00475803">
          <w:rPr>
            <w:rStyle w:val="Hyperlink"/>
            <w:noProof/>
          </w:rPr>
          <w:t>Slika 30: Primer prikaza greške prilikom poku</w:t>
        </w:r>
        <w:r w:rsidRPr="00475803">
          <w:rPr>
            <w:rStyle w:val="Hyperlink"/>
            <w:noProof/>
            <w:lang w:val="en-US"/>
          </w:rPr>
          <w:t>šaja</w:t>
        </w:r>
        <w:r w:rsidRPr="00475803">
          <w:rPr>
            <w:rStyle w:val="Hyperlink"/>
            <w:noProof/>
          </w:rPr>
          <w:t xml:space="preserve"> registracije na ispit na koji je student već registrovan</w:t>
        </w:r>
        <w:r>
          <w:rPr>
            <w:noProof/>
            <w:webHidden/>
          </w:rPr>
          <w:tab/>
        </w:r>
        <w:r>
          <w:rPr>
            <w:noProof/>
            <w:webHidden/>
          </w:rPr>
          <w:fldChar w:fldCharType="begin"/>
        </w:r>
        <w:r>
          <w:rPr>
            <w:noProof/>
            <w:webHidden/>
          </w:rPr>
          <w:instrText xml:space="preserve"> PAGEREF _Toc220700870 \h </w:instrText>
        </w:r>
        <w:r>
          <w:rPr>
            <w:noProof/>
            <w:webHidden/>
          </w:rPr>
        </w:r>
        <w:r>
          <w:rPr>
            <w:noProof/>
            <w:webHidden/>
          </w:rPr>
          <w:fldChar w:fldCharType="separate"/>
        </w:r>
        <w:r>
          <w:rPr>
            <w:noProof/>
            <w:webHidden/>
          </w:rPr>
          <w:t>41</w:t>
        </w:r>
        <w:r>
          <w:rPr>
            <w:noProof/>
            <w:webHidden/>
          </w:rPr>
          <w:fldChar w:fldCharType="end"/>
        </w:r>
      </w:hyperlink>
    </w:p>
    <w:p w14:paraId="2467AF34" w14:textId="7485D5E8"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71" w:history="1">
        <w:r w:rsidRPr="00475803">
          <w:rPr>
            <w:rStyle w:val="Hyperlink"/>
            <w:noProof/>
          </w:rPr>
          <w:t>Slika 31: Colorlib.com tema Sidebar #07 korišćena za dizajn GUI-a</w:t>
        </w:r>
        <w:r>
          <w:rPr>
            <w:noProof/>
            <w:webHidden/>
          </w:rPr>
          <w:tab/>
        </w:r>
        <w:r>
          <w:rPr>
            <w:noProof/>
            <w:webHidden/>
          </w:rPr>
          <w:fldChar w:fldCharType="begin"/>
        </w:r>
        <w:r>
          <w:rPr>
            <w:noProof/>
            <w:webHidden/>
          </w:rPr>
          <w:instrText xml:space="preserve"> PAGEREF _Toc220700871 \h </w:instrText>
        </w:r>
        <w:r>
          <w:rPr>
            <w:noProof/>
            <w:webHidden/>
          </w:rPr>
        </w:r>
        <w:r>
          <w:rPr>
            <w:noProof/>
            <w:webHidden/>
          </w:rPr>
          <w:fldChar w:fldCharType="separate"/>
        </w:r>
        <w:r>
          <w:rPr>
            <w:noProof/>
            <w:webHidden/>
          </w:rPr>
          <w:t>42</w:t>
        </w:r>
        <w:r>
          <w:rPr>
            <w:noProof/>
            <w:webHidden/>
          </w:rPr>
          <w:fldChar w:fldCharType="end"/>
        </w:r>
      </w:hyperlink>
    </w:p>
    <w:p w14:paraId="38B927FF" w14:textId="46BEF0A0"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72" w:history="1">
        <w:r w:rsidRPr="00475803">
          <w:rPr>
            <w:rStyle w:val="Hyperlink"/>
            <w:noProof/>
          </w:rPr>
          <w:t>Slika 32: Izgled website-a sa primenjenom temom</w:t>
        </w:r>
        <w:r>
          <w:rPr>
            <w:noProof/>
            <w:webHidden/>
          </w:rPr>
          <w:tab/>
        </w:r>
        <w:r>
          <w:rPr>
            <w:noProof/>
            <w:webHidden/>
          </w:rPr>
          <w:fldChar w:fldCharType="begin"/>
        </w:r>
        <w:r>
          <w:rPr>
            <w:noProof/>
            <w:webHidden/>
          </w:rPr>
          <w:instrText xml:space="preserve"> PAGEREF _Toc220700872 \h </w:instrText>
        </w:r>
        <w:r>
          <w:rPr>
            <w:noProof/>
            <w:webHidden/>
          </w:rPr>
        </w:r>
        <w:r>
          <w:rPr>
            <w:noProof/>
            <w:webHidden/>
          </w:rPr>
          <w:fldChar w:fldCharType="separate"/>
        </w:r>
        <w:r>
          <w:rPr>
            <w:noProof/>
            <w:webHidden/>
          </w:rPr>
          <w:t>42</w:t>
        </w:r>
        <w:r>
          <w:rPr>
            <w:noProof/>
            <w:webHidden/>
          </w:rPr>
          <w:fldChar w:fldCharType="end"/>
        </w:r>
      </w:hyperlink>
    </w:p>
    <w:p w14:paraId="32402DC4" w14:textId="00D119FC"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73" w:history="1">
        <w:r w:rsidRPr="00475803">
          <w:rPr>
            <w:rStyle w:val="Hyperlink"/>
            <w:noProof/>
          </w:rPr>
          <w:t>Slika 33: Zahtevi kvaliteta</w:t>
        </w:r>
        <w:r>
          <w:rPr>
            <w:noProof/>
            <w:webHidden/>
          </w:rPr>
          <w:tab/>
        </w:r>
        <w:r>
          <w:rPr>
            <w:noProof/>
            <w:webHidden/>
          </w:rPr>
          <w:fldChar w:fldCharType="begin"/>
        </w:r>
        <w:r>
          <w:rPr>
            <w:noProof/>
            <w:webHidden/>
          </w:rPr>
          <w:instrText xml:space="preserve"> PAGEREF _Toc220700873 \h </w:instrText>
        </w:r>
        <w:r>
          <w:rPr>
            <w:noProof/>
            <w:webHidden/>
          </w:rPr>
        </w:r>
        <w:r>
          <w:rPr>
            <w:noProof/>
            <w:webHidden/>
          </w:rPr>
          <w:fldChar w:fldCharType="separate"/>
        </w:r>
        <w:r>
          <w:rPr>
            <w:noProof/>
            <w:webHidden/>
          </w:rPr>
          <w:t>43</w:t>
        </w:r>
        <w:r>
          <w:rPr>
            <w:noProof/>
            <w:webHidden/>
          </w:rPr>
          <w:fldChar w:fldCharType="end"/>
        </w:r>
      </w:hyperlink>
    </w:p>
    <w:p w14:paraId="632880A8" w14:textId="26386223"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74" w:history="1">
        <w:r w:rsidRPr="00475803">
          <w:rPr>
            <w:rStyle w:val="Hyperlink"/>
            <w:noProof/>
          </w:rPr>
          <w:t>Slika 34: Dijagram slučajeva korišćenja</w:t>
        </w:r>
        <w:r>
          <w:rPr>
            <w:noProof/>
            <w:webHidden/>
          </w:rPr>
          <w:tab/>
        </w:r>
        <w:r>
          <w:rPr>
            <w:noProof/>
            <w:webHidden/>
          </w:rPr>
          <w:fldChar w:fldCharType="begin"/>
        </w:r>
        <w:r>
          <w:rPr>
            <w:noProof/>
            <w:webHidden/>
          </w:rPr>
          <w:instrText xml:space="preserve"> PAGEREF _Toc220700874 \h </w:instrText>
        </w:r>
        <w:r>
          <w:rPr>
            <w:noProof/>
            <w:webHidden/>
          </w:rPr>
        </w:r>
        <w:r>
          <w:rPr>
            <w:noProof/>
            <w:webHidden/>
          </w:rPr>
          <w:fldChar w:fldCharType="separate"/>
        </w:r>
        <w:r>
          <w:rPr>
            <w:noProof/>
            <w:webHidden/>
          </w:rPr>
          <w:t>45</w:t>
        </w:r>
        <w:r>
          <w:rPr>
            <w:noProof/>
            <w:webHidden/>
          </w:rPr>
          <w:fldChar w:fldCharType="end"/>
        </w:r>
      </w:hyperlink>
    </w:p>
    <w:p w14:paraId="23DC9FAC" w14:textId="5E711F73"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75" w:history="1">
        <w:r w:rsidRPr="00475803">
          <w:rPr>
            <w:rStyle w:val="Hyperlink"/>
            <w:noProof/>
          </w:rPr>
          <w:t>Slika 35: Dijagram sekvenci SK1, osnovni scenario</w:t>
        </w:r>
        <w:r>
          <w:rPr>
            <w:noProof/>
            <w:webHidden/>
          </w:rPr>
          <w:tab/>
        </w:r>
        <w:r>
          <w:rPr>
            <w:noProof/>
            <w:webHidden/>
          </w:rPr>
          <w:fldChar w:fldCharType="begin"/>
        </w:r>
        <w:r>
          <w:rPr>
            <w:noProof/>
            <w:webHidden/>
          </w:rPr>
          <w:instrText xml:space="preserve"> PAGEREF _Toc220700875 \h </w:instrText>
        </w:r>
        <w:r>
          <w:rPr>
            <w:noProof/>
            <w:webHidden/>
          </w:rPr>
        </w:r>
        <w:r>
          <w:rPr>
            <w:noProof/>
            <w:webHidden/>
          </w:rPr>
          <w:fldChar w:fldCharType="separate"/>
        </w:r>
        <w:r>
          <w:rPr>
            <w:noProof/>
            <w:webHidden/>
          </w:rPr>
          <w:t>46</w:t>
        </w:r>
        <w:r>
          <w:rPr>
            <w:noProof/>
            <w:webHidden/>
          </w:rPr>
          <w:fldChar w:fldCharType="end"/>
        </w:r>
      </w:hyperlink>
    </w:p>
    <w:p w14:paraId="61E65FE0" w14:textId="3A3A5C2C"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76" w:history="1">
        <w:r w:rsidRPr="00475803">
          <w:rPr>
            <w:rStyle w:val="Hyperlink"/>
            <w:noProof/>
          </w:rPr>
          <w:t>Slika 36: Dijagram sekvenci SK2, osnovni scenario</w:t>
        </w:r>
        <w:r>
          <w:rPr>
            <w:noProof/>
            <w:webHidden/>
          </w:rPr>
          <w:tab/>
        </w:r>
        <w:r>
          <w:rPr>
            <w:noProof/>
            <w:webHidden/>
          </w:rPr>
          <w:fldChar w:fldCharType="begin"/>
        </w:r>
        <w:r>
          <w:rPr>
            <w:noProof/>
            <w:webHidden/>
          </w:rPr>
          <w:instrText xml:space="preserve"> PAGEREF _Toc220700876 \h </w:instrText>
        </w:r>
        <w:r>
          <w:rPr>
            <w:noProof/>
            <w:webHidden/>
          </w:rPr>
        </w:r>
        <w:r>
          <w:rPr>
            <w:noProof/>
            <w:webHidden/>
          </w:rPr>
          <w:fldChar w:fldCharType="separate"/>
        </w:r>
        <w:r>
          <w:rPr>
            <w:noProof/>
            <w:webHidden/>
          </w:rPr>
          <w:t>47</w:t>
        </w:r>
        <w:r>
          <w:rPr>
            <w:noProof/>
            <w:webHidden/>
          </w:rPr>
          <w:fldChar w:fldCharType="end"/>
        </w:r>
      </w:hyperlink>
    </w:p>
    <w:p w14:paraId="5DF8FEC6" w14:textId="43B590DD"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77" w:history="1">
        <w:r w:rsidRPr="00475803">
          <w:rPr>
            <w:rStyle w:val="Hyperlink"/>
            <w:noProof/>
          </w:rPr>
          <w:t>Slika 37: Dijagram sekvenci SK3, osnovni scenario</w:t>
        </w:r>
        <w:r>
          <w:rPr>
            <w:noProof/>
            <w:webHidden/>
          </w:rPr>
          <w:tab/>
        </w:r>
        <w:r>
          <w:rPr>
            <w:noProof/>
            <w:webHidden/>
          </w:rPr>
          <w:fldChar w:fldCharType="begin"/>
        </w:r>
        <w:r>
          <w:rPr>
            <w:noProof/>
            <w:webHidden/>
          </w:rPr>
          <w:instrText xml:space="preserve"> PAGEREF _Toc220700877 \h </w:instrText>
        </w:r>
        <w:r>
          <w:rPr>
            <w:noProof/>
            <w:webHidden/>
          </w:rPr>
        </w:r>
        <w:r>
          <w:rPr>
            <w:noProof/>
            <w:webHidden/>
          </w:rPr>
          <w:fldChar w:fldCharType="separate"/>
        </w:r>
        <w:r>
          <w:rPr>
            <w:noProof/>
            <w:webHidden/>
          </w:rPr>
          <w:t>48</w:t>
        </w:r>
        <w:r>
          <w:rPr>
            <w:noProof/>
            <w:webHidden/>
          </w:rPr>
          <w:fldChar w:fldCharType="end"/>
        </w:r>
      </w:hyperlink>
    </w:p>
    <w:p w14:paraId="3452C913" w14:textId="6FCC63D1"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78" w:history="1">
        <w:r w:rsidRPr="00475803">
          <w:rPr>
            <w:rStyle w:val="Hyperlink"/>
            <w:noProof/>
          </w:rPr>
          <w:t>Slika 38: Dijagram sekvenci SK4, osnovni scenario</w:t>
        </w:r>
        <w:r>
          <w:rPr>
            <w:noProof/>
            <w:webHidden/>
          </w:rPr>
          <w:tab/>
        </w:r>
        <w:r>
          <w:rPr>
            <w:noProof/>
            <w:webHidden/>
          </w:rPr>
          <w:fldChar w:fldCharType="begin"/>
        </w:r>
        <w:r>
          <w:rPr>
            <w:noProof/>
            <w:webHidden/>
          </w:rPr>
          <w:instrText xml:space="preserve"> PAGEREF _Toc220700878 \h </w:instrText>
        </w:r>
        <w:r>
          <w:rPr>
            <w:noProof/>
            <w:webHidden/>
          </w:rPr>
        </w:r>
        <w:r>
          <w:rPr>
            <w:noProof/>
            <w:webHidden/>
          </w:rPr>
          <w:fldChar w:fldCharType="separate"/>
        </w:r>
        <w:r>
          <w:rPr>
            <w:noProof/>
            <w:webHidden/>
          </w:rPr>
          <w:t>49</w:t>
        </w:r>
        <w:r>
          <w:rPr>
            <w:noProof/>
            <w:webHidden/>
          </w:rPr>
          <w:fldChar w:fldCharType="end"/>
        </w:r>
      </w:hyperlink>
    </w:p>
    <w:p w14:paraId="66F89AE4" w14:textId="141CB473"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79" w:history="1">
        <w:r w:rsidRPr="00475803">
          <w:rPr>
            <w:rStyle w:val="Hyperlink"/>
            <w:noProof/>
          </w:rPr>
          <w:t>Slika 39: Dijagram sekvenci SK5, osnovni scenario</w:t>
        </w:r>
        <w:r>
          <w:rPr>
            <w:noProof/>
            <w:webHidden/>
          </w:rPr>
          <w:tab/>
        </w:r>
        <w:r>
          <w:rPr>
            <w:noProof/>
            <w:webHidden/>
          </w:rPr>
          <w:fldChar w:fldCharType="begin"/>
        </w:r>
        <w:r>
          <w:rPr>
            <w:noProof/>
            <w:webHidden/>
          </w:rPr>
          <w:instrText xml:space="preserve"> PAGEREF _Toc220700879 \h </w:instrText>
        </w:r>
        <w:r>
          <w:rPr>
            <w:noProof/>
            <w:webHidden/>
          </w:rPr>
        </w:r>
        <w:r>
          <w:rPr>
            <w:noProof/>
            <w:webHidden/>
          </w:rPr>
          <w:fldChar w:fldCharType="separate"/>
        </w:r>
        <w:r>
          <w:rPr>
            <w:noProof/>
            <w:webHidden/>
          </w:rPr>
          <w:t>50</w:t>
        </w:r>
        <w:r>
          <w:rPr>
            <w:noProof/>
            <w:webHidden/>
          </w:rPr>
          <w:fldChar w:fldCharType="end"/>
        </w:r>
      </w:hyperlink>
    </w:p>
    <w:p w14:paraId="6A5B177C" w14:textId="309DF69A"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80" w:history="1">
        <w:r w:rsidRPr="00475803">
          <w:rPr>
            <w:rStyle w:val="Hyperlink"/>
            <w:noProof/>
          </w:rPr>
          <w:t>Slika 40: Dijagram sekvenci SK6, osnovni scenario</w:t>
        </w:r>
        <w:r>
          <w:rPr>
            <w:noProof/>
            <w:webHidden/>
          </w:rPr>
          <w:tab/>
        </w:r>
        <w:r>
          <w:rPr>
            <w:noProof/>
            <w:webHidden/>
          </w:rPr>
          <w:fldChar w:fldCharType="begin"/>
        </w:r>
        <w:r>
          <w:rPr>
            <w:noProof/>
            <w:webHidden/>
          </w:rPr>
          <w:instrText xml:space="preserve"> PAGEREF _Toc220700880 \h </w:instrText>
        </w:r>
        <w:r>
          <w:rPr>
            <w:noProof/>
            <w:webHidden/>
          </w:rPr>
        </w:r>
        <w:r>
          <w:rPr>
            <w:noProof/>
            <w:webHidden/>
          </w:rPr>
          <w:fldChar w:fldCharType="separate"/>
        </w:r>
        <w:r>
          <w:rPr>
            <w:noProof/>
            <w:webHidden/>
          </w:rPr>
          <w:t>51</w:t>
        </w:r>
        <w:r>
          <w:rPr>
            <w:noProof/>
            <w:webHidden/>
          </w:rPr>
          <w:fldChar w:fldCharType="end"/>
        </w:r>
      </w:hyperlink>
    </w:p>
    <w:p w14:paraId="43A0D726" w14:textId="1F24658D"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81" w:history="1">
        <w:r w:rsidRPr="00475803">
          <w:rPr>
            <w:rStyle w:val="Hyperlink"/>
            <w:noProof/>
          </w:rPr>
          <w:t>Slika 41: Dijagram sekvenci SK7, osnovni scenario</w:t>
        </w:r>
        <w:r>
          <w:rPr>
            <w:noProof/>
            <w:webHidden/>
          </w:rPr>
          <w:tab/>
        </w:r>
        <w:r>
          <w:rPr>
            <w:noProof/>
            <w:webHidden/>
          </w:rPr>
          <w:fldChar w:fldCharType="begin"/>
        </w:r>
        <w:r>
          <w:rPr>
            <w:noProof/>
            <w:webHidden/>
          </w:rPr>
          <w:instrText xml:space="preserve"> PAGEREF _Toc220700881 \h </w:instrText>
        </w:r>
        <w:r>
          <w:rPr>
            <w:noProof/>
            <w:webHidden/>
          </w:rPr>
        </w:r>
        <w:r>
          <w:rPr>
            <w:noProof/>
            <w:webHidden/>
          </w:rPr>
          <w:fldChar w:fldCharType="separate"/>
        </w:r>
        <w:r>
          <w:rPr>
            <w:noProof/>
            <w:webHidden/>
          </w:rPr>
          <w:t>52</w:t>
        </w:r>
        <w:r>
          <w:rPr>
            <w:noProof/>
            <w:webHidden/>
          </w:rPr>
          <w:fldChar w:fldCharType="end"/>
        </w:r>
      </w:hyperlink>
    </w:p>
    <w:p w14:paraId="0C6AA440" w14:textId="29DFCC43"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82" w:history="1">
        <w:r w:rsidRPr="00475803">
          <w:rPr>
            <w:rStyle w:val="Hyperlink"/>
            <w:noProof/>
          </w:rPr>
          <w:t>Slika 42: Dijagram sekvenci SK8, osnovni scenario</w:t>
        </w:r>
        <w:r>
          <w:rPr>
            <w:noProof/>
            <w:webHidden/>
          </w:rPr>
          <w:tab/>
        </w:r>
        <w:r>
          <w:rPr>
            <w:noProof/>
            <w:webHidden/>
          </w:rPr>
          <w:fldChar w:fldCharType="begin"/>
        </w:r>
        <w:r>
          <w:rPr>
            <w:noProof/>
            <w:webHidden/>
          </w:rPr>
          <w:instrText xml:space="preserve"> PAGEREF _Toc220700882 \h </w:instrText>
        </w:r>
        <w:r>
          <w:rPr>
            <w:noProof/>
            <w:webHidden/>
          </w:rPr>
        </w:r>
        <w:r>
          <w:rPr>
            <w:noProof/>
            <w:webHidden/>
          </w:rPr>
          <w:fldChar w:fldCharType="separate"/>
        </w:r>
        <w:r>
          <w:rPr>
            <w:noProof/>
            <w:webHidden/>
          </w:rPr>
          <w:t>53</w:t>
        </w:r>
        <w:r>
          <w:rPr>
            <w:noProof/>
            <w:webHidden/>
          </w:rPr>
          <w:fldChar w:fldCharType="end"/>
        </w:r>
      </w:hyperlink>
    </w:p>
    <w:p w14:paraId="722BDDC0" w14:textId="21A78EE6"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83" w:history="1">
        <w:r w:rsidRPr="00475803">
          <w:rPr>
            <w:rStyle w:val="Hyperlink"/>
            <w:noProof/>
          </w:rPr>
          <w:t>Slika 43: Dijagram sekvenci SK9, osnovni scenario</w:t>
        </w:r>
        <w:r>
          <w:rPr>
            <w:noProof/>
            <w:webHidden/>
          </w:rPr>
          <w:tab/>
        </w:r>
        <w:r>
          <w:rPr>
            <w:noProof/>
            <w:webHidden/>
          </w:rPr>
          <w:fldChar w:fldCharType="begin"/>
        </w:r>
        <w:r>
          <w:rPr>
            <w:noProof/>
            <w:webHidden/>
          </w:rPr>
          <w:instrText xml:space="preserve"> PAGEREF _Toc220700883 \h </w:instrText>
        </w:r>
        <w:r>
          <w:rPr>
            <w:noProof/>
            <w:webHidden/>
          </w:rPr>
        </w:r>
        <w:r>
          <w:rPr>
            <w:noProof/>
            <w:webHidden/>
          </w:rPr>
          <w:fldChar w:fldCharType="separate"/>
        </w:r>
        <w:r>
          <w:rPr>
            <w:noProof/>
            <w:webHidden/>
          </w:rPr>
          <w:t>54</w:t>
        </w:r>
        <w:r>
          <w:rPr>
            <w:noProof/>
            <w:webHidden/>
          </w:rPr>
          <w:fldChar w:fldCharType="end"/>
        </w:r>
      </w:hyperlink>
    </w:p>
    <w:p w14:paraId="17E6F8ED" w14:textId="135243E5"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84" w:history="1">
        <w:r w:rsidRPr="00475803">
          <w:rPr>
            <w:rStyle w:val="Hyperlink"/>
            <w:noProof/>
          </w:rPr>
          <w:t>Slika 44: Dijagram sekvenci SK10, osnovni scenario</w:t>
        </w:r>
        <w:r>
          <w:rPr>
            <w:noProof/>
            <w:webHidden/>
          </w:rPr>
          <w:tab/>
        </w:r>
        <w:r>
          <w:rPr>
            <w:noProof/>
            <w:webHidden/>
          </w:rPr>
          <w:fldChar w:fldCharType="begin"/>
        </w:r>
        <w:r>
          <w:rPr>
            <w:noProof/>
            <w:webHidden/>
          </w:rPr>
          <w:instrText xml:space="preserve"> PAGEREF _Toc220700884 \h </w:instrText>
        </w:r>
        <w:r>
          <w:rPr>
            <w:noProof/>
            <w:webHidden/>
          </w:rPr>
        </w:r>
        <w:r>
          <w:rPr>
            <w:noProof/>
            <w:webHidden/>
          </w:rPr>
          <w:fldChar w:fldCharType="separate"/>
        </w:r>
        <w:r>
          <w:rPr>
            <w:noProof/>
            <w:webHidden/>
          </w:rPr>
          <w:t>55</w:t>
        </w:r>
        <w:r>
          <w:rPr>
            <w:noProof/>
            <w:webHidden/>
          </w:rPr>
          <w:fldChar w:fldCharType="end"/>
        </w:r>
      </w:hyperlink>
    </w:p>
    <w:p w14:paraId="12E85E6A" w14:textId="586DB17A"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85" w:history="1">
        <w:r w:rsidRPr="00475803">
          <w:rPr>
            <w:rStyle w:val="Hyperlink"/>
            <w:noProof/>
          </w:rPr>
          <w:t>Slika 45: Konceptualni model softverskog sistema</w:t>
        </w:r>
        <w:r>
          <w:rPr>
            <w:noProof/>
            <w:webHidden/>
          </w:rPr>
          <w:tab/>
        </w:r>
        <w:r>
          <w:rPr>
            <w:noProof/>
            <w:webHidden/>
          </w:rPr>
          <w:fldChar w:fldCharType="begin"/>
        </w:r>
        <w:r>
          <w:rPr>
            <w:noProof/>
            <w:webHidden/>
          </w:rPr>
          <w:instrText xml:space="preserve"> PAGEREF _Toc220700885 \h </w:instrText>
        </w:r>
        <w:r>
          <w:rPr>
            <w:noProof/>
            <w:webHidden/>
          </w:rPr>
        </w:r>
        <w:r>
          <w:rPr>
            <w:noProof/>
            <w:webHidden/>
          </w:rPr>
          <w:fldChar w:fldCharType="separate"/>
        </w:r>
        <w:r>
          <w:rPr>
            <w:noProof/>
            <w:webHidden/>
          </w:rPr>
          <w:t>56</w:t>
        </w:r>
        <w:r>
          <w:rPr>
            <w:noProof/>
            <w:webHidden/>
          </w:rPr>
          <w:fldChar w:fldCharType="end"/>
        </w:r>
      </w:hyperlink>
    </w:p>
    <w:p w14:paraId="777AB277" w14:textId="0C5833C9"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86" w:history="1">
        <w:r w:rsidRPr="00475803">
          <w:rPr>
            <w:rStyle w:val="Hyperlink"/>
            <w:noProof/>
          </w:rPr>
          <w:t>Slika 46 - App.js, UserProvider,AlertServiceProvider</w:t>
        </w:r>
        <w:r>
          <w:rPr>
            <w:noProof/>
            <w:webHidden/>
          </w:rPr>
          <w:tab/>
        </w:r>
        <w:r>
          <w:rPr>
            <w:noProof/>
            <w:webHidden/>
          </w:rPr>
          <w:fldChar w:fldCharType="begin"/>
        </w:r>
        <w:r>
          <w:rPr>
            <w:noProof/>
            <w:webHidden/>
          </w:rPr>
          <w:instrText xml:space="preserve"> PAGEREF _Toc220700886 \h </w:instrText>
        </w:r>
        <w:r>
          <w:rPr>
            <w:noProof/>
            <w:webHidden/>
          </w:rPr>
        </w:r>
        <w:r>
          <w:rPr>
            <w:noProof/>
            <w:webHidden/>
          </w:rPr>
          <w:fldChar w:fldCharType="separate"/>
        </w:r>
        <w:r>
          <w:rPr>
            <w:noProof/>
            <w:webHidden/>
          </w:rPr>
          <w:t>58</w:t>
        </w:r>
        <w:r>
          <w:rPr>
            <w:noProof/>
            <w:webHidden/>
          </w:rPr>
          <w:fldChar w:fldCharType="end"/>
        </w:r>
      </w:hyperlink>
    </w:p>
    <w:p w14:paraId="391D74A5" w14:textId="337BC661"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87" w:history="1">
        <w:r w:rsidRPr="00475803">
          <w:rPr>
            <w:rStyle w:val="Hyperlink"/>
            <w:noProof/>
          </w:rPr>
          <w:t>Slika 47 - AppLayout</w:t>
        </w:r>
        <w:r>
          <w:rPr>
            <w:noProof/>
            <w:webHidden/>
          </w:rPr>
          <w:tab/>
        </w:r>
        <w:r>
          <w:rPr>
            <w:noProof/>
            <w:webHidden/>
          </w:rPr>
          <w:fldChar w:fldCharType="begin"/>
        </w:r>
        <w:r>
          <w:rPr>
            <w:noProof/>
            <w:webHidden/>
          </w:rPr>
          <w:instrText xml:space="preserve"> PAGEREF _Toc220700887 \h </w:instrText>
        </w:r>
        <w:r>
          <w:rPr>
            <w:noProof/>
            <w:webHidden/>
          </w:rPr>
        </w:r>
        <w:r>
          <w:rPr>
            <w:noProof/>
            <w:webHidden/>
          </w:rPr>
          <w:fldChar w:fldCharType="separate"/>
        </w:r>
        <w:r>
          <w:rPr>
            <w:noProof/>
            <w:webHidden/>
          </w:rPr>
          <w:t>59</w:t>
        </w:r>
        <w:r>
          <w:rPr>
            <w:noProof/>
            <w:webHidden/>
          </w:rPr>
          <w:fldChar w:fldCharType="end"/>
        </w:r>
      </w:hyperlink>
    </w:p>
    <w:p w14:paraId="3A10A9B2" w14:textId="07C2DF8A"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88" w:history="1">
        <w:r w:rsidRPr="00475803">
          <w:rPr>
            <w:rStyle w:val="Hyperlink"/>
            <w:noProof/>
          </w:rPr>
          <w:t>Slika 48 - pages folder</w:t>
        </w:r>
        <w:r>
          <w:rPr>
            <w:noProof/>
            <w:webHidden/>
          </w:rPr>
          <w:tab/>
        </w:r>
        <w:r>
          <w:rPr>
            <w:noProof/>
            <w:webHidden/>
          </w:rPr>
          <w:fldChar w:fldCharType="begin"/>
        </w:r>
        <w:r>
          <w:rPr>
            <w:noProof/>
            <w:webHidden/>
          </w:rPr>
          <w:instrText xml:space="preserve"> PAGEREF _Toc220700888 \h </w:instrText>
        </w:r>
        <w:r>
          <w:rPr>
            <w:noProof/>
            <w:webHidden/>
          </w:rPr>
        </w:r>
        <w:r>
          <w:rPr>
            <w:noProof/>
            <w:webHidden/>
          </w:rPr>
          <w:fldChar w:fldCharType="separate"/>
        </w:r>
        <w:r>
          <w:rPr>
            <w:noProof/>
            <w:webHidden/>
          </w:rPr>
          <w:t>60</w:t>
        </w:r>
        <w:r>
          <w:rPr>
            <w:noProof/>
            <w:webHidden/>
          </w:rPr>
          <w:fldChar w:fldCharType="end"/>
        </w:r>
      </w:hyperlink>
    </w:p>
    <w:p w14:paraId="2C4ADDA5" w14:textId="407E4B3B"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89" w:history="1">
        <w:r w:rsidRPr="00475803">
          <w:rPr>
            <w:rStyle w:val="Hyperlink"/>
            <w:noProof/>
          </w:rPr>
          <w:t>Slika 49 - mapiranje ruta na page komponente</w:t>
        </w:r>
        <w:r>
          <w:rPr>
            <w:noProof/>
            <w:webHidden/>
          </w:rPr>
          <w:tab/>
        </w:r>
        <w:r>
          <w:rPr>
            <w:noProof/>
            <w:webHidden/>
          </w:rPr>
          <w:fldChar w:fldCharType="begin"/>
        </w:r>
        <w:r>
          <w:rPr>
            <w:noProof/>
            <w:webHidden/>
          </w:rPr>
          <w:instrText xml:space="preserve"> PAGEREF _Toc220700889 \h </w:instrText>
        </w:r>
        <w:r>
          <w:rPr>
            <w:noProof/>
            <w:webHidden/>
          </w:rPr>
        </w:r>
        <w:r>
          <w:rPr>
            <w:noProof/>
            <w:webHidden/>
          </w:rPr>
          <w:fldChar w:fldCharType="separate"/>
        </w:r>
        <w:r>
          <w:rPr>
            <w:noProof/>
            <w:webHidden/>
          </w:rPr>
          <w:t>60</w:t>
        </w:r>
        <w:r>
          <w:rPr>
            <w:noProof/>
            <w:webHidden/>
          </w:rPr>
          <w:fldChar w:fldCharType="end"/>
        </w:r>
      </w:hyperlink>
    </w:p>
    <w:p w14:paraId="4F25BD76" w14:textId="7ED7E9D5"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90" w:history="1">
        <w:r w:rsidRPr="00475803">
          <w:rPr>
            <w:rStyle w:val="Hyperlink"/>
            <w:noProof/>
          </w:rPr>
          <w:t>Slika 50 – Pregled preostalih ispita studenta- ExamPeriodPage</w:t>
        </w:r>
        <w:r>
          <w:rPr>
            <w:noProof/>
            <w:webHidden/>
          </w:rPr>
          <w:tab/>
        </w:r>
        <w:r>
          <w:rPr>
            <w:noProof/>
            <w:webHidden/>
          </w:rPr>
          <w:fldChar w:fldCharType="begin"/>
        </w:r>
        <w:r>
          <w:rPr>
            <w:noProof/>
            <w:webHidden/>
          </w:rPr>
          <w:instrText xml:space="preserve"> PAGEREF _Toc220700890 \h </w:instrText>
        </w:r>
        <w:r>
          <w:rPr>
            <w:noProof/>
            <w:webHidden/>
          </w:rPr>
        </w:r>
        <w:r>
          <w:rPr>
            <w:noProof/>
            <w:webHidden/>
          </w:rPr>
          <w:fldChar w:fldCharType="separate"/>
        </w:r>
        <w:r>
          <w:rPr>
            <w:noProof/>
            <w:webHidden/>
          </w:rPr>
          <w:t>61</w:t>
        </w:r>
        <w:r>
          <w:rPr>
            <w:noProof/>
            <w:webHidden/>
          </w:rPr>
          <w:fldChar w:fldCharType="end"/>
        </w:r>
      </w:hyperlink>
    </w:p>
    <w:p w14:paraId="75E22C62" w14:textId="7A549C49"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91" w:history="1">
        <w:r w:rsidRPr="00475803">
          <w:rPr>
            <w:rStyle w:val="Hyperlink"/>
            <w:noProof/>
          </w:rPr>
          <w:t>Slika 51 - Pregled preostalih ispita studenta – servis courseExam.ts</w:t>
        </w:r>
        <w:r>
          <w:rPr>
            <w:noProof/>
            <w:webHidden/>
          </w:rPr>
          <w:tab/>
        </w:r>
        <w:r>
          <w:rPr>
            <w:noProof/>
            <w:webHidden/>
          </w:rPr>
          <w:fldChar w:fldCharType="begin"/>
        </w:r>
        <w:r>
          <w:rPr>
            <w:noProof/>
            <w:webHidden/>
          </w:rPr>
          <w:instrText xml:space="preserve"> PAGEREF _Toc220700891 \h </w:instrText>
        </w:r>
        <w:r>
          <w:rPr>
            <w:noProof/>
            <w:webHidden/>
          </w:rPr>
        </w:r>
        <w:r>
          <w:rPr>
            <w:noProof/>
            <w:webHidden/>
          </w:rPr>
          <w:fldChar w:fldCharType="separate"/>
        </w:r>
        <w:r>
          <w:rPr>
            <w:noProof/>
            <w:webHidden/>
          </w:rPr>
          <w:t>62</w:t>
        </w:r>
        <w:r>
          <w:rPr>
            <w:noProof/>
            <w:webHidden/>
          </w:rPr>
          <w:fldChar w:fldCharType="end"/>
        </w:r>
      </w:hyperlink>
    </w:p>
    <w:p w14:paraId="00CDA79D" w14:textId="65DEF081"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92" w:history="1">
        <w:r w:rsidRPr="00475803">
          <w:rPr>
            <w:rStyle w:val="Hyperlink"/>
            <w:noProof/>
          </w:rPr>
          <w:t>Slika 52 - Implementacija GET funkcije korišćenjem axios biblioteke za HTTP pozive</w:t>
        </w:r>
        <w:r>
          <w:rPr>
            <w:noProof/>
            <w:webHidden/>
          </w:rPr>
          <w:tab/>
        </w:r>
        <w:r>
          <w:rPr>
            <w:noProof/>
            <w:webHidden/>
          </w:rPr>
          <w:fldChar w:fldCharType="begin"/>
        </w:r>
        <w:r>
          <w:rPr>
            <w:noProof/>
            <w:webHidden/>
          </w:rPr>
          <w:instrText xml:space="preserve"> PAGEREF _Toc220700892 \h </w:instrText>
        </w:r>
        <w:r>
          <w:rPr>
            <w:noProof/>
            <w:webHidden/>
          </w:rPr>
        </w:r>
        <w:r>
          <w:rPr>
            <w:noProof/>
            <w:webHidden/>
          </w:rPr>
          <w:fldChar w:fldCharType="separate"/>
        </w:r>
        <w:r>
          <w:rPr>
            <w:noProof/>
            <w:webHidden/>
          </w:rPr>
          <w:t>63</w:t>
        </w:r>
        <w:r>
          <w:rPr>
            <w:noProof/>
            <w:webHidden/>
          </w:rPr>
          <w:fldChar w:fldCharType="end"/>
        </w:r>
      </w:hyperlink>
    </w:p>
    <w:p w14:paraId="6CA3D6D3" w14:textId="62DAEF0C"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93" w:history="1">
        <w:r w:rsidRPr="00475803">
          <w:rPr>
            <w:rStyle w:val="Hyperlink"/>
            <w:noProof/>
          </w:rPr>
          <w:t>Slika 53 - Organizacija koda prema Hexagon arhitekturi</w:t>
        </w:r>
        <w:r>
          <w:rPr>
            <w:noProof/>
            <w:webHidden/>
          </w:rPr>
          <w:tab/>
        </w:r>
        <w:r>
          <w:rPr>
            <w:noProof/>
            <w:webHidden/>
          </w:rPr>
          <w:fldChar w:fldCharType="begin"/>
        </w:r>
        <w:r>
          <w:rPr>
            <w:noProof/>
            <w:webHidden/>
          </w:rPr>
          <w:instrText xml:space="preserve"> PAGEREF _Toc220700893 \h </w:instrText>
        </w:r>
        <w:r>
          <w:rPr>
            <w:noProof/>
            <w:webHidden/>
          </w:rPr>
        </w:r>
        <w:r>
          <w:rPr>
            <w:noProof/>
            <w:webHidden/>
          </w:rPr>
          <w:fldChar w:fldCharType="separate"/>
        </w:r>
        <w:r>
          <w:rPr>
            <w:noProof/>
            <w:webHidden/>
          </w:rPr>
          <w:t>64</w:t>
        </w:r>
        <w:r>
          <w:rPr>
            <w:noProof/>
            <w:webHidden/>
          </w:rPr>
          <w:fldChar w:fldCharType="end"/>
        </w:r>
      </w:hyperlink>
    </w:p>
    <w:p w14:paraId="64753D9C" w14:textId="319F1A72"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94" w:history="1">
        <w:r w:rsidRPr="00475803">
          <w:rPr>
            <w:rStyle w:val="Hyperlink"/>
            <w:noProof/>
          </w:rPr>
          <w:t>Slika 54: Spisak backend ruta u backend aplikaciji</w:t>
        </w:r>
        <w:r>
          <w:rPr>
            <w:noProof/>
            <w:webHidden/>
          </w:rPr>
          <w:tab/>
        </w:r>
        <w:r>
          <w:rPr>
            <w:noProof/>
            <w:webHidden/>
          </w:rPr>
          <w:fldChar w:fldCharType="begin"/>
        </w:r>
        <w:r>
          <w:rPr>
            <w:noProof/>
            <w:webHidden/>
          </w:rPr>
          <w:instrText xml:space="preserve"> PAGEREF _Toc220700894 \h </w:instrText>
        </w:r>
        <w:r>
          <w:rPr>
            <w:noProof/>
            <w:webHidden/>
          </w:rPr>
        </w:r>
        <w:r>
          <w:rPr>
            <w:noProof/>
            <w:webHidden/>
          </w:rPr>
          <w:fldChar w:fldCharType="separate"/>
        </w:r>
        <w:r>
          <w:rPr>
            <w:noProof/>
            <w:webHidden/>
          </w:rPr>
          <w:t>65</w:t>
        </w:r>
        <w:r>
          <w:rPr>
            <w:noProof/>
            <w:webHidden/>
          </w:rPr>
          <w:fldChar w:fldCharType="end"/>
        </w:r>
      </w:hyperlink>
    </w:p>
    <w:p w14:paraId="00C970B4" w14:textId="359F8E0A"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95" w:history="1">
        <w:r w:rsidRPr="00475803">
          <w:rPr>
            <w:rStyle w:val="Hyperlink"/>
            <w:noProof/>
          </w:rPr>
          <w:t>Slika 55: php/ext folder i php.ini</w:t>
        </w:r>
        <w:r>
          <w:rPr>
            <w:noProof/>
            <w:webHidden/>
          </w:rPr>
          <w:tab/>
        </w:r>
        <w:r>
          <w:rPr>
            <w:noProof/>
            <w:webHidden/>
          </w:rPr>
          <w:fldChar w:fldCharType="begin"/>
        </w:r>
        <w:r>
          <w:rPr>
            <w:noProof/>
            <w:webHidden/>
          </w:rPr>
          <w:instrText xml:space="preserve"> PAGEREF _Toc220700895 \h </w:instrText>
        </w:r>
        <w:r>
          <w:rPr>
            <w:noProof/>
            <w:webHidden/>
          </w:rPr>
        </w:r>
        <w:r>
          <w:rPr>
            <w:noProof/>
            <w:webHidden/>
          </w:rPr>
          <w:fldChar w:fldCharType="separate"/>
        </w:r>
        <w:r>
          <w:rPr>
            <w:noProof/>
            <w:webHidden/>
          </w:rPr>
          <w:t>66</w:t>
        </w:r>
        <w:r>
          <w:rPr>
            <w:noProof/>
            <w:webHidden/>
          </w:rPr>
          <w:fldChar w:fldCharType="end"/>
        </w:r>
      </w:hyperlink>
    </w:p>
    <w:p w14:paraId="4AF55380" w14:textId="68CD24F2"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96" w:history="1">
        <w:r w:rsidRPr="00475803">
          <w:rPr>
            <w:rStyle w:val="Hyperlink"/>
            <w:noProof/>
          </w:rPr>
          <w:t>Slika 56: Konfiguracija Laravel - SQL Server konekcije</w:t>
        </w:r>
        <w:r>
          <w:rPr>
            <w:noProof/>
            <w:webHidden/>
          </w:rPr>
          <w:tab/>
        </w:r>
        <w:r>
          <w:rPr>
            <w:noProof/>
            <w:webHidden/>
          </w:rPr>
          <w:fldChar w:fldCharType="begin"/>
        </w:r>
        <w:r>
          <w:rPr>
            <w:noProof/>
            <w:webHidden/>
          </w:rPr>
          <w:instrText xml:space="preserve"> PAGEREF _Toc220700896 \h </w:instrText>
        </w:r>
        <w:r>
          <w:rPr>
            <w:noProof/>
            <w:webHidden/>
          </w:rPr>
        </w:r>
        <w:r>
          <w:rPr>
            <w:noProof/>
            <w:webHidden/>
          </w:rPr>
          <w:fldChar w:fldCharType="separate"/>
        </w:r>
        <w:r>
          <w:rPr>
            <w:noProof/>
            <w:webHidden/>
          </w:rPr>
          <w:t>66</w:t>
        </w:r>
        <w:r>
          <w:rPr>
            <w:noProof/>
            <w:webHidden/>
          </w:rPr>
          <w:fldChar w:fldCharType="end"/>
        </w:r>
      </w:hyperlink>
    </w:p>
    <w:p w14:paraId="4091327D" w14:textId="625B8399"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97" w:history="1">
        <w:r w:rsidRPr="00475803">
          <w:rPr>
            <w:rStyle w:val="Hyperlink"/>
            <w:noProof/>
          </w:rPr>
          <w:t>Slika 57: SK1:Izgled login forme</w:t>
        </w:r>
        <w:r>
          <w:rPr>
            <w:noProof/>
            <w:webHidden/>
          </w:rPr>
          <w:tab/>
        </w:r>
        <w:r>
          <w:rPr>
            <w:noProof/>
            <w:webHidden/>
          </w:rPr>
          <w:fldChar w:fldCharType="begin"/>
        </w:r>
        <w:r>
          <w:rPr>
            <w:noProof/>
            <w:webHidden/>
          </w:rPr>
          <w:instrText xml:space="preserve"> PAGEREF _Toc220700897 \h </w:instrText>
        </w:r>
        <w:r>
          <w:rPr>
            <w:noProof/>
            <w:webHidden/>
          </w:rPr>
        </w:r>
        <w:r>
          <w:rPr>
            <w:noProof/>
            <w:webHidden/>
          </w:rPr>
          <w:fldChar w:fldCharType="separate"/>
        </w:r>
        <w:r>
          <w:rPr>
            <w:noProof/>
            <w:webHidden/>
          </w:rPr>
          <w:t>67</w:t>
        </w:r>
        <w:r>
          <w:rPr>
            <w:noProof/>
            <w:webHidden/>
          </w:rPr>
          <w:fldChar w:fldCharType="end"/>
        </w:r>
      </w:hyperlink>
    </w:p>
    <w:p w14:paraId="1D4AB450" w14:textId="4FBDE9CF"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98" w:history="1">
        <w:r w:rsidRPr="00475803">
          <w:rPr>
            <w:rStyle w:val="Hyperlink"/>
            <w:noProof/>
          </w:rPr>
          <w:t>Slika 58: SK1: Uspešno logovanje</w:t>
        </w:r>
        <w:r>
          <w:rPr>
            <w:noProof/>
            <w:webHidden/>
          </w:rPr>
          <w:tab/>
        </w:r>
        <w:r>
          <w:rPr>
            <w:noProof/>
            <w:webHidden/>
          </w:rPr>
          <w:fldChar w:fldCharType="begin"/>
        </w:r>
        <w:r>
          <w:rPr>
            <w:noProof/>
            <w:webHidden/>
          </w:rPr>
          <w:instrText xml:space="preserve"> PAGEREF _Toc220700898 \h </w:instrText>
        </w:r>
        <w:r>
          <w:rPr>
            <w:noProof/>
            <w:webHidden/>
          </w:rPr>
        </w:r>
        <w:r>
          <w:rPr>
            <w:noProof/>
            <w:webHidden/>
          </w:rPr>
          <w:fldChar w:fldCharType="separate"/>
        </w:r>
        <w:r>
          <w:rPr>
            <w:noProof/>
            <w:webHidden/>
          </w:rPr>
          <w:t>68</w:t>
        </w:r>
        <w:r>
          <w:rPr>
            <w:noProof/>
            <w:webHidden/>
          </w:rPr>
          <w:fldChar w:fldCharType="end"/>
        </w:r>
      </w:hyperlink>
    </w:p>
    <w:p w14:paraId="55F41ECD" w14:textId="2430D134"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99" w:history="1">
        <w:r w:rsidRPr="00475803">
          <w:rPr>
            <w:rStyle w:val="Hyperlink"/>
            <w:noProof/>
          </w:rPr>
          <w:t>Slika 59: SK1, poruka: Došlo je do greške pri prijavljivanju</w:t>
        </w:r>
        <w:r>
          <w:rPr>
            <w:noProof/>
            <w:webHidden/>
          </w:rPr>
          <w:tab/>
        </w:r>
        <w:r>
          <w:rPr>
            <w:noProof/>
            <w:webHidden/>
          </w:rPr>
          <w:fldChar w:fldCharType="begin"/>
        </w:r>
        <w:r>
          <w:rPr>
            <w:noProof/>
            <w:webHidden/>
          </w:rPr>
          <w:instrText xml:space="preserve"> PAGEREF _Toc220700899 \h </w:instrText>
        </w:r>
        <w:r>
          <w:rPr>
            <w:noProof/>
            <w:webHidden/>
          </w:rPr>
        </w:r>
        <w:r>
          <w:rPr>
            <w:noProof/>
            <w:webHidden/>
          </w:rPr>
          <w:fldChar w:fldCharType="separate"/>
        </w:r>
        <w:r>
          <w:rPr>
            <w:noProof/>
            <w:webHidden/>
          </w:rPr>
          <w:t>68</w:t>
        </w:r>
        <w:r>
          <w:rPr>
            <w:noProof/>
            <w:webHidden/>
          </w:rPr>
          <w:fldChar w:fldCharType="end"/>
        </w:r>
      </w:hyperlink>
    </w:p>
    <w:p w14:paraId="114E9217" w14:textId="64E3CD24"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00" w:history="1">
        <w:r w:rsidRPr="00475803">
          <w:rPr>
            <w:rStyle w:val="Hyperlink"/>
            <w:noProof/>
          </w:rPr>
          <w:t>Slika 60: SK1, poruka: Pogre</w:t>
        </w:r>
        <w:r w:rsidRPr="00475803">
          <w:rPr>
            <w:rStyle w:val="Hyperlink"/>
            <w:noProof/>
            <w:lang w:val="en-US"/>
          </w:rPr>
          <w:t>šan broj indeksa ili password</w:t>
        </w:r>
        <w:r>
          <w:rPr>
            <w:noProof/>
            <w:webHidden/>
          </w:rPr>
          <w:tab/>
        </w:r>
        <w:r>
          <w:rPr>
            <w:noProof/>
            <w:webHidden/>
          </w:rPr>
          <w:fldChar w:fldCharType="begin"/>
        </w:r>
        <w:r>
          <w:rPr>
            <w:noProof/>
            <w:webHidden/>
          </w:rPr>
          <w:instrText xml:space="preserve"> PAGEREF _Toc220700900 \h </w:instrText>
        </w:r>
        <w:r>
          <w:rPr>
            <w:noProof/>
            <w:webHidden/>
          </w:rPr>
        </w:r>
        <w:r>
          <w:rPr>
            <w:noProof/>
            <w:webHidden/>
          </w:rPr>
          <w:fldChar w:fldCharType="separate"/>
        </w:r>
        <w:r>
          <w:rPr>
            <w:noProof/>
            <w:webHidden/>
          </w:rPr>
          <w:t>69</w:t>
        </w:r>
        <w:r>
          <w:rPr>
            <w:noProof/>
            <w:webHidden/>
          </w:rPr>
          <w:fldChar w:fldCharType="end"/>
        </w:r>
      </w:hyperlink>
    </w:p>
    <w:p w14:paraId="0E473A40" w14:textId="7EAC7EDE"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01" w:history="1">
        <w:r w:rsidRPr="00475803">
          <w:rPr>
            <w:rStyle w:val="Hyperlink"/>
            <w:noProof/>
          </w:rPr>
          <w:t>Slika 61: SK1, Implementacija login metode</w:t>
        </w:r>
        <w:r>
          <w:rPr>
            <w:noProof/>
            <w:webHidden/>
          </w:rPr>
          <w:tab/>
        </w:r>
        <w:r>
          <w:rPr>
            <w:noProof/>
            <w:webHidden/>
          </w:rPr>
          <w:fldChar w:fldCharType="begin"/>
        </w:r>
        <w:r>
          <w:rPr>
            <w:noProof/>
            <w:webHidden/>
          </w:rPr>
          <w:instrText xml:space="preserve"> PAGEREF _Toc220700901 \h </w:instrText>
        </w:r>
        <w:r>
          <w:rPr>
            <w:noProof/>
            <w:webHidden/>
          </w:rPr>
        </w:r>
        <w:r>
          <w:rPr>
            <w:noProof/>
            <w:webHidden/>
          </w:rPr>
          <w:fldChar w:fldCharType="separate"/>
        </w:r>
        <w:r>
          <w:rPr>
            <w:noProof/>
            <w:webHidden/>
          </w:rPr>
          <w:t>70</w:t>
        </w:r>
        <w:r>
          <w:rPr>
            <w:noProof/>
            <w:webHidden/>
          </w:rPr>
          <w:fldChar w:fldCharType="end"/>
        </w:r>
      </w:hyperlink>
    </w:p>
    <w:p w14:paraId="5D925E13" w14:textId="27C2F361"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02" w:history="1">
        <w:r w:rsidRPr="00475803">
          <w:rPr>
            <w:rStyle w:val="Hyperlink"/>
            <w:noProof/>
          </w:rPr>
          <w:t>Slika 62: SK2, Uspešno učitani svi ispiti u aktulenom ispitnom roku</w:t>
        </w:r>
        <w:r>
          <w:rPr>
            <w:noProof/>
            <w:webHidden/>
          </w:rPr>
          <w:tab/>
        </w:r>
        <w:r>
          <w:rPr>
            <w:noProof/>
            <w:webHidden/>
          </w:rPr>
          <w:fldChar w:fldCharType="begin"/>
        </w:r>
        <w:r>
          <w:rPr>
            <w:noProof/>
            <w:webHidden/>
          </w:rPr>
          <w:instrText xml:space="preserve"> PAGEREF _Toc220700902 \h </w:instrText>
        </w:r>
        <w:r>
          <w:rPr>
            <w:noProof/>
            <w:webHidden/>
          </w:rPr>
        </w:r>
        <w:r>
          <w:rPr>
            <w:noProof/>
            <w:webHidden/>
          </w:rPr>
          <w:fldChar w:fldCharType="separate"/>
        </w:r>
        <w:r>
          <w:rPr>
            <w:noProof/>
            <w:webHidden/>
          </w:rPr>
          <w:t>71</w:t>
        </w:r>
        <w:r>
          <w:rPr>
            <w:noProof/>
            <w:webHidden/>
          </w:rPr>
          <w:fldChar w:fldCharType="end"/>
        </w:r>
      </w:hyperlink>
    </w:p>
    <w:p w14:paraId="532FDAEA" w14:textId="723EABB5"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03" w:history="1">
        <w:r w:rsidRPr="00475803">
          <w:rPr>
            <w:rStyle w:val="Hyperlink"/>
            <w:noProof/>
          </w:rPr>
          <w:t>Slika 63: SK2, Controller metoda getExamPeriodsWithFilters</w:t>
        </w:r>
        <w:r>
          <w:rPr>
            <w:noProof/>
            <w:webHidden/>
          </w:rPr>
          <w:tab/>
        </w:r>
        <w:r>
          <w:rPr>
            <w:noProof/>
            <w:webHidden/>
          </w:rPr>
          <w:fldChar w:fldCharType="begin"/>
        </w:r>
        <w:r>
          <w:rPr>
            <w:noProof/>
            <w:webHidden/>
          </w:rPr>
          <w:instrText xml:space="preserve"> PAGEREF _Toc220700903 \h </w:instrText>
        </w:r>
        <w:r>
          <w:rPr>
            <w:noProof/>
            <w:webHidden/>
          </w:rPr>
        </w:r>
        <w:r>
          <w:rPr>
            <w:noProof/>
            <w:webHidden/>
          </w:rPr>
          <w:fldChar w:fldCharType="separate"/>
        </w:r>
        <w:r>
          <w:rPr>
            <w:noProof/>
            <w:webHidden/>
          </w:rPr>
          <w:t>72</w:t>
        </w:r>
        <w:r>
          <w:rPr>
            <w:noProof/>
            <w:webHidden/>
          </w:rPr>
          <w:fldChar w:fldCharType="end"/>
        </w:r>
      </w:hyperlink>
    </w:p>
    <w:p w14:paraId="6DEE1EF1" w14:textId="7AAC84EB"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04" w:history="1">
        <w:r w:rsidRPr="00475803">
          <w:rPr>
            <w:rStyle w:val="Hyperlink"/>
            <w:noProof/>
          </w:rPr>
          <w:t>Slika 64:SK2, Vraćanje aktivnih rokova, metoda active()</w:t>
        </w:r>
        <w:r>
          <w:rPr>
            <w:noProof/>
            <w:webHidden/>
          </w:rPr>
          <w:tab/>
        </w:r>
        <w:r>
          <w:rPr>
            <w:noProof/>
            <w:webHidden/>
          </w:rPr>
          <w:fldChar w:fldCharType="begin"/>
        </w:r>
        <w:r>
          <w:rPr>
            <w:noProof/>
            <w:webHidden/>
          </w:rPr>
          <w:instrText xml:space="preserve"> PAGEREF _Toc220700904 \h </w:instrText>
        </w:r>
        <w:r>
          <w:rPr>
            <w:noProof/>
            <w:webHidden/>
          </w:rPr>
        </w:r>
        <w:r>
          <w:rPr>
            <w:noProof/>
            <w:webHidden/>
          </w:rPr>
          <w:fldChar w:fldCharType="separate"/>
        </w:r>
        <w:r>
          <w:rPr>
            <w:noProof/>
            <w:webHidden/>
          </w:rPr>
          <w:t>73</w:t>
        </w:r>
        <w:r>
          <w:rPr>
            <w:noProof/>
            <w:webHidden/>
          </w:rPr>
          <w:fldChar w:fldCharType="end"/>
        </w:r>
      </w:hyperlink>
    </w:p>
    <w:p w14:paraId="6325FEE2" w14:textId="4EC117D6"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05" w:history="1">
        <w:r w:rsidRPr="00475803">
          <w:rPr>
            <w:rStyle w:val="Hyperlink"/>
            <w:noProof/>
          </w:rPr>
          <w:t>Slika 65: SK3, Uspešno učitani samo studentovi ispiti u aktulenom ispitnom roku</w:t>
        </w:r>
        <w:r>
          <w:rPr>
            <w:noProof/>
            <w:webHidden/>
          </w:rPr>
          <w:tab/>
        </w:r>
        <w:r>
          <w:rPr>
            <w:noProof/>
            <w:webHidden/>
          </w:rPr>
          <w:fldChar w:fldCharType="begin"/>
        </w:r>
        <w:r>
          <w:rPr>
            <w:noProof/>
            <w:webHidden/>
          </w:rPr>
          <w:instrText xml:space="preserve"> PAGEREF _Toc220700905 \h </w:instrText>
        </w:r>
        <w:r>
          <w:rPr>
            <w:noProof/>
            <w:webHidden/>
          </w:rPr>
        </w:r>
        <w:r>
          <w:rPr>
            <w:noProof/>
            <w:webHidden/>
          </w:rPr>
          <w:fldChar w:fldCharType="separate"/>
        </w:r>
        <w:r>
          <w:rPr>
            <w:noProof/>
            <w:webHidden/>
          </w:rPr>
          <w:t>74</w:t>
        </w:r>
        <w:r>
          <w:rPr>
            <w:noProof/>
            <w:webHidden/>
          </w:rPr>
          <w:fldChar w:fldCharType="end"/>
        </w:r>
      </w:hyperlink>
    </w:p>
    <w:p w14:paraId="43AFFD57" w14:textId="3217B1DD"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06" w:history="1">
        <w:r w:rsidRPr="00475803">
          <w:rPr>
            <w:rStyle w:val="Hyperlink"/>
            <w:noProof/>
          </w:rPr>
          <w:t>Slika 66: SK3, Metoda getRemainingCourseExams</w:t>
        </w:r>
        <w:r>
          <w:rPr>
            <w:noProof/>
            <w:webHidden/>
          </w:rPr>
          <w:tab/>
        </w:r>
        <w:r>
          <w:rPr>
            <w:noProof/>
            <w:webHidden/>
          </w:rPr>
          <w:fldChar w:fldCharType="begin"/>
        </w:r>
        <w:r>
          <w:rPr>
            <w:noProof/>
            <w:webHidden/>
          </w:rPr>
          <w:instrText xml:space="preserve"> PAGEREF _Toc220700906 \h </w:instrText>
        </w:r>
        <w:r>
          <w:rPr>
            <w:noProof/>
            <w:webHidden/>
          </w:rPr>
        </w:r>
        <w:r>
          <w:rPr>
            <w:noProof/>
            <w:webHidden/>
          </w:rPr>
          <w:fldChar w:fldCharType="separate"/>
        </w:r>
        <w:r>
          <w:rPr>
            <w:noProof/>
            <w:webHidden/>
          </w:rPr>
          <w:t>74</w:t>
        </w:r>
        <w:r>
          <w:rPr>
            <w:noProof/>
            <w:webHidden/>
          </w:rPr>
          <w:fldChar w:fldCharType="end"/>
        </w:r>
      </w:hyperlink>
    </w:p>
    <w:p w14:paraId="5196D942" w14:textId="2B46B78E"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07" w:history="1">
        <w:r w:rsidRPr="00475803">
          <w:rPr>
            <w:rStyle w:val="Hyperlink"/>
            <w:noProof/>
          </w:rPr>
          <w:t>Slika 67: SK4, Navigacioni meni - student</w:t>
        </w:r>
        <w:r>
          <w:rPr>
            <w:noProof/>
            <w:webHidden/>
          </w:rPr>
          <w:tab/>
        </w:r>
        <w:r>
          <w:rPr>
            <w:noProof/>
            <w:webHidden/>
          </w:rPr>
          <w:fldChar w:fldCharType="begin"/>
        </w:r>
        <w:r>
          <w:rPr>
            <w:noProof/>
            <w:webHidden/>
          </w:rPr>
          <w:instrText xml:space="preserve"> PAGEREF _Toc220700907 \h </w:instrText>
        </w:r>
        <w:r>
          <w:rPr>
            <w:noProof/>
            <w:webHidden/>
          </w:rPr>
        </w:r>
        <w:r>
          <w:rPr>
            <w:noProof/>
            <w:webHidden/>
          </w:rPr>
          <w:fldChar w:fldCharType="separate"/>
        </w:r>
        <w:r>
          <w:rPr>
            <w:noProof/>
            <w:webHidden/>
          </w:rPr>
          <w:t>75</w:t>
        </w:r>
        <w:r>
          <w:rPr>
            <w:noProof/>
            <w:webHidden/>
          </w:rPr>
          <w:fldChar w:fldCharType="end"/>
        </w:r>
      </w:hyperlink>
    </w:p>
    <w:p w14:paraId="23198CF9" w14:textId="3BC2A48B"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08" w:history="1">
        <w:r w:rsidRPr="00475803">
          <w:rPr>
            <w:rStyle w:val="Hyperlink"/>
            <w:noProof/>
          </w:rPr>
          <w:t>Slika 68: SK4, Položeni ispiti studenta</w:t>
        </w:r>
        <w:r>
          <w:rPr>
            <w:noProof/>
            <w:webHidden/>
          </w:rPr>
          <w:tab/>
        </w:r>
        <w:r>
          <w:rPr>
            <w:noProof/>
            <w:webHidden/>
          </w:rPr>
          <w:fldChar w:fldCharType="begin"/>
        </w:r>
        <w:r>
          <w:rPr>
            <w:noProof/>
            <w:webHidden/>
          </w:rPr>
          <w:instrText xml:space="preserve"> PAGEREF _Toc220700908 \h </w:instrText>
        </w:r>
        <w:r>
          <w:rPr>
            <w:noProof/>
            <w:webHidden/>
          </w:rPr>
        </w:r>
        <w:r>
          <w:rPr>
            <w:noProof/>
            <w:webHidden/>
          </w:rPr>
          <w:fldChar w:fldCharType="separate"/>
        </w:r>
        <w:r>
          <w:rPr>
            <w:noProof/>
            <w:webHidden/>
          </w:rPr>
          <w:t>76</w:t>
        </w:r>
        <w:r>
          <w:rPr>
            <w:noProof/>
            <w:webHidden/>
          </w:rPr>
          <w:fldChar w:fldCharType="end"/>
        </w:r>
      </w:hyperlink>
    </w:p>
    <w:p w14:paraId="2641F7B0" w14:textId="70951479"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09" w:history="1">
        <w:r w:rsidRPr="00475803">
          <w:rPr>
            <w:rStyle w:val="Hyperlink"/>
            <w:noProof/>
          </w:rPr>
          <w:t>Slika 69: SK4, Mogući parametri paginacione pretrage prijava ispita</w:t>
        </w:r>
        <w:r>
          <w:rPr>
            <w:noProof/>
            <w:webHidden/>
          </w:rPr>
          <w:tab/>
        </w:r>
        <w:r>
          <w:rPr>
            <w:noProof/>
            <w:webHidden/>
          </w:rPr>
          <w:fldChar w:fldCharType="begin"/>
        </w:r>
        <w:r>
          <w:rPr>
            <w:noProof/>
            <w:webHidden/>
          </w:rPr>
          <w:instrText xml:space="preserve"> PAGEREF _Toc220700909 \h </w:instrText>
        </w:r>
        <w:r>
          <w:rPr>
            <w:noProof/>
            <w:webHidden/>
          </w:rPr>
        </w:r>
        <w:r>
          <w:rPr>
            <w:noProof/>
            <w:webHidden/>
          </w:rPr>
          <w:fldChar w:fldCharType="separate"/>
        </w:r>
        <w:r>
          <w:rPr>
            <w:noProof/>
            <w:webHidden/>
          </w:rPr>
          <w:t>77</w:t>
        </w:r>
        <w:r>
          <w:rPr>
            <w:noProof/>
            <w:webHidden/>
          </w:rPr>
          <w:fldChar w:fldCharType="end"/>
        </w:r>
      </w:hyperlink>
    </w:p>
    <w:p w14:paraId="4BC7DC80" w14:textId="72FD3EB5"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10" w:history="1">
        <w:r w:rsidRPr="00475803">
          <w:rPr>
            <w:rStyle w:val="Hyperlink"/>
            <w:noProof/>
          </w:rPr>
          <w:t>Slika 70: SK4, Priprema parametara i poziv metode getAllExamRegistrationsWithFilters</w:t>
        </w:r>
        <w:r>
          <w:rPr>
            <w:noProof/>
            <w:webHidden/>
          </w:rPr>
          <w:tab/>
        </w:r>
        <w:r>
          <w:rPr>
            <w:noProof/>
            <w:webHidden/>
          </w:rPr>
          <w:fldChar w:fldCharType="begin"/>
        </w:r>
        <w:r>
          <w:rPr>
            <w:noProof/>
            <w:webHidden/>
          </w:rPr>
          <w:instrText xml:space="preserve"> PAGEREF _Toc220700910 \h </w:instrText>
        </w:r>
        <w:r>
          <w:rPr>
            <w:noProof/>
            <w:webHidden/>
          </w:rPr>
        </w:r>
        <w:r>
          <w:rPr>
            <w:noProof/>
            <w:webHidden/>
          </w:rPr>
          <w:fldChar w:fldCharType="separate"/>
        </w:r>
        <w:r>
          <w:rPr>
            <w:noProof/>
            <w:webHidden/>
          </w:rPr>
          <w:t>78</w:t>
        </w:r>
        <w:r>
          <w:rPr>
            <w:noProof/>
            <w:webHidden/>
          </w:rPr>
          <w:fldChar w:fldCharType="end"/>
        </w:r>
      </w:hyperlink>
    </w:p>
    <w:p w14:paraId="4D62F1DE" w14:textId="6EA71D93"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11" w:history="1">
        <w:r w:rsidRPr="00475803">
          <w:rPr>
            <w:rStyle w:val="Hyperlink"/>
            <w:noProof/>
          </w:rPr>
          <w:t>Slika 71: SK4, Implementacija getAllExamRegistrationsWithFilters metode</w:t>
        </w:r>
        <w:r>
          <w:rPr>
            <w:noProof/>
            <w:webHidden/>
          </w:rPr>
          <w:tab/>
        </w:r>
        <w:r>
          <w:rPr>
            <w:noProof/>
            <w:webHidden/>
          </w:rPr>
          <w:fldChar w:fldCharType="begin"/>
        </w:r>
        <w:r>
          <w:rPr>
            <w:noProof/>
            <w:webHidden/>
          </w:rPr>
          <w:instrText xml:space="preserve"> PAGEREF _Toc220700911 \h </w:instrText>
        </w:r>
        <w:r>
          <w:rPr>
            <w:noProof/>
            <w:webHidden/>
          </w:rPr>
        </w:r>
        <w:r>
          <w:rPr>
            <w:noProof/>
            <w:webHidden/>
          </w:rPr>
          <w:fldChar w:fldCharType="separate"/>
        </w:r>
        <w:r>
          <w:rPr>
            <w:noProof/>
            <w:webHidden/>
          </w:rPr>
          <w:t>79</w:t>
        </w:r>
        <w:r>
          <w:rPr>
            <w:noProof/>
            <w:webHidden/>
          </w:rPr>
          <w:fldChar w:fldCharType="end"/>
        </w:r>
      </w:hyperlink>
    </w:p>
    <w:p w14:paraId="67E5A38B" w14:textId="0B787F3C"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12" w:history="1">
        <w:r w:rsidRPr="00475803">
          <w:rPr>
            <w:rStyle w:val="Hyperlink"/>
            <w:noProof/>
          </w:rPr>
          <w:t>Slika 72: SK5, Prijava ispita</w:t>
        </w:r>
        <w:r>
          <w:rPr>
            <w:noProof/>
            <w:webHidden/>
          </w:rPr>
          <w:tab/>
        </w:r>
        <w:r>
          <w:rPr>
            <w:noProof/>
            <w:webHidden/>
          </w:rPr>
          <w:fldChar w:fldCharType="begin"/>
        </w:r>
        <w:r>
          <w:rPr>
            <w:noProof/>
            <w:webHidden/>
          </w:rPr>
          <w:instrText xml:space="preserve"> PAGEREF _Toc220700912 \h </w:instrText>
        </w:r>
        <w:r>
          <w:rPr>
            <w:noProof/>
            <w:webHidden/>
          </w:rPr>
        </w:r>
        <w:r>
          <w:rPr>
            <w:noProof/>
            <w:webHidden/>
          </w:rPr>
          <w:fldChar w:fldCharType="separate"/>
        </w:r>
        <w:r>
          <w:rPr>
            <w:noProof/>
            <w:webHidden/>
          </w:rPr>
          <w:t>80</w:t>
        </w:r>
        <w:r>
          <w:rPr>
            <w:noProof/>
            <w:webHidden/>
          </w:rPr>
          <w:fldChar w:fldCharType="end"/>
        </w:r>
      </w:hyperlink>
    </w:p>
    <w:p w14:paraId="6FBFF9CA" w14:textId="64D9595D"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13" w:history="1">
        <w:r w:rsidRPr="00475803">
          <w:rPr>
            <w:rStyle w:val="Hyperlink"/>
            <w:noProof/>
          </w:rPr>
          <w:t>Slika 73:SK5, Implementacija metode za kreiranje nove prijave</w:t>
        </w:r>
        <w:r>
          <w:rPr>
            <w:noProof/>
            <w:webHidden/>
          </w:rPr>
          <w:tab/>
        </w:r>
        <w:r>
          <w:rPr>
            <w:noProof/>
            <w:webHidden/>
          </w:rPr>
          <w:fldChar w:fldCharType="begin"/>
        </w:r>
        <w:r>
          <w:rPr>
            <w:noProof/>
            <w:webHidden/>
          </w:rPr>
          <w:instrText xml:space="preserve"> PAGEREF _Toc220700913 \h </w:instrText>
        </w:r>
        <w:r>
          <w:rPr>
            <w:noProof/>
            <w:webHidden/>
          </w:rPr>
        </w:r>
        <w:r>
          <w:rPr>
            <w:noProof/>
            <w:webHidden/>
          </w:rPr>
          <w:fldChar w:fldCharType="separate"/>
        </w:r>
        <w:r>
          <w:rPr>
            <w:noProof/>
            <w:webHidden/>
          </w:rPr>
          <w:t>81</w:t>
        </w:r>
        <w:r>
          <w:rPr>
            <w:noProof/>
            <w:webHidden/>
          </w:rPr>
          <w:fldChar w:fldCharType="end"/>
        </w:r>
      </w:hyperlink>
    </w:p>
    <w:p w14:paraId="32DEA29C" w14:textId="7D956950"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14" w:history="1">
        <w:r w:rsidRPr="00475803">
          <w:rPr>
            <w:rStyle w:val="Hyperlink"/>
            <w:noProof/>
          </w:rPr>
          <w:t>Slika 74: SK5, Poruka ispit je uspešno prijavljen</w:t>
        </w:r>
        <w:r>
          <w:rPr>
            <w:noProof/>
            <w:webHidden/>
          </w:rPr>
          <w:tab/>
        </w:r>
        <w:r>
          <w:rPr>
            <w:noProof/>
            <w:webHidden/>
          </w:rPr>
          <w:fldChar w:fldCharType="begin"/>
        </w:r>
        <w:r>
          <w:rPr>
            <w:noProof/>
            <w:webHidden/>
          </w:rPr>
          <w:instrText xml:space="preserve"> PAGEREF _Toc220700914 \h </w:instrText>
        </w:r>
        <w:r>
          <w:rPr>
            <w:noProof/>
            <w:webHidden/>
          </w:rPr>
        </w:r>
        <w:r>
          <w:rPr>
            <w:noProof/>
            <w:webHidden/>
          </w:rPr>
          <w:fldChar w:fldCharType="separate"/>
        </w:r>
        <w:r>
          <w:rPr>
            <w:noProof/>
            <w:webHidden/>
          </w:rPr>
          <w:t>81</w:t>
        </w:r>
        <w:r>
          <w:rPr>
            <w:noProof/>
            <w:webHidden/>
          </w:rPr>
          <w:fldChar w:fldCharType="end"/>
        </w:r>
      </w:hyperlink>
    </w:p>
    <w:p w14:paraId="221107A0" w14:textId="6AA6EFBA"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15" w:history="1">
        <w:r w:rsidRPr="00475803">
          <w:rPr>
            <w:rStyle w:val="Hyperlink"/>
            <w:noProof/>
          </w:rPr>
          <w:t>Slika 75: SK5 - Period za prijavu je istekao</w:t>
        </w:r>
        <w:r>
          <w:rPr>
            <w:noProof/>
            <w:webHidden/>
          </w:rPr>
          <w:tab/>
        </w:r>
        <w:r>
          <w:rPr>
            <w:noProof/>
            <w:webHidden/>
          </w:rPr>
          <w:fldChar w:fldCharType="begin"/>
        </w:r>
        <w:r>
          <w:rPr>
            <w:noProof/>
            <w:webHidden/>
          </w:rPr>
          <w:instrText xml:space="preserve"> PAGEREF _Toc220700915 \h </w:instrText>
        </w:r>
        <w:r>
          <w:rPr>
            <w:noProof/>
            <w:webHidden/>
          </w:rPr>
        </w:r>
        <w:r>
          <w:rPr>
            <w:noProof/>
            <w:webHidden/>
          </w:rPr>
          <w:fldChar w:fldCharType="separate"/>
        </w:r>
        <w:r>
          <w:rPr>
            <w:noProof/>
            <w:webHidden/>
          </w:rPr>
          <w:t>81</w:t>
        </w:r>
        <w:r>
          <w:rPr>
            <w:noProof/>
            <w:webHidden/>
          </w:rPr>
          <w:fldChar w:fldCharType="end"/>
        </w:r>
      </w:hyperlink>
    </w:p>
    <w:p w14:paraId="025E4D83" w14:textId="55E75002"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16" w:history="1">
        <w:r w:rsidRPr="00475803">
          <w:rPr>
            <w:rStyle w:val="Hyperlink"/>
            <w:noProof/>
          </w:rPr>
          <w:t>Slika 76: SK6, implementacija odjave ispita</w:t>
        </w:r>
        <w:r>
          <w:rPr>
            <w:noProof/>
            <w:webHidden/>
          </w:rPr>
          <w:tab/>
        </w:r>
        <w:r>
          <w:rPr>
            <w:noProof/>
            <w:webHidden/>
          </w:rPr>
          <w:fldChar w:fldCharType="begin"/>
        </w:r>
        <w:r>
          <w:rPr>
            <w:noProof/>
            <w:webHidden/>
          </w:rPr>
          <w:instrText xml:space="preserve"> PAGEREF _Toc220700916 \h </w:instrText>
        </w:r>
        <w:r>
          <w:rPr>
            <w:noProof/>
            <w:webHidden/>
          </w:rPr>
        </w:r>
        <w:r>
          <w:rPr>
            <w:noProof/>
            <w:webHidden/>
          </w:rPr>
          <w:fldChar w:fldCharType="separate"/>
        </w:r>
        <w:r>
          <w:rPr>
            <w:noProof/>
            <w:webHidden/>
          </w:rPr>
          <w:t>82</w:t>
        </w:r>
        <w:r>
          <w:rPr>
            <w:noProof/>
            <w:webHidden/>
          </w:rPr>
          <w:fldChar w:fldCharType="end"/>
        </w:r>
      </w:hyperlink>
    </w:p>
    <w:p w14:paraId="76D03988" w14:textId="4B100C4A"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17" w:history="1">
        <w:r w:rsidRPr="00475803">
          <w:rPr>
            <w:rStyle w:val="Hyperlink"/>
            <w:noProof/>
          </w:rPr>
          <w:t>Slika 77: SK6, poruka, Ispit je uspešno odjavljen</w:t>
        </w:r>
        <w:r>
          <w:rPr>
            <w:noProof/>
            <w:webHidden/>
          </w:rPr>
          <w:tab/>
        </w:r>
        <w:r>
          <w:rPr>
            <w:noProof/>
            <w:webHidden/>
          </w:rPr>
          <w:fldChar w:fldCharType="begin"/>
        </w:r>
        <w:r>
          <w:rPr>
            <w:noProof/>
            <w:webHidden/>
          </w:rPr>
          <w:instrText xml:space="preserve"> PAGEREF _Toc220700917 \h </w:instrText>
        </w:r>
        <w:r>
          <w:rPr>
            <w:noProof/>
            <w:webHidden/>
          </w:rPr>
        </w:r>
        <w:r>
          <w:rPr>
            <w:noProof/>
            <w:webHidden/>
          </w:rPr>
          <w:fldChar w:fldCharType="separate"/>
        </w:r>
        <w:r>
          <w:rPr>
            <w:noProof/>
            <w:webHidden/>
          </w:rPr>
          <w:t>82</w:t>
        </w:r>
        <w:r>
          <w:rPr>
            <w:noProof/>
            <w:webHidden/>
          </w:rPr>
          <w:fldChar w:fldCharType="end"/>
        </w:r>
      </w:hyperlink>
    </w:p>
    <w:p w14:paraId="2D3C1749" w14:textId="3AA2E164"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18" w:history="1">
        <w:r w:rsidRPr="00475803">
          <w:rPr>
            <w:rStyle w:val="Hyperlink"/>
            <w:noProof/>
          </w:rPr>
          <w:t>Slika 78: SK6, Period za prijavu je istekao</w:t>
        </w:r>
        <w:r>
          <w:rPr>
            <w:noProof/>
            <w:webHidden/>
          </w:rPr>
          <w:tab/>
        </w:r>
        <w:r>
          <w:rPr>
            <w:noProof/>
            <w:webHidden/>
          </w:rPr>
          <w:fldChar w:fldCharType="begin"/>
        </w:r>
        <w:r>
          <w:rPr>
            <w:noProof/>
            <w:webHidden/>
          </w:rPr>
          <w:instrText xml:space="preserve"> PAGEREF _Toc220700918 \h </w:instrText>
        </w:r>
        <w:r>
          <w:rPr>
            <w:noProof/>
            <w:webHidden/>
          </w:rPr>
        </w:r>
        <w:r>
          <w:rPr>
            <w:noProof/>
            <w:webHidden/>
          </w:rPr>
          <w:fldChar w:fldCharType="separate"/>
        </w:r>
        <w:r>
          <w:rPr>
            <w:noProof/>
            <w:webHidden/>
          </w:rPr>
          <w:t>82</w:t>
        </w:r>
        <w:r>
          <w:rPr>
            <w:noProof/>
            <w:webHidden/>
          </w:rPr>
          <w:fldChar w:fldCharType="end"/>
        </w:r>
      </w:hyperlink>
    </w:p>
    <w:p w14:paraId="75562641" w14:textId="3F0209A6"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19" w:history="1">
        <w:r w:rsidRPr="00475803">
          <w:rPr>
            <w:rStyle w:val="Hyperlink"/>
            <w:noProof/>
          </w:rPr>
          <w:t>Slika 79: SK7: Upis ocena</w:t>
        </w:r>
        <w:r>
          <w:rPr>
            <w:noProof/>
            <w:webHidden/>
          </w:rPr>
          <w:tab/>
        </w:r>
        <w:r>
          <w:rPr>
            <w:noProof/>
            <w:webHidden/>
          </w:rPr>
          <w:fldChar w:fldCharType="begin"/>
        </w:r>
        <w:r>
          <w:rPr>
            <w:noProof/>
            <w:webHidden/>
          </w:rPr>
          <w:instrText xml:space="preserve"> PAGEREF _Toc220700919 \h </w:instrText>
        </w:r>
        <w:r>
          <w:rPr>
            <w:noProof/>
            <w:webHidden/>
          </w:rPr>
        </w:r>
        <w:r>
          <w:rPr>
            <w:noProof/>
            <w:webHidden/>
          </w:rPr>
          <w:fldChar w:fldCharType="separate"/>
        </w:r>
        <w:r>
          <w:rPr>
            <w:noProof/>
            <w:webHidden/>
          </w:rPr>
          <w:t>83</w:t>
        </w:r>
        <w:r>
          <w:rPr>
            <w:noProof/>
            <w:webHidden/>
          </w:rPr>
          <w:fldChar w:fldCharType="end"/>
        </w:r>
      </w:hyperlink>
    </w:p>
    <w:p w14:paraId="05068A8C" w14:textId="3E794474"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20" w:history="1">
        <w:r w:rsidRPr="00475803">
          <w:rPr>
            <w:rStyle w:val="Hyperlink"/>
            <w:noProof/>
          </w:rPr>
          <w:t>Slika 80: SK7, Pretraga po studentu i/ili ispitno roku i ispitu</w:t>
        </w:r>
        <w:r>
          <w:rPr>
            <w:noProof/>
            <w:webHidden/>
          </w:rPr>
          <w:tab/>
        </w:r>
        <w:r>
          <w:rPr>
            <w:noProof/>
            <w:webHidden/>
          </w:rPr>
          <w:fldChar w:fldCharType="begin"/>
        </w:r>
        <w:r>
          <w:rPr>
            <w:noProof/>
            <w:webHidden/>
          </w:rPr>
          <w:instrText xml:space="preserve"> PAGEREF _Toc220700920 \h </w:instrText>
        </w:r>
        <w:r>
          <w:rPr>
            <w:noProof/>
            <w:webHidden/>
          </w:rPr>
        </w:r>
        <w:r>
          <w:rPr>
            <w:noProof/>
            <w:webHidden/>
          </w:rPr>
          <w:fldChar w:fldCharType="separate"/>
        </w:r>
        <w:r>
          <w:rPr>
            <w:noProof/>
            <w:webHidden/>
          </w:rPr>
          <w:t>83</w:t>
        </w:r>
        <w:r>
          <w:rPr>
            <w:noProof/>
            <w:webHidden/>
          </w:rPr>
          <w:fldChar w:fldCharType="end"/>
        </w:r>
      </w:hyperlink>
    </w:p>
    <w:p w14:paraId="66FDC4F2" w14:textId="435A1658"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21" w:history="1">
        <w:r w:rsidRPr="00475803">
          <w:rPr>
            <w:rStyle w:val="Hyperlink"/>
            <w:noProof/>
          </w:rPr>
          <w:t>Slika 81: SK7, Dodatni filteri</w:t>
        </w:r>
        <w:r>
          <w:rPr>
            <w:noProof/>
            <w:webHidden/>
          </w:rPr>
          <w:tab/>
        </w:r>
        <w:r>
          <w:rPr>
            <w:noProof/>
            <w:webHidden/>
          </w:rPr>
          <w:fldChar w:fldCharType="begin"/>
        </w:r>
        <w:r>
          <w:rPr>
            <w:noProof/>
            <w:webHidden/>
          </w:rPr>
          <w:instrText xml:space="preserve"> PAGEREF _Toc220700921 \h </w:instrText>
        </w:r>
        <w:r>
          <w:rPr>
            <w:noProof/>
            <w:webHidden/>
          </w:rPr>
        </w:r>
        <w:r>
          <w:rPr>
            <w:noProof/>
            <w:webHidden/>
          </w:rPr>
          <w:fldChar w:fldCharType="separate"/>
        </w:r>
        <w:r>
          <w:rPr>
            <w:noProof/>
            <w:webHidden/>
          </w:rPr>
          <w:t>84</w:t>
        </w:r>
        <w:r>
          <w:rPr>
            <w:noProof/>
            <w:webHidden/>
          </w:rPr>
          <w:fldChar w:fldCharType="end"/>
        </w:r>
      </w:hyperlink>
    </w:p>
    <w:p w14:paraId="30795893" w14:textId="2165E58D"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22" w:history="1">
        <w:r w:rsidRPr="00475803">
          <w:rPr>
            <w:rStyle w:val="Hyperlink"/>
            <w:noProof/>
          </w:rPr>
          <w:t>Slika 82: SK7: Unos ocene</w:t>
        </w:r>
        <w:r>
          <w:rPr>
            <w:noProof/>
            <w:webHidden/>
          </w:rPr>
          <w:tab/>
        </w:r>
        <w:r>
          <w:rPr>
            <w:noProof/>
            <w:webHidden/>
          </w:rPr>
          <w:fldChar w:fldCharType="begin"/>
        </w:r>
        <w:r>
          <w:rPr>
            <w:noProof/>
            <w:webHidden/>
          </w:rPr>
          <w:instrText xml:space="preserve"> PAGEREF _Toc220700922 \h </w:instrText>
        </w:r>
        <w:r>
          <w:rPr>
            <w:noProof/>
            <w:webHidden/>
          </w:rPr>
        </w:r>
        <w:r>
          <w:rPr>
            <w:noProof/>
            <w:webHidden/>
          </w:rPr>
          <w:fldChar w:fldCharType="separate"/>
        </w:r>
        <w:r>
          <w:rPr>
            <w:noProof/>
            <w:webHidden/>
          </w:rPr>
          <w:t>85</w:t>
        </w:r>
        <w:r>
          <w:rPr>
            <w:noProof/>
            <w:webHidden/>
          </w:rPr>
          <w:fldChar w:fldCharType="end"/>
        </w:r>
      </w:hyperlink>
    </w:p>
    <w:p w14:paraId="3A47BF04" w14:textId="4CA796EB"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23" w:history="1">
        <w:r w:rsidRPr="00475803">
          <w:rPr>
            <w:rStyle w:val="Hyperlink"/>
            <w:noProof/>
          </w:rPr>
          <w:t>Slika 83: SK7, poruka, Polaganje je uspešno ažurirano</w:t>
        </w:r>
        <w:r>
          <w:rPr>
            <w:noProof/>
            <w:webHidden/>
          </w:rPr>
          <w:tab/>
        </w:r>
        <w:r>
          <w:rPr>
            <w:noProof/>
            <w:webHidden/>
          </w:rPr>
          <w:fldChar w:fldCharType="begin"/>
        </w:r>
        <w:r>
          <w:rPr>
            <w:noProof/>
            <w:webHidden/>
          </w:rPr>
          <w:instrText xml:space="preserve"> PAGEREF _Toc220700923 \h </w:instrText>
        </w:r>
        <w:r>
          <w:rPr>
            <w:noProof/>
            <w:webHidden/>
          </w:rPr>
        </w:r>
        <w:r>
          <w:rPr>
            <w:noProof/>
            <w:webHidden/>
          </w:rPr>
          <w:fldChar w:fldCharType="separate"/>
        </w:r>
        <w:r>
          <w:rPr>
            <w:noProof/>
            <w:webHidden/>
          </w:rPr>
          <w:t>85</w:t>
        </w:r>
        <w:r>
          <w:rPr>
            <w:noProof/>
            <w:webHidden/>
          </w:rPr>
          <w:fldChar w:fldCharType="end"/>
        </w:r>
      </w:hyperlink>
    </w:p>
    <w:p w14:paraId="6D77DE75" w14:textId="73D0C05A"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24" w:history="1">
        <w:r w:rsidRPr="00475803">
          <w:rPr>
            <w:rStyle w:val="Hyperlink"/>
            <w:noProof/>
          </w:rPr>
          <w:t>Slika 84: SK7, implementacija updateExamRegistration, prvog unosa ili izmena ocene</w:t>
        </w:r>
        <w:r>
          <w:rPr>
            <w:noProof/>
            <w:webHidden/>
          </w:rPr>
          <w:tab/>
        </w:r>
        <w:r>
          <w:rPr>
            <w:noProof/>
            <w:webHidden/>
          </w:rPr>
          <w:fldChar w:fldCharType="begin"/>
        </w:r>
        <w:r>
          <w:rPr>
            <w:noProof/>
            <w:webHidden/>
          </w:rPr>
          <w:instrText xml:space="preserve"> PAGEREF _Toc220700924 \h </w:instrText>
        </w:r>
        <w:r>
          <w:rPr>
            <w:noProof/>
            <w:webHidden/>
          </w:rPr>
        </w:r>
        <w:r>
          <w:rPr>
            <w:noProof/>
            <w:webHidden/>
          </w:rPr>
          <w:fldChar w:fldCharType="separate"/>
        </w:r>
        <w:r>
          <w:rPr>
            <w:noProof/>
            <w:webHidden/>
          </w:rPr>
          <w:t>86</w:t>
        </w:r>
        <w:r>
          <w:rPr>
            <w:noProof/>
            <w:webHidden/>
          </w:rPr>
          <w:fldChar w:fldCharType="end"/>
        </w:r>
      </w:hyperlink>
    </w:p>
    <w:p w14:paraId="2A9E1ED3" w14:textId="2DA0E387"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25" w:history="1">
        <w:r w:rsidRPr="00475803">
          <w:rPr>
            <w:rStyle w:val="Hyperlink"/>
            <w:noProof/>
          </w:rPr>
          <w:t>Slika 85: SK8: Dugme izloguj me</w:t>
        </w:r>
        <w:r>
          <w:rPr>
            <w:noProof/>
            <w:webHidden/>
          </w:rPr>
          <w:tab/>
        </w:r>
        <w:r>
          <w:rPr>
            <w:noProof/>
            <w:webHidden/>
          </w:rPr>
          <w:fldChar w:fldCharType="begin"/>
        </w:r>
        <w:r>
          <w:rPr>
            <w:noProof/>
            <w:webHidden/>
          </w:rPr>
          <w:instrText xml:space="preserve"> PAGEREF _Toc220700925 \h </w:instrText>
        </w:r>
        <w:r>
          <w:rPr>
            <w:noProof/>
            <w:webHidden/>
          </w:rPr>
        </w:r>
        <w:r>
          <w:rPr>
            <w:noProof/>
            <w:webHidden/>
          </w:rPr>
          <w:fldChar w:fldCharType="separate"/>
        </w:r>
        <w:r>
          <w:rPr>
            <w:noProof/>
            <w:webHidden/>
          </w:rPr>
          <w:t>86</w:t>
        </w:r>
        <w:r>
          <w:rPr>
            <w:noProof/>
            <w:webHidden/>
          </w:rPr>
          <w:fldChar w:fldCharType="end"/>
        </w:r>
      </w:hyperlink>
    </w:p>
    <w:p w14:paraId="0F1142EC" w14:textId="57000FAD"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26" w:history="1">
        <w:r w:rsidRPr="00475803">
          <w:rPr>
            <w:rStyle w:val="Hyperlink"/>
            <w:noProof/>
          </w:rPr>
          <w:t>Slika 86: SK9, Navigacioni meni – admin</w:t>
        </w:r>
        <w:r>
          <w:rPr>
            <w:noProof/>
            <w:webHidden/>
          </w:rPr>
          <w:tab/>
        </w:r>
        <w:r>
          <w:rPr>
            <w:noProof/>
            <w:webHidden/>
          </w:rPr>
          <w:fldChar w:fldCharType="begin"/>
        </w:r>
        <w:r>
          <w:rPr>
            <w:noProof/>
            <w:webHidden/>
          </w:rPr>
          <w:instrText xml:space="preserve"> PAGEREF _Toc220700926 \h </w:instrText>
        </w:r>
        <w:r>
          <w:rPr>
            <w:noProof/>
            <w:webHidden/>
          </w:rPr>
        </w:r>
        <w:r>
          <w:rPr>
            <w:noProof/>
            <w:webHidden/>
          </w:rPr>
          <w:fldChar w:fldCharType="separate"/>
        </w:r>
        <w:r>
          <w:rPr>
            <w:noProof/>
            <w:webHidden/>
          </w:rPr>
          <w:t>87</w:t>
        </w:r>
        <w:r>
          <w:rPr>
            <w:noProof/>
            <w:webHidden/>
          </w:rPr>
          <w:fldChar w:fldCharType="end"/>
        </w:r>
      </w:hyperlink>
    </w:p>
    <w:p w14:paraId="2441090A" w14:textId="49015598"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27" w:history="1">
        <w:r w:rsidRPr="00475803">
          <w:rPr>
            <w:rStyle w:val="Hyperlink"/>
            <w:noProof/>
          </w:rPr>
          <w:t>Slika 87: SK9, Pretraga željenog izveštaja</w:t>
        </w:r>
        <w:r>
          <w:rPr>
            <w:noProof/>
            <w:webHidden/>
          </w:rPr>
          <w:tab/>
        </w:r>
        <w:r>
          <w:rPr>
            <w:noProof/>
            <w:webHidden/>
          </w:rPr>
          <w:fldChar w:fldCharType="begin"/>
        </w:r>
        <w:r>
          <w:rPr>
            <w:noProof/>
            <w:webHidden/>
          </w:rPr>
          <w:instrText xml:space="preserve"> PAGEREF _Toc220700927 \h </w:instrText>
        </w:r>
        <w:r>
          <w:rPr>
            <w:noProof/>
            <w:webHidden/>
          </w:rPr>
        </w:r>
        <w:r>
          <w:rPr>
            <w:noProof/>
            <w:webHidden/>
          </w:rPr>
          <w:fldChar w:fldCharType="separate"/>
        </w:r>
        <w:r>
          <w:rPr>
            <w:noProof/>
            <w:webHidden/>
          </w:rPr>
          <w:t>88</w:t>
        </w:r>
        <w:r>
          <w:rPr>
            <w:noProof/>
            <w:webHidden/>
          </w:rPr>
          <w:fldChar w:fldCharType="end"/>
        </w:r>
      </w:hyperlink>
    </w:p>
    <w:p w14:paraId="6E048C09" w14:textId="7B4898E2"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28" w:history="1">
        <w:r w:rsidRPr="00475803">
          <w:rPr>
            <w:rStyle w:val="Hyperlink"/>
            <w:noProof/>
          </w:rPr>
          <w:t>Slika 88: SK9, Izveštaj ispita Statistika u roku septembar-2025</w:t>
        </w:r>
        <w:r>
          <w:rPr>
            <w:noProof/>
            <w:webHidden/>
          </w:rPr>
          <w:tab/>
        </w:r>
        <w:r>
          <w:rPr>
            <w:noProof/>
            <w:webHidden/>
          </w:rPr>
          <w:fldChar w:fldCharType="begin"/>
        </w:r>
        <w:r>
          <w:rPr>
            <w:noProof/>
            <w:webHidden/>
          </w:rPr>
          <w:instrText xml:space="preserve"> PAGEREF _Toc220700928 \h </w:instrText>
        </w:r>
        <w:r>
          <w:rPr>
            <w:noProof/>
            <w:webHidden/>
          </w:rPr>
        </w:r>
        <w:r>
          <w:rPr>
            <w:noProof/>
            <w:webHidden/>
          </w:rPr>
          <w:fldChar w:fldCharType="separate"/>
        </w:r>
        <w:r>
          <w:rPr>
            <w:noProof/>
            <w:webHidden/>
          </w:rPr>
          <w:t>88</w:t>
        </w:r>
        <w:r>
          <w:rPr>
            <w:noProof/>
            <w:webHidden/>
          </w:rPr>
          <w:fldChar w:fldCharType="end"/>
        </w:r>
      </w:hyperlink>
    </w:p>
    <w:p w14:paraId="3F7D3972" w14:textId="3B61AAA2"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29" w:history="1">
        <w:r w:rsidRPr="00475803">
          <w:rPr>
            <w:rStyle w:val="Hyperlink"/>
            <w:noProof/>
          </w:rPr>
          <w:t>Slika 89: SK9, Excel izveštaj</w:t>
        </w:r>
        <w:r>
          <w:rPr>
            <w:noProof/>
            <w:webHidden/>
          </w:rPr>
          <w:tab/>
        </w:r>
        <w:r>
          <w:rPr>
            <w:noProof/>
            <w:webHidden/>
          </w:rPr>
          <w:fldChar w:fldCharType="begin"/>
        </w:r>
        <w:r>
          <w:rPr>
            <w:noProof/>
            <w:webHidden/>
          </w:rPr>
          <w:instrText xml:space="preserve"> PAGEREF _Toc220700929 \h </w:instrText>
        </w:r>
        <w:r>
          <w:rPr>
            <w:noProof/>
            <w:webHidden/>
          </w:rPr>
        </w:r>
        <w:r>
          <w:rPr>
            <w:noProof/>
            <w:webHidden/>
          </w:rPr>
          <w:fldChar w:fldCharType="separate"/>
        </w:r>
        <w:r>
          <w:rPr>
            <w:noProof/>
            <w:webHidden/>
          </w:rPr>
          <w:t>89</w:t>
        </w:r>
        <w:r>
          <w:rPr>
            <w:noProof/>
            <w:webHidden/>
          </w:rPr>
          <w:fldChar w:fldCharType="end"/>
        </w:r>
      </w:hyperlink>
    </w:p>
    <w:p w14:paraId="42118DC6" w14:textId="0AE20E7C"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30" w:history="1">
        <w:r w:rsidRPr="00475803">
          <w:rPr>
            <w:rStyle w:val="Hyperlink"/>
            <w:noProof/>
          </w:rPr>
          <w:t>Slika 90: Pripremanje CourseExamReportDTO i poziv generateCourseExamReport</w:t>
        </w:r>
        <w:r>
          <w:rPr>
            <w:noProof/>
            <w:webHidden/>
          </w:rPr>
          <w:tab/>
        </w:r>
        <w:r>
          <w:rPr>
            <w:noProof/>
            <w:webHidden/>
          </w:rPr>
          <w:fldChar w:fldCharType="begin"/>
        </w:r>
        <w:r>
          <w:rPr>
            <w:noProof/>
            <w:webHidden/>
          </w:rPr>
          <w:instrText xml:space="preserve"> PAGEREF _Toc220700930 \h </w:instrText>
        </w:r>
        <w:r>
          <w:rPr>
            <w:noProof/>
            <w:webHidden/>
          </w:rPr>
        </w:r>
        <w:r>
          <w:rPr>
            <w:noProof/>
            <w:webHidden/>
          </w:rPr>
          <w:fldChar w:fldCharType="separate"/>
        </w:r>
        <w:r>
          <w:rPr>
            <w:noProof/>
            <w:webHidden/>
          </w:rPr>
          <w:t>90</w:t>
        </w:r>
        <w:r>
          <w:rPr>
            <w:noProof/>
            <w:webHidden/>
          </w:rPr>
          <w:fldChar w:fldCharType="end"/>
        </w:r>
      </w:hyperlink>
    </w:p>
    <w:p w14:paraId="3678CA15" w14:textId="7C826687"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31" w:history="1">
        <w:r w:rsidRPr="00475803">
          <w:rPr>
            <w:rStyle w:val="Hyperlink"/>
            <w:noProof/>
          </w:rPr>
          <w:t>Slika 91: SK09, kreiranje izveštaja na osnovu DTO-a i XML templejta</w:t>
        </w:r>
        <w:r>
          <w:rPr>
            <w:noProof/>
            <w:webHidden/>
          </w:rPr>
          <w:tab/>
        </w:r>
        <w:r>
          <w:rPr>
            <w:noProof/>
            <w:webHidden/>
          </w:rPr>
          <w:fldChar w:fldCharType="begin"/>
        </w:r>
        <w:r>
          <w:rPr>
            <w:noProof/>
            <w:webHidden/>
          </w:rPr>
          <w:instrText xml:space="preserve"> PAGEREF _Toc220700931 \h </w:instrText>
        </w:r>
        <w:r>
          <w:rPr>
            <w:noProof/>
            <w:webHidden/>
          </w:rPr>
        </w:r>
        <w:r>
          <w:rPr>
            <w:noProof/>
            <w:webHidden/>
          </w:rPr>
          <w:fldChar w:fldCharType="separate"/>
        </w:r>
        <w:r>
          <w:rPr>
            <w:noProof/>
            <w:webHidden/>
          </w:rPr>
          <w:t>91</w:t>
        </w:r>
        <w:r>
          <w:rPr>
            <w:noProof/>
            <w:webHidden/>
          </w:rPr>
          <w:fldChar w:fldCharType="end"/>
        </w:r>
      </w:hyperlink>
    </w:p>
    <w:p w14:paraId="52ED69B6" w14:textId="077DDD7F"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32" w:history="1">
        <w:r w:rsidRPr="00475803">
          <w:rPr>
            <w:rStyle w:val="Hyperlink"/>
            <w:noProof/>
          </w:rPr>
          <w:t>Slika 92: SK09, XML templejt za excel</w:t>
        </w:r>
        <w:r>
          <w:rPr>
            <w:noProof/>
            <w:webHidden/>
          </w:rPr>
          <w:tab/>
        </w:r>
        <w:r>
          <w:rPr>
            <w:noProof/>
            <w:webHidden/>
          </w:rPr>
          <w:fldChar w:fldCharType="begin"/>
        </w:r>
        <w:r>
          <w:rPr>
            <w:noProof/>
            <w:webHidden/>
          </w:rPr>
          <w:instrText xml:space="preserve"> PAGEREF _Toc220700932 \h </w:instrText>
        </w:r>
        <w:r>
          <w:rPr>
            <w:noProof/>
            <w:webHidden/>
          </w:rPr>
        </w:r>
        <w:r>
          <w:rPr>
            <w:noProof/>
            <w:webHidden/>
          </w:rPr>
          <w:fldChar w:fldCharType="separate"/>
        </w:r>
        <w:r>
          <w:rPr>
            <w:noProof/>
            <w:webHidden/>
          </w:rPr>
          <w:t>91</w:t>
        </w:r>
        <w:r>
          <w:rPr>
            <w:noProof/>
            <w:webHidden/>
          </w:rPr>
          <w:fldChar w:fldCharType="end"/>
        </w:r>
      </w:hyperlink>
    </w:p>
    <w:p w14:paraId="78FD3C09" w14:textId="5BA275A1"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33" w:history="1">
        <w:r w:rsidRPr="00475803">
          <w:rPr>
            <w:rStyle w:val="Hyperlink"/>
            <w:noProof/>
          </w:rPr>
          <w:t>Slika 93: SK10, Forma za pregledIzveštaj predmeta</w:t>
        </w:r>
        <w:r>
          <w:rPr>
            <w:noProof/>
            <w:webHidden/>
          </w:rPr>
          <w:tab/>
        </w:r>
        <w:r>
          <w:rPr>
            <w:noProof/>
            <w:webHidden/>
          </w:rPr>
          <w:fldChar w:fldCharType="begin"/>
        </w:r>
        <w:r>
          <w:rPr>
            <w:noProof/>
            <w:webHidden/>
          </w:rPr>
          <w:instrText xml:space="preserve"> PAGEREF _Toc220700933 \h </w:instrText>
        </w:r>
        <w:r>
          <w:rPr>
            <w:noProof/>
            <w:webHidden/>
          </w:rPr>
        </w:r>
        <w:r>
          <w:rPr>
            <w:noProof/>
            <w:webHidden/>
          </w:rPr>
          <w:fldChar w:fldCharType="separate"/>
        </w:r>
        <w:r>
          <w:rPr>
            <w:noProof/>
            <w:webHidden/>
          </w:rPr>
          <w:t>92</w:t>
        </w:r>
        <w:r>
          <w:rPr>
            <w:noProof/>
            <w:webHidden/>
          </w:rPr>
          <w:fldChar w:fldCharType="end"/>
        </w:r>
      </w:hyperlink>
    </w:p>
    <w:p w14:paraId="25F52C11" w14:textId="24E073AE"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34" w:history="1">
        <w:r w:rsidRPr="00475803">
          <w:rPr>
            <w:rStyle w:val="Hyperlink"/>
            <w:noProof/>
          </w:rPr>
          <w:t>Slika 94: SK10, Pretraga predmeta</w:t>
        </w:r>
        <w:r>
          <w:rPr>
            <w:noProof/>
            <w:webHidden/>
          </w:rPr>
          <w:tab/>
        </w:r>
        <w:r>
          <w:rPr>
            <w:noProof/>
            <w:webHidden/>
          </w:rPr>
          <w:fldChar w:fldCharType="begin"/>
        </w:r>
        <w:r>
          <w:rPr>
            <w:noProof/>
            <w:webHidden/>
          </w:rPr>
          <w:instrText xml:space="preserve"> PAGEREF _Toc220700934 \h </w:instrText>
        </w:r>
        <w:r>
          <w:rPr>
            <w:noProof/>
            <w:webHidden/>
          </w:rPr>
        </w:r>
        <w:r>
          <w:rPr>
            <w:noProof/>
            <w:webHidden/>
          </w:rPr>
          <w:fldChar w:fldCharType="separate"/>
        </w:r>
        <w:r>
          <w:rPr>
            <w:noProof/>
            <w:webHidden/>
          </w:rPr>
          <w:t>92</w:t>
        </w:r>
        <w:r>
          <w:rPr>
            <w:noProof/>
            <w:webHidden/>
          </w:rPr>
          <w:fldChar w:fldCharType="end"/>
        </w:r>
      </w:hyperlink>
    </w:p>
    <w:p w14:paraId="49A85953" w14:textId="33F5913F"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35" w:history="1">
        <w:r w:rsidRPr="00475803">
          <w:rPr>
            <w:rStyle w:val="Hyperlink"/>
            <w:noProof/>
          </w:rPr>
          <w:t>Slika 95: SK10, izveštaj predmeta prikaz u dijalogu</w:t>
        </w:r>
        <w:r>
          <w:rPr>
            <w:noProof/>
            <w:webHidden/>
          </w:rPr>
          <w:tab/>
        </w:r>
        <w:r>
          <w:rPr>
            <w:noProof/>
            <w:webHidden/>
          </w:rPr>
          <w:fldChar w:fldCharType="begin"/>
        </w:r>
        <w:r>
          <w:rPr>
            <w:noProof/>
            <w:webHidden/>
          </w:rPr>
          <w:instrText xml:space="preserve"> PAGEREF _Toc220700935 \h </w:instrText>
        </w:r>
        <w:r>
          <w:rPr>
            <w:noProof/>
            <w:webHidden/>
          </w:rPr>
        </w:r>
        <w:r>
          <w:rPr>
            <w:noProof/>
            <w:webHidden/>
          </w:rPr>
          <w:fldChar w:fldCharType="separate"/>
        </w:r>
        <w:r>
          <w:rPr>
            <w:noProof/>
            <w:webHidden/>
          </w:rPr>
          <w:t>93</w:t>
        </w:r>
        <w:r>
          <w:rPr>
            <w:noProof/>
            <w:webHidden/>
          </w:rPr>
          <w:fldChar w:fldCharType="end"/>
        </w:r>
      </w:hyperlink>
    </w:p>
    <w:p w14:paraId="5A779420" w14:textId="05A9A84F"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36" w:history="1">
        <w:r w:rsidRPr="00475803">
          <w:rPr>
            <w:rStyle w:val="Hyperlink"/>
            <w:noProof/>
          </w:rPr>
          <w:t>Slika 96: SK10, Procenat prisustva po rokovima</w:t>
        </w:r>
        <w:r>
          <w:rPr>
            <w:noProof/>
            <w:webHidden/>
          </w:rPr>
          <w:tab/>
        </w:r>
        <w:r>
          <w:rPr>
            <w:noProof/>
            <w:webHidden/>
          </w:rPr>
          <w:fldChar w:fldCharType="begin"/>
        </w:r>
        <w:r>
          <w:rPr>
            <w:noProof/>
            <w:webHidden/>
          </w:rPr>
          <w:instrText xml:space="preserve"> PAGEREF _Toc220700936 \h </w:instrText>
        </w:r>
        <w:r>
          <w:rPr>
            <w:noProof/>
            <w:webHidden/>
          </w:rPr>
        </w:r>
        <w:r>
          <w:rPr>
            <w:noProof/>
            <w:webHidden/>
          </w:rPr>
          <w:fldChar w:fldCharType="separate"/>
        </w:r>
        <w:r>
          <w:rPr>
            <w:noProof/>
            <w:webHidden/>
          </w:rPr>
          <w:t>93</w:t>
        </w:r>
        <w:r>
          <w:rPr>
            <w:noProof/>
            <w:webHidden/>
          </w:rPr>
          <w:fldChar w:fldCharType="end"/>
        </w:r>
      </w:hyperlink>
    </w:p>
    <w:p w14:paraId="387A7AB3" w14:textId="2471461B"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37" w:history="1">
        <w:r w:rsidRPr="00475803">
          <w:rPr>
            <w:rStyle w:val="Hyperlink"/>
            <w:noProof/>
          </w:rPr>
          <w:t>Slika 97: SK10, Prolaznost po rokovima</w:t>
        </w:r>
        <w:r>
          <w:rPr>
            <w:noProof/>
            <w:webHidden/>
          </w:rPr>
          <w:tab/>
        </w:r>
        <w:r>
          <w:rPr>
            <w:noProof/>
            <w:webHidden/>
          </w:rPr>
          <w:fldChar w:fldCharType="begin"/>
        </w:r>
        <w:r>
          <w:rPr>
            <w:noProof/>
            <w:webHidden/>
          </w:rPr>
          <w:instrText xml:space="preserve"> PAGEREF _Toc220700937 \h </w:instrText>
        </w:r>
        <w:r>
          <w:rPr>
            <w:noProof/>
            <w:webHidden/>
          </w:rPr>
        </w:r>
        <w:r>
          <w:rPr>
            <w:noProof/>
            <w:webHidden/>
          </w:rPr>
          <w:fldChar w:fldCharType="separate"/>
        </w:r>
        <w:r>
          <w:rPr>
            <w:noProof/>
            <w:webHidden/>
          </w:rPr>
          <w:t>94</w:t>
        </w:r>
        <w:r>
          <w:rPr>
            <w:noProof/>
            <w:webHidden/>
          </w:rPr>
          <w:fldChar w:fldCharType="end"/>
        </w:r>
      </w:hyperlink>
    </w:p>
    <w:p w14:paraId="4DC1EE28" w14:textId="66B47DB4"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38" w:history="1">
        <w:r w:rsidRPr="00475803">
          <w:rPr>
            <w:rStyle w:val="Hyperlink"/>
            <w:noProof/>
          </w:rPr>
          <w:t>Slika 98: SK10, Dugme za preuzimanje PDF-a i prosečna ocena po rokovima</w:t>
        </w:r>
        <w:r>
          <w:rPr>
            <w:noProof/>
            <w:webHidden/>
          </w:rPr>
          <w:tab/>
        </w:r>
        <w:r>
          <w:rPr>
            <w:noProof/>
            <w:webHidden/>
          </w:rPr>
          <w:fldChar w:fldCharType="begin"/>
        </w:r>
        <w:r>
          <w:rPr>
            <w:noProof/>
            <w:webHidden/>
          </w:rPr>
          <w:instrText xml:space="preserve"> PAGEREF _Toc220700938 \h </w:instrText>
        </w:r>
        <w:r>
          <w:rPr>
            <w:noProof/>
            <w:webHidden/>
          </w:rPr>
        </w:r>
        <w:r>
          <w:rPr>
            <w:noProof/>
            <w:webHidden/>
          </w:rPr>
          <w:fldChar w:fldCharType="separate"/>
        </w:r>
        <w:r>
          <w:rPr>
            <w:noProof/>
            <w:webHidden/>
          </w:rPr>
          <w:t>94</w:t>
        </w:r>
        <w:r>
          <w:rPr>
            <w:noProof/>
            <w:webHidden/>
          </w:rPr>
          <w:fldChar w:fldCharType="end"/>
        </w:r>
      </w:hyperlink>
    </w:p>
    <w:p w14:paraId="23DA5929" w14:textId="0BB89443"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39" w:history="1">
        <w:r w:rsidRPr="00475803">
          <w:rPr>
            <w:rStyle w:val="Hyperlink"/>
            <w:noProof/>
          </w:rPr>
          <w:t>Slika 99: SK10, PDF izveštaj</w:t>
        </w:r>
        <w:r>
          <w:rPr>
            <w:noProof/>
            <w:webHidden/>
          </w:rPr>
          <w:tab/>
        </w:r>
        <w:r>
          <w:rPr>
            <w:noProof/>
            <w:webHidden/>
          </w:rPr>
          <w:fldChar w:fldCharType="begin"/>
        </w:r>
        <w:r>
          <w:rPr>
            <w:noProof/>
            <w:webHidden/>
          </w:rPr>
          <w:instrText xml:space="preserve"> PAGEREF _Toc220700939 \h </w:instrText>
        </w:r>
        <w:r>
          <w:rPr>
            <w:noProof/>
            <w:webHidden/>
          </w:rPr>
        </w:r>
        <w:r>
          <w:rPr>
            <w:noProof/>
            <w:webHidden/>
          </w:rPr>
          <w:fldChar w:fldCharType="separate"/>
        </w:r>
        <w:r>
          <w:rPr>
            <w:noProof/>
            <w:webHidden/>
          </w:rPr>
          <w:t>95</w:t>
        </w:r>
        <w:r>
          <w:rPr>
            <w:noProof/>
            <w:webHidden/>
          </w:rPr>
          <w:fldChar w:fldCharType="end"/>
        </w:r>
      </w:hyperlink>
    </w:p>
    <w:p w14:paraId="0A9B5190" w14:textId="35F81442"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40" w:history="1">
        <w:r w:rsidRPr="00475803">
          <w:rPr>
            <w:rStyle w:val="Hyperlink"/>
            <w:noProof/>
          </w:rPr>
          <w:t>Slika 100: SK10, računanje prosečne prisutnosti,ocene i prolaznosti za izabrani predmet u svakom od rokova</w:t>
        </w:r>
        <w:r>
          <w:rPr>
            <w:noProof/>
            <w:webHidden/>
          </w:rPr>
          <w:tab/>
        </w:r>
        <w:r>
          <w:rPr>
            <w:noProof/>
            <w:webHidden/>
          </w:rPr>
          <w:fldChar w:fldCharType="begin"/>
        </w:r>
        <w:r>
          <w:rPr>
            <w:noProof/>
            <w:webHidden/>
          </w:rPr>
          <w:instrText xml:space="preserve"> PAGEREF _Toc220700940 \h </w:instrText>
        </w:r>
        <w:r>
          <w:rPr>
            <w:noProof/>
            <w:webHidden/>
          </w:rPr>
        </w:r>
        <w:r>
          <w:rPr>
            <w:noProof/>
            <w:webHidden/>
          </w:rPr>
          <w:fldChar w:fldCharType="separate"/>
        </w:r>
        <w:r>
          <w:rPr>
            <w:noProof/>
            <w:webHidden/>
          </w:rPr>
          <w:t>96</w:t>
        </w:r>
        <w:r>
          <w:rPr>
            <w:noProof/>
            <w:webHidden/>
          </w:rPr>
          <w:fldChar w:fldCharType="end"/>
        </w:r>
      </w:hyperlink>
    </w:p>
    <w:p w14:paraId="0394C8B9" w14:textId="411A6DDD"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941" w:history="1">
        <w:r w:rsidRPr="00475803">
          <w:rPr>
            <w:rStyle w:val="Hyperlink"/>
            <w:noProof/>
          </w:rPr>
          <w:t>Slika 101: Spisak Swagger ruta</w:t>
        </w:r>
        <w:r>
          <w:rPr>
            <w:noProof/>
            <w:webHidden/>
          </w:rPr>
          <w:tab/>
        </w:r>
        <w:r>
          <w:rPr>
            <w:noProof/>
            <w:webHidden/>
          </w:rPr>
          <w:fldChar w:fldCharType="begin"/>
        </w:r>
        <w:r>
          <w:rPr>
            <w:noProof/>
            <w:webHidden/>
          </w:rPr>
          <w:instrText xml:space="preserve"> PAGEREF _Toc220700941 \h </w:instrText>
        </w:r>
        <w:r>
          <w:rPr>
            <w:noProof/>
            <w:webHidden/>
          </w:rPr>
        </w:r>
        <w:r>
          <w:rPr>
            <w:noProof/>
            <w:webHidden/>
          </w:rPr>
          <w:fldChar w:fldCharType="separate"/>
        </w:r>
        <w:r>
          <w:rPr>
            <w:noProof/>
            <w:webHidden/>
          </w:rPr>
          <w:t>97</w:t>
        </w:r>
        <w:r>
          <w:rPr>
            <w:noProof/>
            <w:webHidden/>
          </w:rPr>
          <w:fldChar w:fldCharType="end"/>
        </w:r>
      </w:hyperlink>
    </w:p>
    <w:p w14:paraId="5B9FA150" w14:textId="7DE518A7" w:rsidR="004133CC" w:rsidRDefault="002D7D1A" w:rsidP="00EE4680">
      <w:pPr>
        <w:pStyle w:val="TOCHeading"/>
        <w:rPr>
          <w:noProof/>
        </w:rPr>
      </w:pPr>
      <w:r w:rsidRPr="006D7207">
        <w:rPr>
          <w:sz w:val="30"/>
          <w:szCs w:val="30"/>
        </w:rPr>
        <w:lastRenderedPageBreak/>
        <w:fldChar w:fldCharType="end"/>
      </w:r>
      <w:bookmarkStart w:id="0" w:name="_Toc64183080"/>
      <w:r w:rsidR="00EE4680" w:rsidRPr="00EE4680">
        <w:t xml:space="preserve"> </w:t>
      </w:r>
      <w:r w:rsidR="00EE4680" w:rsidRPr="006D7207">
        <w:t>Sadr</w:t>
      </w:r>
      <w:r w:rsidR="00EE4680" w:rsidRPr="006D7207">
        <w:rPr>
          <w:lang w:val="sr-Latn-RS"/>
        </w:rPr>
        <w:t>ž</w:t>
      </w:r>
      <w:r w:rsidR="00EE4680" w:rsidRPr="006D7207">
        <w:t xml:space="preserve">aj </w:t>
      </w:r>
      <w:r w:rsidR="00EE4680">
        <w:t>tabela</w:t>
      </w:r>
      <w:r w:rsidR="00EE4680">
        <w:rPr>
          <w:sz w:val="30"/>
          <w:szCs w:val="30"/>
        </w:rPr>
        <w:fldChar w:fldCharType="begin"/>
      </w:r>
      <w:r w:rsidR="00EE4680">
        <w:rPr>
          <w:sz w:val="30"/>
          <w:szCs w:val="30"/>
        </w:rPr>
        <w:instrText xml:space="preserve"> TOC \h \z \c "Tabela" </w:instrText>
      </w:r>
      <w:r w:rsidR="00EE4680">
        <w:rPr>
          <w:sz w:val="30"/>
          <w:szCs w:val="30"/>
        </w:rPr>
        <w:fldChar w:fldCharType="separate"/>
      </w:r>
    </w:p>
    <w:p w14:paraId="15FC5E2B" w14:textId="76EE4D0F"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37" w:history="1">
        <w:r w:rsidRPr="00E61D44">
          <w:rPr>
            <w:rStyle w:val="Hyperlink"/>
            <w:noProof/>
          </w:rPr>
          <w:t>Tabela 1: Uticajne grupe i njihova očekivanja</w:t>
        </w:r>
        <w:r>
          <w:rPr>
            <w:noProof/>
            <w:webHidden/>
          </w:rPr>
          <w:tab/>
        </w:r>
        <w:r>
          <w:rPr>
            <w:noProof/>
            <w:webHidden/>
          </w:rPr>
          <w:fldChar w:fldCharType="begin"/>
        </w:r>
        <w:r>
          <w:rPr>
            <w:noProof/>
            <w:webHidden/>
          </w:rPr>
          <w:instrText xml:space="preserve"> PAGEREF _Toc220700837 \h </w:instrText>
        </w:r>
        <w:r>
          <w:rPr>
            <w:noProof/>
            <w:webHidden/>
          </w:rPr>
        </w:r>
        <w:r>
          <w:rPr>
            <w:noProof/>
            <w:webHidden/>
          </w:rPr>
          <w:fldChar w:fldCharType="separate"/>
        </w:r>
        <w:r>
          <w:rPr>
            <w:noProof/>
            <w:webHidden/>
          </w:rPr>
          <w:t>16</w:t>
        </w:r>
        <w:r>
          <w:rPr>
            <w:noProof/>
            <w:webHidden/>
          </w:rPr>
          <w:fldChar w:fldCharType="end"/>
        </w:r>
      </w:hyperlink>
    </w:p>
    <w:p w14:paraId="0DB564E0" w14:textId="725F9A0E"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38" w:history="1">
        <w:r w:rsidRPr="00E61D44">
          <w:rPr>
            <w:rStyle w:val="Hyperlink"/>
            <w:noProof/>
          </w:rPr>
          <w:t>Tabela 2</w:t>
        </w:r>
        <w:r w:rsidRPr="00E61D44">
          <w:rPr>
            <w:rStyle w:val="Hyperlink"/>
            <w:noProof/>
            <w:lang w:val="en-US"/>
          </w:rPr>
          <w:t>: Oznaka kvaliteta/značenje</w:t>
        </w:r>
        <w:r>
          <w:rPr>
            <w:noProof/>
            <w:webHidden/>
          </w:rPr>
          <w:tab/>
        </w:r>
        <w:r>
          <w:rPr>
            <w:noProof/>
            <w:webHidden/>
          </w:rPr>
          <w:fldChar w:fldCharType="begin"/>
        </w:r>
        <w:r>
          <w:rPr>
            <w:noProof/>
            <w:webHidden/>
          </w:rPr>
          <w:instrText xml:space="preserve"> PAGEREF _Toc220700838 \h </w:instrText>
        </w:r>
        <w:r>
          <w:rPr>
            <w:noProof/>
            <w:webHidden/>
          </w:rPr>
        </w:r>
        <w:r>
          <w:rPr>
            <w:noProof/>
            <w:webHidden/>
          </w:rPr>
          <w:fldChar w:fldCharType="separate"/>
        </w:r>
        <w:r>
          <w:rPr>
            <w:noProof/>
            <w:webHidden/>
          </w:rPr>
          <w:t>16</w:t>
        </w:r>
        <w:r>
          <w:rPr>
            <w:noProof/>
            <w:webHidden/>
          </w:rPr>
          <w:fldChar w:fldCharType="end"/>
        </w:r>
      </w:hyperlink>
    </w:p>
    <w:p w14:paraId="02EBA345" w14:textId="73AA5775"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39" w:history="1">
        <w:r w:rsidRPr="00E61D44">
          <w:rPr>
            <w:rStyle w:val="Hyperlink"/>
            <w:noProof/>
          </w:rPr>
          <w:t>Tabela 3: Templejt tabele ciljevi kvaliteta u strategiji rešenja</w:t>
        </w:r>
        <w:r>
          <w:rPr>
            <w:noProof/>
            <w:webHidden/>
          </w:rPr>
          <w:tab/>
        </w:r>
        <w:r>
          <w:rPr>
            <w:noProof/>
            <w:webHidden/>
          </w:rPr>
          <w:fldChar w:fldCharType="begin"/>
        </w:r>
        <w:r>
          <w:rPr>
            <w:noProof/>
            <w:webHidden/>
          </w:rPr>
          <w:instrText xml:space="preserve"> PAGEREF _Toc220700839 \h </w:instrText>
        </w:r>
        <w:r>
          <w:rPr>
            <w:noProof/>
            <w:webHidden/>
          </w:rPr>
        </w:r>
        <w:r>
          <w:rPr>
            <w:noProof/>
            <w:webHidden/>
          </w:rPr>
          <w:fldChar w:fldCharType="separate"/>
        </w:r>
        <w:r>
          <w:rPr>
            <w:noProof/>
            <w:webHidden/>
          </w:rPr>
          <w:t>21</w:t>
        </w:r>
        <w:r>
          <w:rPr>
            <w:noProof/>
            <w:webHidden/>
          </w:rPr>
          <w:fldChar w:fldCharType="end"/>
        </w:r>
      </w:hyperlink>
    </w:p>
    <w:p w14:paraId="24E342E5" w14:textId="7A90BB40"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40" w:history="1">
        <w:r w:rsidRPr="00E61D44">
          <w:rPr>
            <w:rStyle w:val="Hyperlink"/>
            <w:noProof/>
          </w:rPr>
          <w:t>Tabela 4: Tehnička ograničenja</w:t>
        </w:r>
        <w:r>
          <w:rPr>
            <w:noProof/>
            <w:webHidden/>
          </w:rPr>
          <w:tab/>
        </w:r>
        <w:r>
          <w:rPr>
            <w:noProof/>
            <w:webHidden/>
          </w:rPr>
          <w:fldChar w:fldCharType="begin"/>
        </w:r>
        <w:r>
          <w:rPr>
            <w:noProof/>
            <w:webHidden/>
          </w:rPr>
          <w:instrText xml:space="preserve"> PAGEREF _Toc220700840 \h </w:instrText>
        </w:r>
        <w:r>
          <w:rPr>
            <w:noProof/>
            <w:webHidden/>
          </w:rPr>
        </w:r>
        <w:r>
          <w:rPr>
            <w:noProof/>
            <w:webHidden/>
          </w:rPr>
          <w:fldChar w:fldCharType="separate"/>
        </w:r>
        <w:r>
          <w:rPr>
            <w:noProof/>
            <w:webHidden/>
          </w:rPr>
          <w:t>31</w:t>
        </w:r>
        <w:r>
          <w:rPr>
            <w:noProof/>
            <w:webHidden/>
          </w:rPr>
          <w:fldChar w:fldCharType="end"/>
        </w:r>
      </w:hyperlink>
    </w:p>
    <w:p w14:paraId="3D8A00D8" w14:textId="69156EF3"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41" w:history="1">
        <w:r w:rsidRPr="00E61D44">
          <w:rPr>
            <w:rStyle w:val="Hyperlink"/>
            <w:noProof/>
          </w:rPr>
          <w:t>Tabela 5: Organizaciona ograničenja</w:t>
        </w:r>
        <w:r>
          <w:rPr>
            <w:noProof/>
            <w:webHidden/>
          </w:rPr>
          <w:tab/>
        </w:r>
        <w:r>
          <w:rPr>
            <w:noProof/>
            <w:webHidden/>
          </w:rPr>
          <w:fldChar w:fldCharType="begin"/>
        </w:r>
        <w:r>
          <w:rPr>
            <w:noProof/>
            <w:webHidden/>
          </w:rPr>
          <w:instrText xml:space="preserve"> PAGEREF _Toc220700841 \h </w:instrText>
        </w:r>
        <w:r>
          <w:rPr>
            <w:noProof/>
            <w:webHidden/>
          </w:rPr>
        </w:r>
        <w:r>
          <w:rPr>
            <w:noProof/>
            <w:webHidden/>
          </w:rPr>
          <w:fldChar w:fldCharType="separate"/>
        </w:r>
        <w:r>
          <w:rPr>
            <w:noProof/>
            <w:webHidden/>
          </w:rPr>
          <w:t>31</w:t>
        </w:r>
        <w:r>
          <w:rPr>
            <w:noProof/>
            <w:webHidden/>
          </w:rPr>
          <w:fldChar w:fldCharType="end"/>
        </w:r>
      </w:hyperlink>
    </w:p>
    <w:p w14:paraId="724F2B0B" w14:textId="35515D74"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42" w:history="1">
        <w:r w:rsidRPr="00E61D44">
          <w:rPr>
            <w:rStyle w:val="Hyperlink"/>
            <w:noProof/>
          </w:rPr>
          <w:t>Tabela 6</w:t>
        </w:r>
        <w:r w:rsidRPr="00E61D44">
          <w:rPr>
            <w:rStyle w:val="Hyperlink"/>
            <w:noProof/>
            <w:lang w:val="en-US"/>
          </w:rPr>
          <w:t>: Konvencije</w:t>
        </w:r>
        <w:r>
          <w:rPr>
            <w:noProof/>
            <w:webHidden/>
          </w:rPr>
          <w:tab/>
        </w:r>
        <w:r>
          <w:rPr>
            <w:noProof/>
            <w:webHidden/>
          </w:rPr>
          <w:fldChar w:fldCharType="begin"/>
        </w:r>
        <w:r>
          <w:rPr>
            <w:noProof/>
            <w:webHidden/>
          </w:rPr>
          <w:instrText xml:space="preserve"> PAGEREF _Toc220700842 \h </w:instrText>
        </w:r>
        <w:r>
          <w:rPr>
            <w:noProof/>
            <w:webHidden/>
          </w:rPr>
        </w:r>
        <w:r>
          <w:rPr>
            <w:noProof/>
            <w:webHidden/>
          </w:rPr>
          <w:fldChar w:fldCharType="separate"/>
        </w:r>
        <w:r>
          <w:rPr>
            <w:noProof/>
            <w:webHidden/>
          </w:rPr>
          <w:t>32</w:t>
        </w:r>
        <w:r>
          <w:rPr>
            <w:noProof/>
            <w:webHidden/>
          </w:rPr>
          <w:fldChar w:fldCharType="end"/>
        </w:r>
      </w:hyperlink>
    </w:p>
    <w:p w14:paraId="62333743" w14:textId="44669840" w:rsidR="004133CC" w:rsidRDefault="004133CC">
      <w:pPr>
        <w:pStyle w:val="TableofFigures"/>
        <w:tabs>
          <w:tab w:val="right" w:leader="dot" w:pos="9350"/>
        </w:tabs>
        <w:rPr>
          <w:rFonts w:eastAsiaTheme="minorEastAsia"/>
          <w:noProof/>
          <w:kern w:val="2"/>
          <w:sz w:val="24"/>
          <w:szCs w:val="24"/>
          <w:lang w:val="en-US"/>
          <w14:ligatures w14:val="standardContextual"/>
        </w:rPr>
      </w:pPr>
      <w:hyperlink w:anchor="_Toc220700843" w:history="1">
        <w:r w:rsidRPr="00E61D44">
          <w:rPr>
            <w:rStyle w:val="Hyperlink"/>
            <w:noProof/>
          </w:rPr>
          <w:t>Tabela 7: Ciljevi kvaliteta u strategiji rešenja</w:t>
        </w:r>
        <w:r>
          <w:rPr>
            <w:noProof/>
            <w:webHidden/>
          </w:rPr>
          <w:tab/>
        </w:r>
        <w:r>
          <w:rPr>
            <w:noProof/>
            <w:webHidden/>
          </w:rPr>
          <w:fldChar w:fldCharType="begin"/>
        </w:r>
        <w:r>
          <w:rPr>
            <w:noProof/>
            <w:webHidden/>
          </w:rPr>
          <w:instrText xml:space="preserve"> PAGEREF _Toc220700843 \h </w:instrText>
        </w:r>
        <w:r>
          <w:rPr>
            <w:noProof/>
            <w:webHidden/>
          </w:rPr>
        </w:r>
        <w:r>
          <w:rPr>
            <w:noProof/>
            <w:webHidden/>
          </w:rPr>
          <w:fldChar w:fldCharType="separate"/>
        </w:r>
        <w:r>
          <w:rPr>
            <w:noProof/>
            <w:webHidden/>
          </w:rPr>
          <w:t>34</w:t>
        </w:r>
        <w:r>
          <w:rPr>
            <w:noProof/>
            <w:webHidden/>
          </w:rPr>
          <w:fldChar w:fldCharType="end"/>
        </w:r>
      </w:hyperlink>
    </w:p>
    <w:p w14:paraId="17F9AFB6" w14:textId="05DA53F8" w:rsidR="00D70865" w:rsidRDefault="00EE4680" w:rsidP="00D73FA9">
      <w:pPr>
        <w:pStyle w:val="Heading1"/>
        <w:rPr>
          <w:sz w:val="30"/>
          <w:szCs w:val="30"/>
        </w:rPr>
      </w:pPr>
      <w:r>
        <w:rPr>
          <w:sz w:val="30"/>
          <w:szCs w:val="30"/>
        </w:rPr>
        <w:fldChar w:fldCharType="end"/>
      </w:r>
    </w:p>
    <w:p w14:paraId="04DD68CA" w14:textId="6E652297" w:rsidR="000964B1" w:rsidRDefault="00CD5B3B">
      <w:pPr>
        <w:pStyle w:val="Heading1"/>
        <w:numPr>
          <w:ilvl w:val="0"/>
          <w:numId w:val="12"/>
        </w:numPr>
      </w:pPr>
      <w:bookmarkStart w:id="1" w:name="_Toc220700942"/>
      <w:bookmarkEnd w:id="0"/>
      <w:r>
        <w:t>Uvod</w:t>
      </w:r>
      <w:bookmarkEnd w:id="1"/>
    </w:p>
    <w:p w14:paraId="06B0B323" w14:textId="7C20B3AD" w:rsidR="0065065D" w:rsidRPr="00776BAF" w:rsidRDefault="00776BAF" w:rsidP="00E53727">
      <w:pPr>
        <w:ind w:left="360"/>
        <w:jc w:val="both"/>
      </w:pPr>
      <w:r>
        <w:t>Ovaj rad je podeljen u 6 poglavlja</w:t>
      </w:r>
      <w:r w:rsidR="001F2E21">
        <w:t>.</w:t>
      </w:r>
      <w:r w:rsidR="0072447F">
        <w:t xml:space="preserve"> </w:t>
      </w:r>
      <w:r w:rsidR="00E13DBC">
        <w:t>Kroz d</w:t>
      </w:r>
      <w:r w:rsidR="003E644F">
        <w:t>rugo poglavlj</w:t>
      </w:r>
      <w:r w:rsidR="0072447F">
        <w:t xml:space="preserve">e </w:t>
      </w:r>
      <w:r w:rsidR="0072447F">
        <w:rPr>
          <w:lang w:val="en-US"/>
        </w:rPr>
        <w:t>“</w:t>
      </w:r>
      <w:r w:rsidR="0072447F">
        <w:t xml:space="preserve">Projektovanje arhitekture sistema“ opisani </w:t>
      </w:r>
      <w:r w:rsidR="00E13DBC">
        <w:t xml:space="preserve">su </w:t>
      </w:r>
      <w:r w:rsidR="003E644F">
        <w:t>teoretsk</w:t>
      </w:r>
      <w:r w:rsidR="0072447F">
        <w:t>i</w:t>
      </w:r>
      <w:r w:rsidR="003E644F">
        <w:t xml:space="preserve"> pristup</w:t>
      </w:r>
      <w:r w:rsidR="0072447F">
        <w:t>i</w:t>
      </w:r>
      <w:r w:rsidR="003E644F">
        <w:t xml:space="preserve"> </w:t>
      </w:r>
      <w:r w:rsidR="0072447F">
        <w:t>analizi zahteva</w:t>
      </w:r>
      <w:r>
        <w:t xml:space="preserve"> </w:t>
      </w:r>
      <w:r w:rsidR="0072447F">
        <w:t xml:space="preserve"> kao i standardne prakse pri projektovanju interfejsa sa osvrtom na</w:t>
      </w:r>
      <w:r w:rsidR="003E644F">
        <w:t xml:space="preserve"> </w:t>
      </w:r>
      <w:r w:rsidR="003E644F" w:rsidRPr="003E644F">
        <w:t xml:space="preserve"> </w:t>
      </w:r>
      <w:r w:rsidR="0072447F">
        <w:t>funkcionalne i nefunkcionalne zahteve kvaliteta</w:t>
      </w:r>
      <w:r w:rsidR="00E13DBC">
        <w:t>, na kraju poglavlja u podpoglavlju „Metodologije projektovanja softvera“ su analizirani arc42 arhitektura templejta dokumentacije, 4+1View Model i Architecture Inception Canvas.</w:t>
      </w:r>
      <w:r w:rsidR="00E53727">
        <w:t xml:space="preserve"> </w:t>
      </w:r>
      <w:r w:rsidR="003E644F">
        <w:t xml:space="preserve">Treće poglavlje predstavlja studijski primer projektovanja </w:t>
      </w:r>
      <w:r w:rsidR="0065065D">
        <w:t xml:space="preserve">softverskog </w:t>
      </w:r>
      <w:r w:rsidR="003E644F">
        <w:t xml:space="preserve">rešenja </w:t>
      </w:r>
      <w:r w:rsidR="0065065D">
        <w:t>aplikacije za menadžment ispita - Estudent.</w:t>
      </w:r>
      <w:r w:rsidR="00E53727">
        <w:t xml:space="preserve"> </w:t>
      </w:r>
      <w:r w:rsidR="00E13DBC">
        <w:t>Č</w:t>
      </w:r>
      <w:r w:rsidR="0065065D">
        <w:t>etvrto</w:t>
      </w:r>
      <w:r w:rsidR="00E13DBC">
        <w:t xml:space="preserve"> poglavlje</w:t>
      </w:r>
      <w:r w:rsidR="0065065D">
        <w:t xml:space="preserve"> sadrži konkretne slučajeve korišćenja iz te aplikacije sa slikama kod</w:t>
      </w:r>
      <w:r w:rsidR="00A726D9">
        <w:t>a</w:t>
      </w:r>
      <w:r w:rsidR="0065065D">
        <w:t xml:space="preserve"> i </w:t>
      </w:r>
      <w:r w:rsidR="00586A5F">
        <w:t>komentarima implementacije.</w:t>
      </w:r>
      <w:r w:rsidR="00E53727">
        <w:t xml:space="preserve"> </w:t>
      </w:r>
      <w:r w:rsidR="0065065D">
        <w:t xml:space="preserve">Peto poglavlje </w:t>
      </w:r>
      <w:r w:rsidR="00586A5F">
        <w:t>je</w:t>
      </w:r>
      <w:r w:rsidR="0065065D">
        <w:t xml:space="preserve"> zaključak i šesto navodi sve reference koje su korišćene u pisanju rada kao i linkove ka github repozitorijumu projekta.</w:t>
      </w:r>
    </w:p>
    <w:p w14:paraId="7A92EFDF" w14:textId="41EF328C" w:rsidR="00072B69" w:rsidRPr="00D70865" w:rsidRDefault="00072B69" w:rsidP="00D70865">
      <w:pPr>
        <w:pStyle w:val="Heading1"/>
      </w:pPr>
      <w:bookmarkStart w:id="2" w:name="_Toc220700943"/>
      <w:r w:rsidRPr="00D70865">
        <w:t xml:space="preserve">2. </w:t>
      </w:r>
      <w:commentRangeStart w:id="3"/>
      <w:r w:rsidRPr="00BB7562">
        <w:t>Projektovanje arhitekture softve</w:t>
      </w:r>
      <w:commentRangeEnd w:id="3"/>
      <w:r w:rsidR="00BB7562" w:rsidRPr="00D70865">
        <w:rPr>
          <w:rStyle w:val="CommentReference"/>
          <w:sz w:val="32"/>
          <w:szCs w:val="32"/>
        </w:rPr>
        <w:commentReference w:id="3"/>
      </w:r>
      <w:r w:rsidRPr="00D70865">
        <w:t>ra</w:t>
      </w:r>
      <w:bookmarkEnd w:id="2"/>
      <w:r w:rsidRPr="00D70865">
        <w:t xml:space="preserve"> </w:t>
      </w:r>
    </w:p>
    <w:p w14:paraId="72092CFA" w14:textId="5ECA77AE" w:rsidR="00072B69" w:rsidRDefault="00077AAE" w:rsidP="00B8264D">
      <w:pPr>
        <w:jc w:val="both"/>
      </w:pPr>
      <w:r w:rsidRPr="00077AAE">
        <w:t xml:space="preserve">Arhitektura softvera </w:t>
      </w:r>
      <w:r>
        <w:t xml:space="preserve">se </w:t>
      </w:r>
      <w:r w:rsidRPr="00077AAE">
        <w:t>odnosi na niz projektantskih odluka u vezi sa strukturom i pona</w:t>
      </w:r>
      <w:r>
        <w:t>šanjem softverskog sistema. Prilikom donošenja tih odluka fokus je na identifikaciji</w:t>
      </w:r>
      <w:r w:rsidR="001F2E21">
        <w:t xml:space="preserve"> modula</w:t>
      </w:r>
      <w:r w:rsidR="00E13DBC">
        <w:t>,</w:t>
      </w:r>
      <w:r w:rsidR="001F2E21">
        <w:t xml:space="preserve"> komponenti i interfejsa preko kojih oni komuniciraju u cilju zadovoljavanja funkcionalnih i nefunkcionalnih zahteva </w:t>
      </w:r>
      <w:r>
        <w:t>sistema.</w:t>
      </w:r>
      <w:r w:rsidR="00874DD5" w:rsidRPr="00874DD5">
        <w:rPr>
          <w:vertAlign w:val="superscript"/>
        </w:rPr>
        <w:t xml:space="preserve"> </w:t>
      </w:r>
      <w:hyperlink w:anchor="L04" w:history="1">
        <w:r w:rsidR="00874DD5" w:rsidRPr="00874DD5">
          <w:rPr>
            <w:rStyle w:val="Hyperlink"/>
            <w:vertAlign w:val="superscript"/>
          </w:rPr>
          <w:t>[4]</w:t>
        </w:r>
      </w:hyperlink>
    </w:p>
    <w:p w14:paraId="312CFB84" w14:textId="59371085" w:rsidR="00336368" w:rsidRDefault="00336368" w:rsidP="00B8264D">
      <w:pPr>
        <w:pStyle w:val="ListParagraph"/>
        <w:numPr>
          <w:ilvl w:val="0"/>
          <w:numId w:val="15"/>
        </w:numPr>
        <w:ind w:left="360" w:hanging="180"/>
        <w:jc w:val="both"/>
      </w:pPr>
      <w:r w:rsidRPr="00C745B7">
        <w:rPr>
          <w:u w:val="single"/>
        </w:rPr>
        <w:t>Moduli</w:t>
      </w:r>
      <w:r w:rsidR="00A869F5">
        <w:rPr>
          <w:u w:val="single"/>
        </w:rPr>
        <w:t xml:space="preserve"> </w:t>
      </w:r>
      <w:r w:rsidRPr="0067257D">
        <w:t xml:space="preserve">su </w:t>
      </w:r>
      <w:r w:rsidR="003A2486">
        <w:t xml:space="preserve">logičke </w:t>
      </w:r>
      <w:r w:rsidRPr="0067257D">
        <w:t>apstrakcije delova softverskog sistema koji obavljaju odre</w:t>
      </w:r>
      <w:r w:rsidR="00645107">
        <w:t>đ</w:t>
      </w:r>
      <w:r w:rsidRPr="0067257D">
        <w:t>en posao.</w:t>
      </w:r>
      <w:r>
        <w:t xml:space="preserve"> Često su dizajnirani nezavisno od drugih modula kako bi minimizovali me</w:t>
      </w:r>
      <w:r w:rsidR="00645107">
        <w:t>đ</w:t>
      </w:r>
      <w:r>
        <w:t>uzavisnost(low coupling) i istovremeno enkapsulirali  logički povezane podatke i funkcije(high cohesion). Primeri modula su exportovane funkcije, fajlovi,klase i paketi.</w:t>
      </w:r>
    </w:p>
    <w:p w14:paraId="579CB086" w14:textId="08162D23" w:rsidR="00336368" w:rsidRDefault="00336368" w:rsidP="00B8264D">
      <w:pPr>
        <w:pStyle w:val="ListParagraph"/>
        <w:numPr>
          <w:ilvl w:val="0"/>
          <w:numId w:val="15"/>
        </w:numPr>
        <w:ind w:left="360" w:hanging="180"/>
        <w:jc w:val="both"/>
      </w:pPr>
      <w:r w:rsidRPr="00C745B7">
        <w:rPr>
          <w:u w:val="single"/>
        </w:rPr>
        <w:lastRenderedPageBreak/>
        <w:t>Komponente</w:t>
      </w:r>
      <w:r>
        <w:t xml:space="preserve"> </w:t>
      </w:r>
      <w:r w:rsidR="003A2486">
        <w:t xml:space="preserve">su apstrakcije ponašanja sistema i mogu </w:t>
      </w:r>
      <w:r>
        <w:t>povez</w:t>
      </w:r>
      <w:r w:rsidR="003A2486">
        <w:t>ivati</w:t>
      </w:r>
      <w:r>
        <w:t xml:space="preserve"> više modula, me</w:t>
      </w:r>
      <w:r w:rsidR="00645107">
        <w:t>đ</w:t>
      </w:r>
      <w:r>
        <w:t>usobno su nezavisne i obavljaju složenije zadatke na nivou sistema. Primer moder</w:t>
      </w:r>
      <w:r w:rsidR="001F2E21">
        <w:t>ne komponente je mikroservis koji obezbe</w:t>
      </w:r>
      <w:r w:rsidR="00645107">
        <w:t>đ</w:t>
      </w:r>
      <w:r w:rsidR="001F2E21">
        <w:t>uje</w:t>
      </w:r>
      <w:r>
        <w:t xml:space="preserve"> neku uslugu definisanu biznis logikom. Komponente izlažu interfejse koje druge komponente koriste za me</w:t>
      </w:r>
      <w:r w:rsidR="00645107">
        <w:t>đ</w:t>
      </w:r>
      <w:r>
        <w:t>usobnu komunikaciju.</w:t>
      </w:r>
    </w:p>
    <w:p w14:paraId="5BF678B3" w14:textId="77777777" w:rsidR="003A2486" w:rsidRDefault="003A2486" w:rsidP="00B8264D">
      <w:pPr>
        <w:pStyle w:val="ListParagraph"/>
        <w:ind w:left="360"/>
        <w:jc w:val="both"/>
      </w:pPr>
    </w:p>
    <w:p w14:paraId="0EFB839B" w14:textId="77777777" w:rsidR="004F2BD3" w:rsidRDefault="003A2486" w:rsidP="004F2BD3">
      <w:pPr>
        <w:pStyle w:val="ListParagraph"/>
        <w:ind w:left="0"/>
      </w:pPr>
      <w:r>
        <w:t>Razlika izme</w:t>
      </w:r>
      <w:r w:rsidR="00645107">
        <w:t>đ</w:t>
      </w:r>
      <w:r>
        <w:t xml:space="preserve">u toga da li je nešto modul ili komponenta će jasnije biti objašnjena u poglavljima </w:t>
      </w:r>
      <w:r w:rsidRPr="003A2486">
        <w:t xml:space="preserve">Pregled </w:t>
      </w:r>
      <w:r w:rsidR="00E13DBC">
        <w:t>m</w:t>
      </w:r>
      <w:r w:rsidRPr="003A2486">
        <w:t>odula(</w:t>
      </w:r>
      <w:hyperlink w:anchor="BuildingBlockView" w:history="1">
        <w:r w:rsidRPr="00EA500A">
          <w:rPr>
            <w:rStyle w:val="Hyperlink"/>
          </w:rPr>
          <w:t>Building Block View</w:t>
        </w:r>
      </w:hyperlink>
      <w:r w:rsidRPr="003A2486">
        <w:t>)</w:t>
      </w:r>
      <w:r>
        <w:t xml:space="preserve"> i </w:t>
      </w:r>
      <w:r w:rsidR="00E13DBC">
        <w:t>Pregled procesa(</w:t>
      </w:r>
      <w:hyperlink w:anchor="RunTimeView" w:history="1">
        <w:r w:rsidR="00E13DBC" w:rsidRPr="00EA500A">
          <w:rPr>
            <w:rStyle w:val="Hyperlink"/>
          </w:rPr>
          <w:t>Runtime View</w:t>
        </w:r>
      </w:hyperlink>
      <w:r w:rsidR="00E13DBC">
        <w:t>)</w:t>
      </w:r>
      <w:r w:rsidR="004F2BD3">
        <w:t xml:space="preserve">. </w:t>
      </w:r>
    </w:p>
    <w:p w14:paraId="7CE76111" w14:textId="77777777" w:rsidR="004F2BD3" w:rsidRDefault="004F2BD3" w:rsidP="004F2BD3">
      <w:pPr>
        <w:pStyle w:val="ListParagraph"/>
        <w:ind w:left="0"/>
      </w:pPr>
    </w:p>
    <w:p w14:paraId="76056949" w14:textId="7476DCA4" w:rsidR="008D5D8B" w:rsidRDefault="008D5D8B" w:rsidP="004F2BD3">
      <w:pPr>
        <w:pStyle w:val="ListParagraph"/>
        <w:ind w:left="0"/>
      </w:pPr>
      <w:r>
        <w:t>U praksi su usvojene i najviše korišćene 3 paradigme razvoja softvera</w:t>
      </w:r>
      <w:r w:rsidRPr="008D5D8B">
        <w:t>:</w:t>
      </w:r>
    </w:p>
    <w:p w14:paraId="620C3B5F" w14:textId="10606D20" w:rsidR="00130B54" w:rsidRDefault="00130B54">
      <w:pPr>
        <w:pStyle w:val="ListParagraph"/>
        <w:numPr>
          <w:ilvl w:val="0"/>
          <w:numId w:val="13"/>
        </w:numPr>
      </w:pPr>
      <w:r>
        <w:t>paradigma razvoja proceduralnog softvera</w:t>
      </w:r>
    </w:p>
    <w:p w14:paraId="28D30F87" w14:textId="53042FC1" w:rsidR="008D5D8B" w:rsidRPr="00130B54" w:rsidRDefault="00130B54">
      <w:pPr>
        <w:pStyle w:val="ListParagraph"/>
        <w:numPr>
          <w:ilvl w:val="0"/>
          <w:numId w:val="13"/>
        </w:numPr>
      </w:pPr>
      <w:r>
        <w:rPr>
          <w:lang w:val="en-US"/>
        </w:rPr>
        <w:t>p</w:t>
      </w:r>
      <w:r w:rsidR="008D5D8B" w:rsidRPr="00130B54">
        <w:rPr>
          <w:lang w:val="en-US"/>
        </w:rPr>
        <w:t>aradigma razvoja objektno-orjentisanog softvera</w:t>
      </w:r>
    </w:p>
    <w:p w14:paraId="62A8ED08" w14:textId="7E54DD19" w:rsidR="00130B54" w:rsidRPr="00130B54" w:rsidRDefault="00130B54">
      <w:pPr>
        <w:pStyle w:val="ListParagraph"/>
        <w:numPr>
          <w:ilvl w:val="0"/>
          <w:numId w:val="13"/>
        </w:numPr>
      </w:pPr>
      <w:r>
        <w:rPr>
          <w:lang w:val="en-US"/>
        </w:rPr>
        <w:t>paradigma razvoja procesno-orjentisanog softvera</w:t>
      </w:r>
    </w:p>
    <w:p w14:paraId="1E0D549C" w14:textId="0C3CF227" w:rsidR="00CC0AEC" w:rsidRPr="00874DD5" w:rsidRDefault="00130B54" w:rsidP="004F2BD3">
      <w:pPr>
        <w:jc w:val="both"/>
        <w:rPr>
          <w:vertAlign w:val="superscript"/>
        </w:rPr>
      </w:pPr>
      <w:r w:rsidRPr="00E51F49">
        <w:rPr>
          <w:u w:val="single"/>
        </w:rPr>
        <w:t>Paradigma razvoja proceduralnog softvera</w:t>
      </w:r>
      <w:r w:rsidR="005F4CD9">
        <w:t xml:space="preserve"> nastala je šesdesetih godina prošlog veka </w:t>
      </w:r>
      <w:r w:rsidR="00E85E3D">
        <w:t xml:space="preserve">zbog potrebe da se do tada pisani asemblerski </w:t>
      </w:r>
      <w:r w:rsidR="001F2E21">
        <w:t>kod</w:t>
      </w:r>
      <w:r w:rsidR="00E85E3D">
        <w:t xml:space="preserve"> učin</w:t>
      </w:r>
      <w:r w:rsidR="001F2E21">
        <w:t>i</w:t>
      </w:r>
      <w:r w:rsidR="00E85E3D">
        <w:t xml:space="preserve"> čitljivijim i lakše održivim grupisanjem koda u procedure. Najznačajniji koncepti ove paradigme su</w:t>
      </w:r>
      <w:r w:rsidR="00CC0AEC">
        <w:t xml:space="preserve"> top-down projektovanje,</w:t>
      </w:r>
      <w:r w:rsidR="00E85E3D">
        <w:t xml:space="preserve"> strukturno programiranje, moduli</w:t>
      </w:r>
      <w:r w:rsidR="00C745B7">
        <w:t>,</w:t>
      </w:r>
      <w:r w:rsidR="00F6310E">
        <w:t xml:space="preserve"> </w:t>
      </w:r>
      <w:r w:rsidR="00CC0AEC">
        <w:t>koncept konkurentnog programiranja.</w:t>
      </w:r>
      <w:hyperlink w:anchor="L04" w:history="1">
        <w:r w:rsidR="00874DD5" w:rsidRPr="00874DD5">
          <w:rPr>
            <w:rStyle w:val="Hyperlink"/>
            <w:vertAlign w:val="superscript"/>
          </w:rPr>
          <w:t>[4]</w:t>
        </w:r>
      </w:hyperlink>
    </w:p>
    <w:p w14:paraId="220EC9ED" w14:textId="7FDD26BF" w:rsidR="00C745B7" w:rsidRPr="004F2BD3" w:rsidRDefault="00C745B7" w:rsidP="004F2BD3">
      <w:pPr>
        <w:pStyle w:val="ListParagraph"/>
        <w:numPr>
          <w:ilvl w:val="0"/>
          <w:numId w:val="15"/>
        </w:numPr>
        <w:jc w:val="both"/>
      </w:pPr>
      <w:r>
        <w:t>Top</w:t>
      </w:r>
      <w:r w:rsidRPr="00C745B7">
        <w:t>–down projektovanje.</w:t>
      </w:r>
      <w:r w:rsidRPr="00CC0AEC">
        <w:t xml:space="preserve"> Tokom projektovanja arhitekture softvera </w:t>
      </w:r>
      <w:r w:rsidR="00E13DBC">
        <w:t>polazi od</w:t>
      </w:r>
      <w:r w:rsidRPr="00CC0AEC">
        <w:t xml:space="preserve"> dekomponova</w:t>
      </w:r>
      <w:r w:rsidR="00E13DBC">
        <w:t>nja</w:t>
      </w:r>
      <w:r w:rsidR="00F871D3">
        <w:t xml:space="preserve"> </w:t>
      </w:r>
      <w:r w:rsidRPr="00CC0AEC">
        <w:t xml:space="preserve"> sistem</w:t>
      </w:r>
      <w:r w:rsidR="00E13DBC">
        <w:t>a</w:t>
      </w:r>
      <w:r w:rsidRPr="00CC0AEC">
        <w:t xml:space="preserve"> na glavne komponente, tj. module, imajući u vidu nefukncionalne zahteve, tj. atribute kvaliteta, zatim alocira funkcionalne zahteve po komponentama i projekt</w:t>
      </w:r>
      <w:r w:rsidR="00E13DBC">
        <w:t>uje</w:t>
      </w:r>
      <w:r w:rsidRPr="00CC0AEC">
        <w:t xml:space="preserve"> interfejse i komunikaciju komponenti.</w:t>
      </w:r>
      <w:r w:rsidR="00874DD5" w:rsidRPr="00874DD5">
        <w:t xml:space="preserve"> </w:t>
      </w:r>
      <w:hyperlink w:anchor="L04" w:history="1">
        <w:r w:rsidR="00874DD5" w:rsidRPr="00874DD5">
          <w:rPr>
            <w:rStyle w:val="Hyperlink"/>
            <w:vertAlign w:val="superscript"/>
          </w:rPr>
          <w:t>[4]</w:t>
        </w:r>
      </w:hyperlink>
    </w:p>
    <w:p w14:paraId="63E501CA" w14:textId="053F350E" w:rsidR="000E5209" w:rsidRDefault="00CC0AEC" w:rsidP="004F2BD3">
      <w:pPr>
        <w:jc w:val="both"/>
      </w:pPr>
      <w:r>
        <w:t xml:space="preserve">Iako je ova paradigma sama po sebi napravila veliki iskorak nad nestruktuiranim </w:t>
      </w:r>
      <w:r w:rsidR="00F6310E">
        <w:t>asemblerskim programima uvo</w:t>
      </w:r>
      <w:r w:rsidR="00645107">
        <w:t>đ</w:t>
      </w:r>
      <w:r w:rsidR="00F6310E">
        <w:t>enjem raznih apstrakcija nad podacima i ponašanjem sistema, taj nivo apstrakcije je idalje</w:t>
      </w:r>
      <w:r w:rsidR="00A723C2">
        <w:t xml:space="preserve"> bio</w:t>
      </w:r>
      <w:r w:rsidR="00F6310E">
        <w:t xml:space="preserve"> suviše nizak za predstavljanje koncepata realnog sveta u formi računarskog koda.</w:t>
      </w:r>
    </w:p>
    <w:p w14:paraId="56DB1AE4" w14:textId="6CC834C4" w:rsidR="004F2BD3" w:rsidRDefault="00130B54" w:rsidP="004F2BD3">
      <w:r w:rsidRPr="00E51F49">
        <w:rPr>
          <w:u w:val="single"/>
        </w:rPr>
        <w:t>Paradigma razvoja objektno-orjentisanog softvera</w:t>
      </w:r>
      <w:r w:rsidR="00F47B5F">
        <w:t xml:space="preserve"> formirala</w:t>
      </w:r>
      <w:r w:rsidR="00E51F49">
        <w:t xml:space="preserve"> se</w:t>
      </w:r>
      <w:r w:rsidR="00F47B5F">
        <w:t xml:space="preserve"> i razvijala upored</w:t>
      </w:r>
      <w:r w:rsidR="00A723C2">
        <w:t>o</w:t>
      </w:r>
      <w:r w:rsidR="00F47B5F">
        <w:t xml:space="preserve"> sa paradigmom razvoja proceduralnog softvera. Z</w:t>
      </w:r>
      <w:r w:rsidR="00E51F49">
        <w:t>asniva se na objektima</w:t>
      </w:r>
      <w:r w:rsidR="00F47B5F">
        <w:t xml:space="preserve"> kao </w:t>
      </w:r>
      <w:r w:rsidR="00E51F49">
        <w:t xml:space="preserve">konceptima </w:t>
      </w:r>
      <w:r w:rsidR="00F47B5F" w:rsidRPr="00CB5867">
        <w:t>apstrakcij</w:t>
      </w:r>
      <w:r w:rsidR="00E51F49" w:rsidRPr="00CB5867">
        <w:t>e</w:t>
      </w:r>
      <w:r w:rsidR="00F47B5F" w:rsidRPr="00E51F49">
        <w:rPr>
          <w:i/>
        </w:rPr>
        <w:t xml:space="preserve"> strukture realnog sveta</w:t>
      </w:r>
      <w:r w:rsidR="00F47B5F">
        <w:t>. Objekti mogu biti čisto i</w:t>
      </w:r>
      <w:r w:rsidR="001F2E21">
        <w:t>nformacioni u kom slučaju sadrže</w:t>
      </w:r>
      <w:r w:rsidR="00F47B5F">
        <w:t xml:space="preserve"> samo atribute(promenljive) ili se mogu dopuniti sa </w:t>
      </w:r>
      <w:r w:rsidR="00E51F49">
        <w:t>procedurama</w:t>
      </w:r>
      <w:r w:rsidR="00F47B5F">
        <w:t xml:space="preserve"> koje predstavljaju</w:t>
      </w:r>
      <w:r w:rsidR="00E51F49">
        <w:t xml:space="preserve"> </w:t>
      </w:r>
      <w:r w:rsidR="00E51F49">
        <w:rPr>
          <w:i/>
        </w:rPr>
        <w:t>apstrakcij</w:t>
      </w:r>
      <w:r w:rsidR="00A726D9">
        <w:rPr>
          <w:i/>
        </w:rPr>
        <w:t>u</w:t>
      </w:r>
      <w:r w:rsidR="00F47B5F" w:rsidRPr="00E51F49">
        <w:rPr>
          <w:i/>
        </w:rPr>
        <w:t xml:space="preserve"> ponašanja realnog sveta</w:t>
      </w:r>
      <w:r w:rsidR="00F47B5F">
        <w:t>.</w:t>
      </w:r>
      <w:r w:rsidR="00E51F49">
        <w:t xml:space="preserve"> </w:t>
      </w:r>
      <w:hyperlink w:anchor="L04" w:history="1">
        <w:r w:rsidR="00874DD5" w:rsidRPr="00874DD5">
          <w:rPr>
            <w:rStyle w:val="Hyperlink"/>
            <w:vertAlign w:val="superscript"/>
          </w:rPr>
          <w:t>[4]</w:t>
        </w:r>
      </w:hyperlink>
      <w:r w:rsidR="004F2BD3">
        <w:t xml:space="preserve">. Medjutim kritika ove paradigme je da se previše fokusira na definisanje strukture objekata, a manje na dinamiku između objekata, tj. njihovu interakciju. </w:t>
      </w:r>
      <w:r w:rsidR="002E0088">
        <w:t>U paralelnom radu više procesa koji žele da pristupe istom objektu javlja se problem konkurentnog pristupa</w:t>
      </w:r>
      <w:r w:rsidR="002E0088">
        <w:rPr>
          <w:lang w:val="sr-Cyrl-RS"/>
        </w:rPr>
        <w:t>.</w:t>
      </w:r>
    </w:p>
    <w:p w14:paraId="7A2650B0" w14:textId="2EA38BF3" w:rsidR="00C745B7" w:rsidRPr="004F2BD3" w:rsidRDefault="00C745B7" w:rsidP="00072B69"/>
    <w:p w14:paraId="1B5CDBC0" w14:textId="69984EC3" w:rsidR="00867870" w:rsidRDefault="00C745B7" w:rsidP="002E0088">
      <w:pPr>
        <w:pStyle w:val="ListParagraph"/>
        <w:numPr>
          <w:ilvl w:val="0"/>
          <w:numId w:val="16"/>
        </w:numPr>
        <w:ind w:left="180" w:hanging="180"/>
      </w:pPr>
      <w:r w:rsidRPr="00E35206">
        <w:rPr>
          <w:lang w:val="de-AT"/>
        </w:rPr>
        <w:t>Ko</w:t>
      </w:r>
      <w:r w:rsidRPr="00E35206">
        <w:rPr>
          <w:lang w:val="en-US"/>
        </w:rPr>
        <w:t>nkurentno</w:t>
      </w:r>
      <w:r w:rsidRPr="00E35206">
        <w:rPr>
          <w:lang w:val="sr-Cyrl-RS"/>
        </w:rPr>
        <w:t xml:space="preserve"> </w:t>
      </w:r>
      <w:r w:rsidRPr="00E35206">
        <w:rPr>
          <w:lang w:val="en-US"/>
        </w:rPr>
        <w:t>programiranje</w:t>
      </w:r>
      <w:r w:rsidR="00F309FA">
        <w:t xml:space="preserve"> rešava</w:t>
      </w:r>
      <w:r w:rsidR="0003391A">
        <w:t xml:space="preserve"> taj problem </w:t>
      </w:r>
      <w:r w:rsidR="00F309FA">
        <w:t>k</w:t>
      </w:r>
      <w:r w:rsidR="001C0943">
        <w:t>orišćenjem doga</w:t>
      </w:r>
      <w:r w:rsidR="00645107">
        <w:t>đ</w:t>
      </w:r>
      <w:r w:rsidR="001C0943">
        <w:t>a tj. uvo</w:t>
      </w:r>
      <w:r w:rsidR="00645107">
        <w:t>đ</w:t>
      </w:r>
      <w:r w:rsidR="001C0943">
        <w:t>enjem kanala ili reda poruka(Message Queue)</w:t>
      </w:r>
      <w:r w:rsidR="00B2087E">
        <w:t xml:space="preserve"> konačnog kapaciteta, a kasnije kada ni to nije bilo dovoljno uvo</w:t>
      </w:r>
      <w:r w:rsidR="00645107">
        <w:t>đ</w:t>
      </w:r>
      <w:r w:rsidR="00B2087E">
        <w:t>enjem koncepta Monitora</w:t>
      </w:r>
      <w:r w:rsidR="00891D43">
        <w:rPr>
          <w:vertAlign w:val="superscript"/>
        </w:rPr>
        <w:t xml:space="preserve"> </w:t>
      </w:r>
      <w:hyperlink w:anchor="L01" w:history="1">
        <w:r w:rsidR="00891D43" w:rsidRPr="00891D43">
          <w:rPr>
            <w:rStyle w:val="Hyperlink"/>
            <w:vertAlign w:val="superscript"/>
          </w:rPr>
          <w:t>[1]</w:t>
        </w:r>
      </w:hyperlink>
      <w:r w:rsidR="0003391A">
        <w:t>, tj sinhronizacije.</w:t>
      </w:r>
    </w:p>
    <w:p w14:paraId="5B9859F3" w14:textId="44FEA49B" w:rsidR="00E35206" w:rsidRDefault="00E35206" w:rsidP="002E0088">
      <w:pPr>
        <w:pStyle w:val="ListParagraph"/>
        <w:numPr>
          <w:ilvl w:val="0"/>
          <w:numId w:val="16"/>
        </w:numPr>
        <w:ind w:left="180" w:hanging="180"/>
        <w:jc w:val="both"/>
      </w:pPr>
      <w:r w:rsidRPr="00E35206">
        <w:t xml:space="preserve">Monitor </w:t>
      </w:r>
      <w:r w:rsidRPr="00B2087E">
        <w:t>je</w:t>
      </w:r>
      <w:r>
        <w:t xml:space="preserve"> posebna</w:t>
      </w:r>
      <w:r w:rsidRPr="00B2087E">
        <w:t xml:space="preserve"> klas</w:t>
      </w:r>
      <w:r w:rsidR="00F309FA">
        <w:t>a</w:t>
      </w:r>
      <w:r w:rsidR="0003391A">
        <w:t xml:space="preserve"> asocirana uz objekat</w:t>
      </w:r>
      <w:r w:rsidRPr="00B2087E">
        <w:t xml:space="preserve"> u okviru koje</w:t>
      </w:r>
      <w:r>
        <w:t xml:space="preserve"> se kao zasebne varijable mogu </w:t>
      </w:r>
      <w:r w:rsidRPr="00B2087E">
        <w:t>deklarisati sinhronizaciona sredstva operativnog sistema.</w:t>
      </w:r>
      <w:r>
        <w:t xml:space="preserve"> Kada nit u</w:t>
      </w:r>
      <w:r w:rsidR="00645107">
        <w:t>đ</w:t>
      </w:r>
      <w:r>
        <w:t>e u metodu ili blok koda koji je sinhronizovan korišćenjem monitora, ona blokira pristup drugim nitima dok sama ne napusti tu sekciju.</w:t>
      </w:r>
    </w:p>
    <w:p w14:paraId="426FD528" w14:textId="77777777" w:rsidR="002E0088" w:rsidRDefault="002E0088" w:rsidP="002E0088">
      <w:pPr>
        <w:pStyle w:val="ListParagraph"/>
        <w:ind w:left="180"/>
        <w:jc w:val="both"/>
      </w:pPr>
    </w:p>
    <w:p w14:paraId="788BC2DE" w14:textId="57203FA4" w:rsidR="00C745B7" w:rsidRDefault="00130B54" w:rsidP="002E0088">
      <w:r w:rsidRPr="00227E3A">
        <w:rPr>
          <w:u w:val="single"/>
        </w:rPr>
        <w:t>Paradigma razvoja procesno-orjentisanog softvera</w:t>
      </w:r>
      <w:r w:rsidR="00867870">
        <w:t xml:space="preserve"> </w:t>
      </w:r>
      <w:r w:rsidR="00336368" w:rsidRPr="00336368">
        <w:t xml:space="preserve">prvo je zaživela u velikim kompanijama (Google, Amazon, Meta itd.) zbog toga što projekti rađeni po objektno-orijentisanoj paradigmi nisu mogli </w:t>
      </w:r>
      <w:r w:rsidR="00336368" w:rsidRPr="00336368">
        <w:lastRenderedPageBreak/>
        <w:t xml:space="preserve">dovoljno brzo da </w:t>
      </w:r>
      <w:r w:rsidR="00F309FA">
        <w:t>odgovore na promene zahteva</w:t>
      </w:r>
      <w:r w:rsidR="00336368" w:rsidRPr="00336368">
        <w:t xml:space="preserve"> tržišta i korisnika.</w:t>
      </w:r>
      <w:r w:rsidR="00C66EDA">
        <w:t xml:space="preserve"> Na primer kod web servisa , često se b</w:t>
      </w:r>
      <w:r w:rsidR="00C66EDA" w:rsidRPr="00336368">
        <w:t xml:space="preserve">roj klijenata i obim informacija u kratkom periodu </w:t>
      </w:r>
      <w:r w:rsidR="00633A8E">
        <w:t xml:space="preserve">mogao </w:t>
      </w:r>
      <w:r w:rsidR="00C66EDA" w:rsidRPr="00336368">
        <w:t>znatno povećati</w:t>
      </w:r>
      <w:r w:rsidR="00C66EDA">
        <w:t xml:space="preserve">. </w:t>
      </w:r>
      <w:r w:rsidR="00336368" w:rsidRPr="00336368">
        <w:t xml:space="preserve">Došlo je do promene načina razmišljanja </w:t>
      </w:r>
      <w:r w:rsidR="00A723C2">
        <w:t>pri</w:t>
      </w:r>
      <w:r w:rsidR="00336368" w:rsidRPr="00336368">
        <w:t xml:space="preserve"> razvoj</w:t>
      </w:r>
      <w:r w:rsidR="00A723C2">
        <w:t>u</w:t>
      </w:r>
      <w:r w:rsidR="00336368" w:rsidRPr="00336368">
        <w:t xml:space="preserve"> i održavanja softvera. Kompanije su napustile projektni pristup i prešle na razvoj kroz upravljanje proizvodima. Osnovni zahtev u razvoju softvera postao je da bude napravljen tako da bez značajnijih izmena u kodu podrži brze promene na tržištu i promene u preduzeću</w:t>
      </w:r>
      <w:hyperlink w:anchor="L02" w:history="1">
        <w:r w:rsidR="00891D43" w:rsidRPr="00891D43">
          <w:rPr>
            <w:rStyle w:val="Hyperlink"/>
            <w:vertAlign w:val="superscript"/>
          </w:rPr>
          <w:t>[2]</w:t>
        </w:r>
      </w:hyperlink>
      <w:r w:rsidR="00336368" w:rsidRPr="00336368">
        <w:t>. Skup zahteva koji su zajednički za većinu velikih preduzeća uključuj</w:t>
      </w:r>
      <w:r w:rsidR="0095679C">
        <w:t>u</w:t>
      </w:r>
      <w:r w:rsidR="00336368" w:rsidRPr="00336368">
        <w:t xml:space="preserve"> distribuiranost, linearnu skalabilnost i pouzdanost.</w:t>
      </w:r>
      <w:r w:rsidR="00874DD5" w:rsidRPr="00874DD5">
        <w:rPr>
          <w:vertAlign w:val="superscript"/>
        </w:rPr>
        <w:t xml:space="preserve"> </w:t>
      </w:r>
      <w:hyperlink w:anchor="L04" w:history="1">
        <w:r w:rsidR="00874DD5" w:rsidRPr="00874DD5">
          <w:rPr>
            <w:rStyle w:val="Hyperlink"/>
            <w:vertAlign w:val="superscript"/>
          </w:rPr>
          <w:t>[4]</w:t>
        </w:r>
      </w:hyperlink>
    </w:p>
    <w:p w14:paraId="682D6526" w14:textId="11B17094" w:rsidR="00C745B7" w:rsidRDefault="00C745B7">
      <w:pPr>
        <w:pStyle w:val="ListParagraph"/>
        <w:numPr>
          <w:ilvl w:val="0"/>
          <w:numId w:val="14"/>
        </w:numPr>
      </w:pPr>
      <w:r>
        <w:t xml:space="preserve">Distribuiranost. </w:t>
      </w:r>
      <w:r w:rsidR="00633A8E">
        <w:t>-Ovaj zahtev predvi</w:t>
      </w:r>
      <w:r w:rsidR="00645107">
        <w:t>đ</w:t>
      </w:r>
      <w:r w:rsidR="00633A8E">
        <w:t>a situaciju kada su d</w:t>
      </w:r>
      <w:r>
        <w:t>elovi multinacionalnog preduzeća i klijenti u različitim državama. Podaci treba da se čuvaju i obrađuju na mestu gde su nastali.</w:t>
      </w:r>
      <w:r w:rsidR="001A3375">
        <w:t xml:space="preserve"> Ovo se radi zbog suveriniteta</w:t>
      </w:r>
      <w:r w:rsidR="00683104">
        <w:t xml:space="preserve"> država</w:t>
      </w:r>
      <w:r w:rsidR="001A3375">
        <w:t xml:space="preserve"> nad podacima(</w:t>
      </w:r>
      <w:r w:rsidR="00683104">
        <w:t>zaštite osetljivih podataka</w:t>
      </w:r>
      <w:r w:rsidR="001A3375">
        <w:t>)</w:t>
      </w:r>
      <w:r w:rsidR="00A81311">
        <w:t>, veće pouzdanosti, k</w:t>
      </w:r>
      <w:r w:rsidR="00683104">
        <w:t xml:space="preserve">ao i zbog manje latencije,tj. </w:t>
      </w:r>
      <w:r w:rsidR="00A81311">
        <w:t>ukupnog vremena koje je potrebno da zahtev stigne od klijentovog ure</w:t>
      </w:r>
      <w:r w:rsidR="00645107">
        <w:t>đ</w:t>
      </w:r>
      <w:r w:rsidR="00A81311">
        <w:t>aja do servera koji može biti na velikoj fizičkoj udaljenosti – stotine kilometara.</w:t>
      </w:r>
    </w:p>
    <w:p w14:paraId="1D9542A6" w14:textId="599E91E9" w:rsidR="00C745B7" w:rsidRDefault="00C745B7">
      <w:pPr>
        <w:pStyle w:val="ListParagraph"/>
        <w:numPr>
          <w:ilvl w:val="0"/>
          <w:numId w:val="14"/>
        </w:numPr>
      </w:pPr>
      <w:r>
        <w:t>Linearna skalabilnost. Informacioni sistem treba da ima mogućnost jednostavnog povećanja snage obrade i usklađivanja potrebnih računarskih resursa, isključivo operativnim i administrativnim postupcima dodavanja i isključivanja infrastrukturnih kapaciteta, bez dodatnog kodiranja ili promena u softveru.</w:t>
      </w:r>
    </w:p>
    <w:p w14:paraId="03C67E71" w14:textId="1315E316" w:rsidR="00C745B7" w:rsidRDefault="00C745B7">
      <w:pPr>
        <w:pStyle w:val="ListParagraph"/>
        <w:numPr>
          <w:ilvl w:val="0"/>
          <w:numId w:val="14"/>
        </w:numPr>
      </w:pPr>
      <w:r>
        <w:t>Pouzdanost. Informacioni sistem treba da nastavi da radi s punom funkcionalnošću i u slučaju otkazivanja nekog njegovog dela.</w:t>
      </w:r>
      <w:r w:rsidR="00683104">
        <w:t xml:space="preserve"> </w:t>
      </w:r>
    </w:p>
    <w:p w14:paraId="0CBD737C" w14:textId="0E532CB2" w:rsidR="00B13AC4" w:rsidRPr="00336368" w:rsidRDefault="001D2E77" w:rsidP="0067257D">
      <w:r w:rsidRPr="001D2E77">
        <w:t>Kako bi zadovoljile ove zahteve, organizacije se fokusiraju na kontinuiranu integraciju, kontinuiranu isporuku i kontinuirano postavljanje softvera u produkciono okruženje (Continuous Integration, Continuous Delivery, and Continuous Deployment). Promene koje je potrebno sprovesti opisuju se događajima, pa se proces može posmatrati i kao hronološki uređena sekvenca događaja i servisa koji su vezani za neku pojavu i njen životni ciklus.</w:t>
      </w:r>
    </w:p>
    <w:p w14:paraId="4C104966" w14:textId="7E26B6D4" w:rsidR="00C82970" w:rsidRPr="0072088E" w:rsidRDefault="0067257D" w:rsidP="00072B69">
      <w:r>
        <w:t xml:space="preserve"> </w:t>
      </w:r>
    </w:p>
    <w:p w14:paraId="6BB78FA1" w14:textId="278499AB" w:rsidR="00D11CAF" w:rsidRDefault="00A70B92" w:rsidP="00A70B92">
      <w:pPr>
        <w:pStyle w:val="Heading2"/>
        <w:rPr>
          <w:lang w:val="sr-Latn-RS"/>
        </w:rPr>
      </w:pPr>
      <w:r w:rsidRPr="006E18AB">
        <w:rPr>
          <w:lang w:val="sr-Latn-RS"/>
        </w:rPr>
        <w:t xml:space="preserve"> </w:t>
      </w:r>
      <w:bookmarkStart w:id="4" w:name="_Toc220700944"/>
      <w:r w:rsidR="00072B69" w:rsidRPr="006E18AB">
        <w:rPr>
          <w:lang w:val="sr-Latn-RS"/>
        </w:rPr>
        <w:t>2.1 Analiza zahteva</w:t>
      </w:r>
      <w:bookmarkEnd w:id="4"/>
    </w:p>
    <w:p w14:paraId="3DF538C3" w14:textId="5E581FF1" w:rsidR="00127D6E" w:rsidRPr="001B2390" w:rsidRDefault="001B2390" w:rsidP="007522A6">
      <w:r>
        <w:t>Analiza zahteva</w:t>
      </w:r>
      <w:r w:rsidR="00BE78A3">
        <w:t xml:space="preserve">(Requirement Engineering) </w:t>
      </w:r>
      <w:r>
        <w:t xml:space="preserve"> je grana softverskog inženjeringa koja se bavi </w:t>
      </w:r>
      <w:r w:rsidR="00593B17">
        <w:t>ciljevima iz stvarnog sveta z</w:t>
      </w:r>
      <w:r>
        <w:t>a funkcije i ograničenja softverskih sistema.</w:t>
      </w:r>
      <w:r w:rsidR="00593B17">
        <w:t xml:space="preserve"> Takođe se bavi </w:t>
      </w:r>
      <w:r w:rsidR="00BE78A3">
        <w:t>preciznom specifikacijom</w:t>
      </w:r>
      <w:r w:rsidR="00593B17">
        <w:t xml:space="preserve"> ponašanja softvera</w:t>
      </w:r>
      <w:r w:rsidR="00BE78A3">
        <w:t xml:space="preserve"> kako bi ti ciljevi bili zadovoljeni</w:t>
      </w:r>
      <w:hyperlink w:anchor="L03" w:history="1">
        <w:r w:rsidR="00891D43" w:rsidRPr="00891D43">
          <w:rPr>
            <w:rStyle w:val="Hyperlink"/>
            <w:vertAlign w:val="superscript"/>
          </w:rPr>
          <w:t>[3]</w:t>
        </w:r>
      </w:hyperlink>
      <w:r w:rsidR="00593B17">
        <w:t>.</w:t>
      </w:r>
      <w:r w:rsidR="0065065D">
        <w:t xml:space="preserve"> </w:t>
      </w:r>
    </w:p>
    <w:p w14:paraId="59B860A1" w14:textId="60A1ED98" w:rsidR="00593B17" w:rsidRDefault="00593B17" w:rsidP="00593B17">
      <w:r>
        <w:t xml:space="preserve">Ne posvećivanje dovoljno pažnje ovoj fazi može da dovede do </w:t>
      </w:r>
      <w:r w:rsidR="00446ACE">
        <w:t>potrebe za produ</w:t>
      </w:r>
      <w:r w:rsidR="00C66EDA">
        <w:t>ž</w:t>
      </w:r>
      <w:r w:rsidR="00446ACE">
        <w:t>avanjem rokova</w:t>
      </w:r>
      <w:r>
        <w:t xml:space="preserve"> kasnijih faza projektovanja</w:t>
      </w:r>
      <w:r w:rsidR="00446ACE">
        <w:t xml:space="preserve"> koje se oslanjaju na ovu kao</w:t>
      </w:r>
      <w:r w:rsidR="001449BF">
        <w:t xml:space="preserve"> i</w:t>
      </w:r>
      <w:r w:rsidR="00446ACE">
        <w:t xml:space="preserve"> </w:t>
      </w:r>
      <w:r>
        <w:t>dorade</w:t>
      </w:r>
      <w:r w:rsidR="00446ACE">
        <w:t xml:space="preserve"> konačnog rešenja</w:t>
      </w:r>
      <w:r w:rsidR="001449BF">
        <w:t xml:space="preserve"> zbog</w:t>
      </w:r>
      <w:r>
        <w:t xml:space="preserve"> inicijalno loše definisanih zahteva. </w:t>
      </w:r>
    </w:p>
    <w:p w14:paraId="64907AED" w14:textId="180EEA5D" w:rsidR="00446ACE" w:rsidRDefault="00B94A4E" w:rsidP="00AA1EBA">
      <w:r>
        <w:t>U ovoj fazi potrebn</w:t>
      </w:r>
      <w:r w:rsidR="00AA1EBA">
        <w:t xml:space="preserve">o je da se uzmu u obzir želje, </w:t>
      </w:r>
      <w:r>
        <w:t>interesi</w:t>
      </w:r>
      <w:r w:rsidR="00AA1EBA">
        <w:t xml:space="preserve"> kao i ograničenja </w:t>
      </w:r>
      <w:r>
        <w:t>svih</w:t>
      </w:r>
      <w:r w:rsidR="00AA1EBA">
        <w:t xml:space="preserve"> zainteresovanih</w:t>
      </w:r>
      <w:r>
        <w:t xml:space="preserve"> stran</w:t>
      </w:r>
      <w:r w:rsidR="00AA1EBA">
        <w:t xml:space="preserve">a </w:t>
      </w:r>
      <w:r w:rsidR="00255008">
        <w:t>u projektu.</w:t>
      </w:r>
      <w:r w:rsidR="00AA1EBA">
        <w:t xml:space="preserve"> </w:t>
      </w:r>
      <w:r w:rsidR="00255008">
        <w:t xml:space="preserve">Na primer </w:t>
      </w:r>
      <w:r w:rsidR="00AA1EBA">
        <w:t xml:space="preserve">pored očekivanog ponašanja softvera koje je klijent tražio, postoje skrivene potrebe koje nije izrazio, a imaju veze sa atributima kvaliteta, kao i ograničenja </w:t>
      </w:r>
      <w:r w:rsidR="005B227F">
        <w:t>zbog</w:t>
      </w:r>
      <w:r w:rsidR="00AA1EBA">
        <w:t xml:space="preserve"> budžeta, sposobnosti tima i vremena koje je predvi</w:t>
      </w:r>
      <w:r w:rsidR="00645107">
        <w:t>đ</w:t>
      </w:r>
      <w:r w:rsidR="00AA1EBA">
        <w:t>eno za projekat</w:t>
      </w:r>
      <w:r w:rsidR="00255008">
        <w:t>.</w:t>
      </w:r>
      <w:r w:rsidR="00AA1EBA">
        <w:t xml:space="preserve"> </w:t>
      </w:r>
    </w:p>
    <w:p w14:paraId="5810DB00" w14:textId="107C904E" w:rsidR="00446ACE" w:rsidRDefault="00446ACE" w:rsidP="00446ACE">
      <w:r>
        <w:t>U ovo</w:t>
      </w:r>
      <w:r w:rsidR="00AA1EBA">
        <w:t xml:space="preserve">m poglavlju </w:t>
      </w:r>
      <w:r>
        <w:t>analiz</w:t>
      </w:r>
      <w:r w:rsidR="00AA1EBA">
        <w:t>a</w:t>
      </w:r>
      <w:r>
        <w:t xml:space="preserve"> zahteva</w:t>
      </w:r>
      <w:r w:rsidR="00AA1EBA">
        <w:t xml:space="preserve"> će biti sagledana</w:t>
      </w:r>
      <w:r>
        <w:t xml:space="preserve"> iz 2 </w:t>
      </w:r>
      <w:r w:rsidR="00AA1EBA">
        <w:t>aspekta</w:t>
      </w:r>
      <w:r>
        <w:t xml:space="preserve">: </w:t>
      </w:r>
    </w:p>
    <w:p w14:paraId="19AE74AE" w14:textId="77777777" w:rsidR="00446ACE" w:rsidRDefault="00446ACE" w:rsidP="00446ACE">
      <w:r w:rsidRPr="00127D6E">
        <w:rPr>
          <w:u w:val="single"/>
        </w:rPr>
        <w:t>Funkcionalni zahtevi</w:t>
      </w:r>
      <w:r>
        <w:t xml:space="preserve"> – odgovaraju na pitanje koje ciljeve rešenje treba da zadovolji</w:t>
      </w:r>
    </w:p>
    <w:p w14:paraId="57AF0E5E" w14:textId="6BD5D9FD" w:rsidR="00593B17" w:rsidRPr="007522A6" w:rsidRDefault="00446ACE" w:rsidP="00593B17">
      <w:r w:rsidRPr="00127D6E">
        <w:rPr>
          <w:u w:val="single"/>
        </w:rPr>
        <w:lastRenderedPageBreak/>
        <w:t>Nefunkcionalni zahtevi</w:t>
      </w:r>
      <w:r>
        <w:t xml:space="preserve"> - odgovaraju na pitanje kako ti ciljevi treba da budu zadovoljeni</w:t>
      </w:r>
      <w:r w:rsidR="00BE78A3">
        <w:t>, uzimajući u obzir da će inicijalni zahtevi evoluirati tokom vremena</w:t>
      </w:r>
      <w:r>
        <w:t>, odnose se pre svega na a</w:t>
      </w:r>
      <w:r w:rsidR="006846AF">
        <w:t>tribute kvaliteta</w:t>
      </w:r>
      <w:r>
        <w:t xml:space="preserve"> </w:t>
      </w:r>
      <w:r w:rsidR="006846AF">
        <w:t>koji moraju da budu zadovoljeni i načine na koje merimo tu zadovoljenost.</w:t>
      </w:r>
    </w:p>
    <w:p w14:paraId="71C72382" w14:textId="2A4C853F" w:rsidR="00593B17" w:rsidRDefault="00593B17" w:rsidP="00593B17">
      <w:pPr>
        <w:pStyle w:val="Heading3"/>
      </w:pPr>
      <w:bookmarkStart w:id="5" w:name="_2.1.1_Funkcionalni_zahtevi"/>
      <w:bookmarkStart w:id="6" w:name="_Toc220700945"/>
      <w:bookmarkEnd w:id="5"/>
      <w:r>
        <w:t>2.1.1</w:t>
      </w:r>
      <w:r w:rsidRPr="00072B69">
        <w:t xml:space="preserve"> Funkcionalni zahtevi</w:t>
      </w:r>
      <w:bookmarkEnd w:id="6"/>
    </w:p>
    <w:p w14:paraId="47805FA2" w14:textId="4635CF7A" w:rsidR="00F92CBA" w:rsidRDefault="006D09A9" w:rsidP="00776969">
      <w:r>
        <w:t xml:space="preserve">Postojeći zahtevi izraženi tekstualnim opisom se prevode u jezik modela radi lakše identifikacije procesa koje rešenje treba da obuhvati. </w:t>
      </w:r>
    </w:p>
    <w:p w14:paraId="3BA60271" w14:textId="2147452F" w:rsidR="00593B17" w:rsidRDefault="00593B17" w:rsidP="00593B17">
      <w:r>
        <w:t xml:space="preserve">Primer takvih </w:t>
      </w:r>
      <w:r w:rsidR="005B227F">
        <w:t>modela</w:t>
      </w:r>
      <w:r>
        <w:t xml:space="preserve"> su npr dijagrami Strukturne Sistemske Analize(SSA)</w:t>
      </w:r>
      <w:r w:rsidR="00675616">
        <w:t xml:space="preserve"> i Use Case dijagrami</w:t>
      </w:r>
      <w:r>
        <w:t>.</w:t>
      </w:r>
    </w:p>
    <w:p w14:paraId="439934B8" w14:textId="642BAFFC" w:rsidR="00593B17" w:rsidRDefault="00626719" w:rsidP="00593B17">
      <w:r w:rsidRPr="00675616">
        <w:rPr>
          <w:u w:val="single"/>
        </w:rPr>
        <w:t>Strukturna sistemska analiza(SSA)</w:t>
      </w:r>
      <w:r w:rsidR="00593B17">
        <w:t xml:space="preserve"> se može koristiti za identifik</w:t>
      </w:r>
      <w:r>
        <w:t>ovanje osnovnih procesa</w:t>
      </w:r>
      <w:r w:rsidR="00675616">
        <w:t xml:space="preserve"> sistema</w:t>
      </w:r>
      <w:r>
        <w:t xml:space="preserve"> na prvom nivou apstrakcije </w:t>
      </w:r>
      <w:r w:rsidR="00CF270B">
        <w:t>i takav</w:t>
      </w:r>
      <w:r>
        <w:t xml:space="preserve"> dijagram se naziva dijagram konteksta. Me</w:t>
      </w:r>
      <w:r w:rsidR="00645107">
        <w:t>đ</w:t>
      </w:r>
      <w:r>
        <w:t>utim SSA se češće koristi u detaljnom projektovanju složenijih sistema zbog mogućnosti da se svaki proces</w:t>
      </w:r>
      <w:r w:rsidR="00CF270B">
        <w:t xml:space="preserve"> dalje </w:t>
      </w:r>
      <w:r w:rsidR="00675616">
        <w:t>dekomponuje</w:t>
      </w:r>
      <w:r w:rsidR="00CF270B">
        <w:t xml:space="preserve"> na procese nižeg nivoa</w:t>
      </w:r>
      <w:r w:rsidR="00675616">
        <w:t>. O</w:t>
      </w:r>
      <w:r w:rsidR="00CF270B">
        <w:t>sim procesa i aktora, koji se u SSA zovu interfejsi, na dijagramima se predstavljaju i tokovi podataka i skladišta(tokovi u mirovanju)</w:t>
      </w:r>
      <w:r w:rsidR="00675616">
        <w:t>.</w:t>
      </w:r>
      <w:r w:rsidR="00CF270B">
        <w:t xml:space="preserve"> </w:t>
      </w:r>
      <w:r w:rsidR="00675616">
        <w:t>N</w:t>
      </w:r>
      <w:r w:rsidR="00CF270B">
        <w:t>a osnovu</w:t>
      </w:r>
      <w:r w:rsidR="00675616">
        <w:t xml:space="preserve"> tokova podataka i skladišta se pravi</w:t>
      </w:r>
      <w:r w:rsidR="00CF270B">
        <w:t xml:space="preserve"> rečnik podataka</w:t>
      </w:r>
      <w:r w:rsidR="00675616">
        <w:t xml:space="preserve"> koji može biti dobra osnova za projektovanje strukture</w:t>
      </w:r>
      <w:r w:rsidR="00CF270B">
        <w:t xml:space="preserve"> soft</w:t>
      </w:r>
      <w:r w:rsidR="00675616">
        <w:t>verskog</w:t>
      </w:r>
      <w:r w:rsidR="00CF270B">
        <w:t xml:space="preserve"> sistema</w:t>
      </w:r>
      <w:r w:rsidR="00675616">
        <w:t xml:space="preserve"> .</w:t>
      </w:r>
      <w:r w:rsidR="00593B17">
        <w:t xml:space="preserve"> Sa SSA se kroz više nivoa dekompozicije osnovni procesi sagledavaju do dalje n</w:t>
      </w:r>
      <w:r w:rsidR="00675616">
        <w:t>edeljivih, primitivnih procesa. Ovi primitivni procesi su u stvari slučajevi korišćenja.</w:t>
      </w:r>
    </w:p>
    <w:p w14:paraId="1B9F245C" w14:textId="77777777" w:rsidR="00D93236" w:rsidRDefault="009E68C8" w:rsidP="00D93236">
      <w:pPr>
        <w:keepNext/>
      </w:pPr>
      <w:r w:rsidRPr="00AE54D8">
        <w:rPr>
          <w:noProof/>
          <w:lang w:val="en-US"/>
        </w:rPr>
        <w:lastRenderedPageBreak/>
        <w:drawing>
          <wp:inline distT="0" distB="0" distL="0" distR="0" wp14:anchorId="7627B091" wp14:editId="6BADAACD">
            <wp:extent cx="5943600" cy="60382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6038215"/>
                    </a:xfrm>
                    <a:prstGeom prst="rect">
                      <a:avLst/>
                    </a:prstGeom>
                  </pic:spPr>
                </pic:pic>
              </a:graphicData>
            </a:graphic>
          </wp:inline>
        </w:drawing>
      </w:r>
    </w:p>
    <w:p w14:paraId="0D1B94CA" w14:textId="3EA43679" w:rsidR="009E68C8" w:rsidRDefault="00D93236" w:rsidP="00D93236">
      <w:pPr>
        <w:pStyle w:val="Caption"/>
        <w:jc w:val="center"/>
      </w:pPr>
      <w:bookmarkStart w:id="7" w:name="_Toc220700844"/>
      <w:r>
        <w:t xml:space="preserve">Slika </w:t>
      </w:r>
      <w:r>
        <w:fldChar w:fldCharType="begin"/>
      </w:r>
      <w:r>
        <w:instrText xml:space="preserve"> SEQ Slika \* ARABIC </w:instrText>
      </w:r>
      <w:r>
        <w:fldChar w:fldCharType="separate"/>
      </w:r>
      <w:r w:rsidR="002341AD">
        <w:rPr>
          <w:noProof/>
        </w:rPr>
        <w:t>1</w:t>
      </w:r>
      <w:r>
        <w:fldChar w:fldCharType="end"/>
      </w:r>
      <w:r>
        <w:t xml:space="preserve">: </w:t>
      </w:r>
      <w:r w:rsidRPr="002E1EF0">
        <w:t xml:space="preserve">Primer SSA analize na 2 nivoa dekompozicije </w:t>
      </w:r>
      <w:hyperlink w:anchor="L06" w:history="1">
        <w:r w:rsidRPr="00D93236">
          <w:rPr>
            <w:rStyle w:val="Hyperlink"/>
            <w:vertAlign w:val="superscript"/>
          </w:rPr>
          <w:t>[6]</w:t>
        </w:r>
        <w:bookmarkEnd w:id="7"/>
      </w:hyperlink>
    </w:p>
    <w:p w14:paraId="012476D9" w14:textId="77777777" w:rsidR="009E68C8" w:rsidRDefault="009E68C8" w:rsidP="00593B17"/>
    <w:p w14:paraId="464CA788" w14:textId="79EF993E" w:rsidR="00675616" w:rsidRDefault="00675616" w:rsidP="00675616">
      <w:r>
        <w:rPr>
          <w:u w:val="single"/>
        </w:rPr>
        <w:t xml:space="preserve">UML UseCase </w:t>
      </w:r>
      <w:r w:rsidRPr="00626719">
        <w:rPr>
          <w:u w:val="single"/>
        </w:rPr>
        <w:t>dijagrami</w:t>
      </w:r>
      <w:r>
        <w:t xml:space="preserve"> ili dijagrami sl</w:t>
      </w:r>
      <w:r w:rsidR="009E68C8">
        <w:t>učajeva</w:t>
      </w:r>
      <w:r w:rsidR="00F871D3">
        <w:t xml:space="preserve"> korišćenja</w:t>
      </w:r>
      <w:r w:rsidR="009E68C8">
        <w:t xml:space="preserve"> predstavljaju</w:t>
      </w:r>
      <w:r>
        <w:t xml:space="preserve"> proces</w:t>
      </w:r>
      <w:r w:rsidR="005B227F">
        <w:t>e</w:t>
      </w:r>
      <w:r>
        <w:t xml:space="preserve"> sistema iz perspektive interakcija korisnika. Kroz oblačiće se predstavljaju različite funkcionalnosti sistema kao i njihove me</w:t>
      </w:r>
      <w:r w:rsidR="00645107">
        <w:t>đ</w:t>
      </w:r>
      <w:r>
        <w:t>usobne zavisnosti</w:t>
      </w:r>
      <w:r w:rsidR="009E68C8">
        <w:t>.</w:t>
      </w:r>
    </w:p>
    <w:p w14:paraId="05C3F0E4" w14:textId="77777777" w:rsidR="00675616" w:rsidRPr="00675616" w:rsidRDefault="00675616" w:rsidP="00675616">
      <w:r>
        <w:t xml:space="preserve"> Korišćene notacije su</w:t>
      </w:r>
      <w:r w:rsidRPr="00675616">
        <w:t>:</w:t>
      </w:r>
    </w:p>
    <w:p w14:paraId="48FCFE32" w14:textId="77777777" w:rsidR="00675616" w:rsidRDefault="00675616" w:rsidP="00675616">
      <w:r w:rsidRPr="006C671B">
        <w:t>&lt;&lt;includes&gt;&gt; kada jedan slučaj korišćenja uvek podrazumeva korišćenje</w:t>
      </w:r>
      <w:r>
        <w:t xml:space="preserve"> drugog da bi mogao da se izvrši. (Čitač mora otvoriti knjigu da bi je pročitao) </w:t>
      </w:r>
    </w:p>
    <w:p w14:paraId="2CB093D0" w14:textId="77777777" w:rsidR="00675616" w:rsidRDefault="00675616" w:rsidP="00675616">
      <w:r w:rsidRPr="006C671B">
        <w:lastRenderedPageBreak/>
        <w:t>&lt;&lt;extends&gt;&gt;</w:t>
      </w:r>
      <w:r>
        <w:t xml:space="preserve"> kada jedan slučaj korišćenja neobavezno uključuje drugi kao opciju.</w:t>
      </w:r>
    </w:p>
    <w:p w14:paraId="0D236FA0" w14:textId="77777777" w:rsidR="00675616" w:rsidRPr="006C671B" w:rsidRDefault="00675616" w:rsidP="00675616">
      <w:r>
        <w:t>(Čitač može čitati knjigu, a zatim može i ne mora okrenuti stranu)</w:t>
      </w:r>
    </w:p>
    <w:p w14:paraId="237E1788" w14:textId="77777777" w:rsidR="00675616" w:rsidRPr="006C671B" w:rsidRDefault="00675616" w:rsidP="00675616"/>
    <w:p w14:paraId="1464BD15" w14:textId="77777777" w:rsidR="0049282B" w:rsidRDefault="00675616" w:rsidP="0049282B">
      <w:pPr>
        <w:keepNext/>
        <w:jc w:val="center"/>
      </w:pPr>
      <w:r>
        <w:rPr>
          <w:noProof/>
          <w:lang w:val="en-US"/>
        </w:rPr>
        <w:drawing>
          <wp:inline distT="0" distB="0" distL="0" distR="0" wp14:anchorId="20416CA8" wp14:editId="02DAEAA5">
            <wp:extent cx="5016125" cy="26875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9"/>
                    <a:stretch>
                      <a:fillRect/>
                    </a:stretch>
                  </pic:blipFill>
                  <pic:spPr bwMode="auto">
                    <a:xfrm>
                      <a:off x="0" y="0"/>
                      <a:ext cx="5016125" cy="2687508"/>
                    </a:xfrm>
                    <a:prstGeom prst="rect">
                      <a:avLst/>
                    </a:prstGeom>
                    <a:noFill/>
                    <a:ln>
                      <a:noFill/>
                    </a:ln>
                  </pic:spPr>
                </pic:pic>
              </a:graphicData>
            </a:graphic>
          </wp:inline>
        </w:drawing>
      </w:r>
    </w:p>
    <w:p w14:paraId="19171367" w14:textId="25B70393" w:rsidR="009E68C8" w:rsidRDefault="0049282B" w:rsidP="009E68C8">
      <w:pPr>
        <w:pStyle w:val="Caption"/>
        <w:jc w:val="center"/>
      </w:pPr>
      <w:bookmarkStart w:id="8" w:name="_Toc220700845"/>
      <w:r>
        <w:t xml:space="preserve">Slika </w:t>
      </w:r>
      <w:r>
        <w:fldChar w:fldCharType="begin"/>
      </w:r>
      <w:r>
        <w:instrText xml:space="preserve"> SEQ Slika \* ARABIC </w:instrText>
      </w:r>
      <w:r>
        <w:fldChar w:fldCharType="separate"/>
      </w:r>
      <w:r w:rsidR="002341AD">
        <w:rPr>
          <w:noProof/>
        </w:rPr>
        <w:t>2</w:t>
      </w:r>
      <w:r>
        <w:fldChar w:fldCharType="end"/>
      </w:r>
      <w:r>
        <w:t xml:space="preserve">: </w:t>
      </w:r>
      <w:r w:rsidRPr="00035B26">
        <w:t>Primer UML Use Case dijagrama</w:t>
      </w:r>
      <w:r w:rsidR="002E0088">
        <w:t xml:space="preserve"> crtana po uzoru na </w:t>
      </w:r>
      <w:hyperlink w:anchor="L05" w:history="1">
        <w:r w:rsidR="00874DD5" w:rsidRPr="00874DD5">
          <w:rPr>
            <w:rStyle w:val="Hyperlink"/>
            <w:vertAlign w:val="superscript"/>
          </w:rPr>
          <w:t>[5]</w:t>
        </w:r>
        <w:bookmarkEnd w:id="8"/>
      </w:hyperlink>
    </w:p>
    <w:p w14:paraId="3635B0CB" w14:textId="6BFF79A2" w:rsidR="00A36C95" w:rsidRPr="00A36C95" w:rsidRDefault="009E68C8" w:rsidP="007A6A02">
      <w:r w:rsidRPr="00A36C95">
        <w:t>Dijagram slučajeva korišćenja opisuje posao koji treba da bude ura</w:t>
      </w:r>
      <w:r w:rsidR="00645107">
        <w:t>đ</w:t>
      </w:r>
      <w:r w:rsidRPr="00A36C95">
        <w:t>en, me</w:t>
      </w:r>
      <w:r w:rsidR="00645107">
        <w:t>đ</w:t>
      </w:r>
      <w:r w:rsidRPr="00A36C95">
        <w:t>utim ne definiš</w:t>
      </w:r>
      <w:r w:rsidR="00255008">
        <w:t>e</w:t>
      </w:r>
      <w:r w:rsidRPr="00A36C95">
        <w:t xml:space="preserve"> ko će u </w:t>
      </w:r>
      <w:r w:rsidR="00A36C95" w:rsidRPr="00A36C95">
        <w:t xml:space="preserve">razvojnom </w:t>
      </w:r>
      <w:r w:rsidRPr="00A36C95">
        <w:t>timu</w:t>
      </w:r>
      <w:r w:rsidR="00A36C95" w:rsidRPr="00A36C95">
        <w:t xml:space="preserve"> programera</w:t>
      </w:r>
      <w:r w:rsidRPr="00A36C95">
        <w:t xml:space="preserve"> biti zadužen za rad n</w:t>
      </w:r>
      <w:r w:rsidR="00A36C95" w:rsidRPr="00A36C95">
        <w:t>a implementaciju</w:t>
      </w:r>
      <w:r w:rsidRPr="00A36C95">
        <w:t xml:space="preserve"> kojeg procesa, kojim redosledom</w:t>
      </w:r>
      <w:r w:rsidR="00A36C95" w:rsidRPr="00A36C95">
        <w:t xml:space="preserve">, koji je kriterijum ocene da je funkcionalnost ispravno implementirana i da će kvalitet zadovoljiti korisnike itd. Odgovor na ova pitanja daje metodologija razvoja kroz </w:t>
      </w:r>
      <w:r w:rsidR="00F871D3">
        <w:t>u</w:t>
      </w:r>
      <w:r w:rsidR="00A36C95" w:rsidRPr="00A36C95">
        <w:t xml:space="preserve">ser </w:t>
      </w:r>
      <w:r w:rsidR="00F871D3">
        <w:t>s</w:t>
      </w:r>
      <w:r w:rsidR="00A36C95" w:rsidRPr="00A36C95">
        <w:t>torije.</w:t>
      </w:r>
    </w:p>
    <w:p w14:paraId="72AD0DE2" w14:textId="52C73BF2" w:rsidR="00362DBD" w:rsidRPr="00255008" w:rsidRDefault="00A36C95" w:rsidP="00A36C95">
      <w:pPr>
        <w:rPr>
          <w:lang w:val="en-US"/>
        </w:rPr>
      </w:pPr>
      <w:r>
        <w:t>User storiji pre</w:t>
      </w:r>
      <w:r w:rsidR="00C66EDA">
        <w:t>ds</w:t>
      </w:r>
      <w:r>
        <w:t>tav</w:t>
      </w:r>
      <w:r w:rsidR="00C66EDA">
        <w:t>l</w:t>
      </w:r>
      <w:r>
        <w:t>jaju templejt za zapisivanje scenarija iz ugla ko</w:t>
      </w:r>
      <w:r w:rsidR="00362DBD">
        <w:t>risnika sa odgovarajućom ulogom. Opisuju mogućnost koju sistem pruža korisniku sa tom ulogom i kako on vidi vrednost koju mu sistem pruža</w:t>
      </w:r>
      <w:r w:rsidR="00F8776C">
        <w:t>, kao</w:t>
      </w:r>
      <w:r w:rsidR="00362DBD">
        <w:t xml:space="preserve"> i zašto mu je ta odlika sistema bitna. Mapiraju se 1 na 1 </w:t>
      </w:r>
      <w:r w:rsidR="00F8776C">
        <w:t>,</w:t>
      </w:r>
      <w:r w:rsidR="00362DBD">
        <w:t xml:space="preserve">ili </w:t>
      </w:r>
      <w:r w:rsidR="00F871D3">
        <w:t>više</w:t>
      </w:r>
      <w:r w:rsidR="00362DBD">
        <w:t xml:space="preserve"> na </w:t>
      </w:r>
      <w:r w:rsidR="00F871D3">
        <w:t>1</w:t>
      </w:r>
      <w:r w:rsidR="00362DBD">
        <w:t xml:space="preserve"> u odnosu na slučajeve korišćenja.</w:t>
      </w:r>
    </w:p>
    <w:p w14:paraId="1490D9B6" w14:textId="4A7B6215" w:rsidR="00362DBD" w:rsidRPr="00362DBD" w:rsidRDefault="00362DBD" w:rsidP="00A36C95">
      <w:r>
        <w:t xml:space="preserve">Kao </w:t>
      </w:r>
      <w:r w:rsidRPr="00F8776C">
        <w:t>&lt;ime uloge&gt; o</w:t>
      </w:r>
      <w:r>
        <w:t xml:space="preserve">čekujem da </w:t>
      </w:r>
      <w:r w:rsidR="00F871D3">
        <w:rPr>
          <w:lang w:val="en-US"/>
        </w:rPr>
        <w:t>&lt;</w:t>
      </w:r>
      <w:r>
        <w:t>mogu</w:t>
      </w:r>
      <w:r w:rsidRPr="00F8776C">
        <w:t>/</w:t>
      </w:r>
      <w:r>
        <w:t>želim da mogu</w:t>
      </w:r>
      <w:r w:rsidR="00F871D3">
        <w:t>&gt;</w:t>
      </w:r>
      <w:r>
        <w:t xml:space="preserve"> da</w:t>
      </w:r>
      <w:r w:rsidR="00F8776C">
        <w:t>&lt;mogućnost</w:t>
      </w:r>
      <w:r w:rsidR="00F8776C" w:rsidRPr="00F8776C">
        <w:t>/</w:t>
      </w:r>
      <w:r w:rsidR="00F8776C">
        <w:t>osobina&gt;, tako da</w:t>
      </w:r>
      <w:r>
        <w:t xml:space="preserve"> </w:t>
      </w:r>
      <w:r w:rsidR="00F8776C">
        <w:t xml:space="preserve">mogu da </w:t>
      </w:r>
      <w:r w:rsidRPr="00F8776C">
        <w:t>&lt;</w:t>
      </w:r>
      <w:r w:rsidR="00F8776C">
        <w:t>dobijena vrednost</w:t>
      </w:r>
      <w:r w:rsidRPr="00F8776C">
        <w:t>&gt;</w:t>
      </w:r>
      <w:r w:rsidR="00F8776C">
        <w:t xml:space="preserve">, zato što </w:t>
      </w:r>
      <w:r w:rsidR="00F8776C" w:rsidRPr="00F8776C">
        <w:t>&lt;</w:t>
      </w:r>
      <w:r w:rsidR="00F8776C">
        <w:t>razlog</w:t>
      </w:r>
      <w:r w:rsidR="00F8776C" w:rsidRPr="00F8776C">
        <w:t>&gt;</w:t>
      </w:r>
      <w:r w:rsidR="00F8776C">
        <w:t>.</w:t>
      </w:r>
      <w:r>
        <w:t xml:space="preserve"> </w:t>
      </w:r>
    </w:p>
    <w:p w14:paraId="5F9624DF" w14:textId="2C00DA03" w:rsidR="00A36C95" w:rsidRDefault="00362DBD" w:rsidP="00A36C95">
      <w:r>
        <w:t>Korist</w:t>
      </w:r>
      <w:r w:rsidR="00C66EDA">
        <w:t>e</w:t>
      </w:r>
      <w:r>
        <w:t xml:space="preserve"> se u okviru Agilnih metoda razvoj</w:t>
      </w:r>
      <w:r w:rsidR="00F871D3">
        <w:t>a</w:t>
      </w:r>
      <w:r>
        <w:t xml:space="preserve"> so</w:t>
      </w:r>
      <w:r w:rsidR="00F8776C">
        <w:t>ftvera kao taskovi koji se dodeljuju timovima i pojedincima u 2 nedeljnim periodima tj. sprintovima. Prvobitno se taksovi organizuju po bitnosti, a zatim se boduju</w:t>
      </w:r>
      <w:r w:rsidR="00393B0D">
        <w:t xml:space="preserve"> po očekivanoj težini relativno jedni na druge, subjektivnom procenom,</w:t>
      </w:r>
      <w:r w:rsidR="00F8776C">
        <w:t xml:space="preserve"> korišćenjem najčešće fibonačijevog niza</w:t>
      </w:r>
      <w:r w:rsidR="00393B0D">
        <w:t xml:space="preserve"> brojeva</w:t>
      </w:r>
      <w:r w:rsidR="00F8776C">
        <w:t xml:space="preserve"> 1,2,3,5,8,13 itd. Na kraju svakog sprinta se sagledavaju rezultati, koliko </w:t>
      </w:r>
      <w:r w:rsidR="00393B0D">
        <w:t>bodova</w:t>
      </w:r>
      <w:r w:rsidR="00F8776C">
        <w:t xml:space="preserve"> je </w:t>
      </w:r>
      <w:r w:rsidR="00393B0D">
        <w:t>ostvareno</w:t>
      </w:r>
      <w:r w:rsidR="00F8776C">
        <w:t>, kakvi problemi su postojali i kako se mogu prevazić</w:t>
      </w:r>
      <w:r w:rsidR="00C66EDA">
        <w:t>i u idućem sprintu.</w:t>
      </w:r>
      <w:r w:rsidR="00393B0D">
        <w:t xml:space="preserve"> </w:t>
      </w:r>
      <w:r w:rsidR="00C66EDA">
        <w:t>N</w:t>
      </w:r>
      <w:r w:rsidR="004A0E5E">
        <w:t xml:space="preserve">ekada se obim sprinteva menja, </w:t>
      </w:r>
      <w:r w:rsidR="00255008">
        <w:t>zahtevi</w:t>
      </w:r>
      <w:r w:rsidR="004A0E5E">
        <w:t xml:space="preserve"> se menjaju ili se dodaju novi, zato </w:t>
      </w:r>
      <w:r w:rsidR="00C66EDA">
        <w:t>s</w:t>
      </w:r>
      <w:r w:rsidR="004A0E5E">
        <w:t xml:space="preserve">e </w:t>
      </w:r>
      <w:r w:rsidR="00C66EDA">
        <w:t xml:space="preserve">kaže da je </w:t>
      </w:r>
      <w:r w:rsidR="004A0E5E">
        <w:t>ova metoda agilna i prilago</w:t>
      </w:r>
      <w:r w:rsidR="00645107">
        <w:t>đ</w:t>
      </w:r>
      <w:r w:rsidR="004A0E5E">
        <w:t>ena promenama</w:t>
      </w:r>
      <w:r w:rsidR="00F8776C">
        <w:t>. Na većim projektima koji traju duže od nekoliko meseci kada se timovi na projektima uigraju, sprintevi za menadžere mogu predstavljati dobru metriku za procenu očekivanog</w:t>
      </w:r>
      <w:r w:rsidR="004A0E5E">
        <w:t xml:space="preserve"> trajanja projekta i u skladu sa tim mogu </w:t>
      </w:r>
      <w:r w:rsidR="00255008">
        <w:t>bolje da alociraju</w:t>
      </w:r>
      <w:r w:rsidR="004A0E5E">
        <w:t xml:space="preserve"> resurse ili obaveste klijente na vreme o potencijalnim problemima sa ispunjenjem obećanih rokova.</w:t>
      </w:r>
      <w:r w:rsidR="00F8776C">
        <w:t xml:space="preserve"> </w:t>
      </w:r>
    </w:p>
    <w:p w14:paraId="5D32A1C2" w14:textId="77777777" w:rsidR="0049282B" w:rsidRDefault="00BA587A" w:rsidP="0049282B">
      <w:pPr>
        <w:keepNext/>
      </w:pPr>
      <w:r w:rsidRPr="00BA587A">
        <w:rPr>
          <w:noProof/>
        </w:rPr>
        <w:lastRenderedPageBreak/>
        <w:drawing>
          <wp:inline distT="0" distB="0" distL="0" distR="0" wp14:anchorId="5787E4AC" wp14:editId="1CA8A1ED">
            <wp:extent cx="5943600" cy="2855595"/>
            <wp:effectExtent l="0" t="0" r="0" b="1905"/>
            <wp:docPr id="1699484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84551" name="Picture 1" descr="A screenshot of a computer&#10;&#10;AI-generated content may be incorrect."/>
                    <pic:cNvPicPr/>
                  </pic:nvPicPr>
                  <pic:blipFill>
                    <a:blip r:embed="rId20"/>
                    <a:stretch>
                      <a:fillRect/>
                    </a:stretch>
                  </pic:blipFill>
                  <pic:spPr>
                    <a:xfrm>
                      <a:off x="0" y="0"/>
                      <a:ext cx="5943600" cy="2855595"/>
                    </a:xfrm>
                    <a:prstGeom prst="rect">
                      <a:avLst/>
                    </a:prstGeom>
                  </pic:spPr>
                </pic:pic>
              </a:graphicData>
            </a:graphic>
          </wp:inline>
        </w:drawing>
      </w:r>
    </w:p>
    <w:p w14:paraId="52EF199D" w14:textId="4771E236" w:rsidR="00BA587A" w:rsidRPr="00A36C95" w:rsidRDefault="0049282B" w:rsidP="0049282B">
      <w:pPr>
        <w:pStyle w:val="Caption"/>
        <w:jc w:val="center"/>
      </w:pPr>
      <w:bookmarkStart w:id="9" w:name="_Toc220700846"/>
      <w:r>
        <w:t xml:space="preserve">Slika </w:t>
      </w:r>
      <w:r>
        <w:fldChar w:fldCharType="begin"/>
      </w:r>
      <w:r>
        <w:instrText xml:space="preserve"> SEQ Slika \* ARABIC </w:instrText>
      </w:r>
      <w:r>
        <w:fldChar w:fldCharType="separate"/>
      </w:r>
      <w:r w:rsidR="002341AD">
        <w:rPr>
          <w:noProof/>
        </w:rPr>
        <w:t>3</w:t>
      </w:r>
      <w:r>
        <w:fldChar w:fldCharType="end"/>
      </w:r>
      <w:r>
        <w:t xml:space="preserve">: </w:t>
      </w:r>
      <w:r w:rsidRPr="004B72A4">
        <w:t>Primer definisanja UserStorija kroz alat za kolaboraciju Jira</w:t>
      </w:r>
      <w:bookmarkEnd w:id="9"/>
    </w:p>
    <w:p w14:paraId="38B979AB" w14:textId="77777777" w:rsidR="009E68C8" w:rsidRPr="009E68C8" w:rsidRDefault="009E68C8" w:rsidP="009E68C8"/>
    <w:p w14:paraId="35B12297" w14:textId="266F5B87" w:rsidR="00593B17" w:rsidRDefault="00593B17" w:rsidP="00593B17">
      <w:pPr>
        <w:pStyle w:val="Heading3"/>
      </w:pPr>
      <w:bookmarkStart w:id="10" w:name="_2.1.2_Atributi_kvaliteta"/>
      <w:bookmarkStart w:id="11" w:name="_Toc220700946"/>
      <w:bookmarkEnd w:id="10"/>
      <w:r w:rsidRPr="00072B69">
        <w:t>2.1.</w:t>
      </w:r>
      <w:r>
        <w:t>2</w:t>
      </w:r>
      <w:r w:rsidRPr="00072B69">
        <w:t xml:space="preserve"> </w:t>
      </w:r>
      <w:r w:rsidR="00D502F3">
        <w:t>Atributi kvaliteta</w:t>
      </w:r>
      <w:bookmarkEnd w:id="11"/>
    </w:p>
    <w:p w14:paraId="72B55CB8" w14:textId="1068FC23" w:rsidR="00F110A4" w:rsidRDefault="005F1B42" w:rsidP="005F1B42">
      <w:r>
        <w:t>Krajnji korisnik kao i klijent često ne znaju kako da precizno definišu koliko brz, skalabilan ili siguran softver treba da bude, posebno u fazama razvoja. Softver koji funkcioniše dobro sa manjim brojem klijenata možda neće moći da usluži klijente dovoljno brzo kada njihov broj premaši određenu cifru.</w:t>
      </w:r>
    </w:p>
    <w:p w14:paraId="611D2188" w14:textId="085432E9" w:rsidR="005F1B42" w:rsidRDefault="005F1B42" w:rsidP="005F1B42">
      <w:r>
        <w:t>Projekat koji je previše prilagođen za jednu bazu podataka i jedan operativni sistem može zahtevati kasnija proširenja, što može rezult</w:t>
      </w:r>
      <w:r w:rsidR="001C3F36">
        <w:t xml:space="preserve">ovati </w:t>
      </w:r>
      <w:r>
        <w:t>dodatnim troškovima ako ti zahtevi nisu uzeti u obzir od samog početka. Na primer, softver koji radi isključivo sa MySQL bazom podataka na Windows sistemu može se suočiti sa značajnim izazovima ako</w:t>
      </w:r>
      <w:r w:rsidR="001C3F36">
        <w:t xml:space="preserve"> se kasnije uvede zahtev za</w:t>
      </w:r>
      <w:r>
        <w:t xml:space="preserve"> p</w:t>
      </w:r>
      <w:r w:rsidR="001C3F36">
        <w:t>odršku</w:t>
      </w:r>
      <w:r>
        <w:t xml:space="preserve"> PostgreSQL baz</w:t>
      </w:r>
      <w:r w:rsidR="001C3F36">
        <w:t>e</w:t>
      </w:r>
      <w:r>
        <w:t xml:space="preserve"> na Linux sistemu.</w:t>
      </w:r>
    </w:p>
    <w:p w14:paraId="359C5A90" w14:textId="2041746C" w:rsidR="005F1B42" w:rsidRDefault="005F1B42" w:rsidP="005F1B42">
      <w:r>
        <w:t>Sistem može raditi sa osetljivim podacima i potrebno je uzeti u obzir mogućnost otkaza u slučaju nestanka struje</w:t>
      </w:r>
      <w:r w:rsidR="001A3375">
        <w:t>, internet konekcije</w:t>
      </w:r>
      <w:r>
        <w:t xml:space="preserve"> ili greške. U takvim slučajevima, sistem treba biti distributivan, raspoređen na više mašina koje mogu preuzeti teret servera koji je otkazao. </w:t>
      </w:r>
    </w:p>
    <w:p w14:paraId="4A4B1F54" w14:textId="70799C4B" w:rsidR="005F1B42" w:rsidRDefault="005F1B42" w:rsidP="005F1B42">
      <w:r>
        <w:t>Atributi kvaliteta su uvedeni sa procesno orijentisanom paradigmom i kao što je ranije navedeno, predviđaju softver koji je projektovan tako da podrži brze promene na tržištu i u</w:t>
      </w:r>
      <w:r w:rsidR="005E7141">
        <w:t xml:space="preserve"> preduzeću</w:t>
      </w:r>
      <w:r>
        <w:t xml:space="preserve"> kroz administrativne postupke dodavanja i isključivanja infrastrukturnih kapaciteta, bez dodatnog kodiranja ili promena u softveru. Ovakvim problemima se bav</w:t>
      </w:r>
      <w:r w:rsidR="008F342A">
        <w:t>e</w:t>
      </w:r>
      <w:r>
        <w:t xml:space="preserve"> DevOps inžinjeri kori</w:t>
      </w:r>
      <w:r w:rsidR="008F342A">
        <w:t>štenjem</w:t>
      </w:r>
      <w:r>
        <w:t xml:space="preserve"> alate poput </w:t>
      </w:r>
      <w:r w:rsidR="00613F10">
        <w:t>Kubernetes</w:t>
      </w:r>
      <w:r w:rsidR="008F342A">
        <w:t>a</w:t>
      </w:r>
      <w:r w:rsidR="00613F10">
        <w:t>, Apache Kafke ili Nginx-a.</w:t>
      </w:r>
    </w:p>
    <w:p w14:paraId="3EFDAB43" w14:textId="29D43A17" w:rsidR="005F1B42" w:rsidRDefault="005F1B42" w:rsidP="005F1B42">
      <w:r>
        <w:t>Prvo pitanje koje se postavlja je kako se definišu i mere nefunkcionalni zahtevi? Odgovor su metrike. Za svaki od zahteva predviđa se najgori slučaj ili najveći mogući kapacitet koji sistem treba da podrži. U implementaciji ovakvih rešenja, pišu se ili sprovode testovi gde se simuliraju ovakve situacije.</w:t>
      </w:r>
      <w:hyperlink w:anchor="L07" w:history="1">
        <w:r w:rsidR="00C72298" w:rsidRPr="00C72298">
          <w:rPr>
            <w:rStyle w:val="Hyperlink"/>
            <w:vertAlign w:val="superscript"/>
          </w:rPr>
          <w:t>[7]</w:t>
        </w:r>
      </w:hyperlink>
    </w:p>
    <w:p w14:paraId="24A009B3" w14:textId="485F40C9" w:rsidR="005F1B42" w:rsidRDefault="005F1B42" w:rsidP="005F1B42">
      <w:r>
        <w:t>Na primer, meri se da li je prosečno vreme odgovora</w:t>
      </w:r>
      <w:r w:rsidR="008F342A">
        <w:t xml:space="preserve"> servisa</w:t>
      </w:r>
      <w:r>
        <w:t xml:space="preserve"> na zahtev manje od 1.2 sekunde u slučaju 10.000 </w:t>
      </w:r>
      <w:r w:rsidR="008F342A">
        <w:t xml:space="preserve">istovremenih </w:t>
      </w:r>
      <w:r>
        <w:t xml:space="preserve">korisnika, ili da li poruka u čet aplikaciji stiže za manje od 0.2 sekunde u slučaju 100 </w:t>
      </w:r>
      <w:r>
        <w:lastRenderedPageBreak/>
        <w:t>ulogovanih korisnika</w:t>
      </w:r>
      <w:r w:rsidR="008F342A">
        <w:t xml:space="preserve"> ili koje vreme osvežavanje stranice internet prodavnice je prihvatljivo u slučaju velikog broja korisnika(npr. za Crni petak)</w:t>
      </w:r>
      <w:r>
        <w:t xml:space="preserve">. Ovakvi kriterijumi se nazivaju </w:t>
      </w:r>
      <w:r w:rsidR="00613F10">
        <w:t>acceptance kriterijumi</w:t>
      </w:r>
      <w:r>
        <w:t xml:space="preserve"> i često su deo </w:t>
      </w:r>
      <w:r w:rsidR="00613F10">
        <w:t>user storija. Kriterijumi prihvatanja</w:t>
      </w:r>
      <w:r>
        <w:t xml:space="preserve"> predstavljaju konačnu proveru kojom se smatra da je </w:t>
      </w:r>
      <w:r w:rsidR="00613F10">
        <w:t>task u sprintu</w:t>
      </w:r>
      <w:r>
        <w:t xml:space="preserve"> završen. U nastavku su neki od atributa i metrike koje se koriste.</w:t>
      </w:r>
    </w:p>
    <w:p w14:paraId="790FFE7A" w14:textId="050400E8" w:rsidR="005F1B42" w:rsidRPr="00A81311" w:rsidRDefault="005F1B42" w:rsidP="005F1B42">
      <w:pPr>
        <w:rPr>
          <w:lang w:val="en-US"/>
        </w:rPr>
      </w:pPr>
      <w:r w:rsidRPr="00545460">
        <w:rPr>
          <w:u w:val="single"/>
        </w:rPr>
        <w:t>Distribuiranost</w:t>
      </w:r>
      <w:r>
        <w:t>: Ovaj atribut se odnosi na spos</w:t>
      </w:r>
      <w:r w:rsidR="00545460">
        <w:t>obnost sistema da ispunjava sve druge zahteva kvaliteta na fizički velikim udaljenostima, kada je sistem distribuiran na više servera</w:t>
      </w:r>
      <w:r>
        <w:t xml:space="preserve">. Na primer, globalni sistem za upravljanje zalihama može biti distribuiran kako bi obradio podatke u realnom vremenu iz skladišta širom sveta. </w:t>
      </w:r>
      <w:r w:rsidR="00545460">
        <w:t>Distribuiranost se može meriti</w:t>
      </w:r>
      <w:r>
        <w:t xml:space="preserve"> metrik</w:t>
      </w:r>
      <w:r w:rsidR="00C250A4">
        <w:t>om kao što je</w:t>
      </w:r>
      <w:r>
        <w:t xml:space="preserve"> latencija među </w:t>
      </w:r>
      <w:r w:rsidR="00613F10">
        <w:t xml:space="preserve">distribuiranim </w:t>
      </w:r>
      <w:r>
        <w:t xml:space="preserve">serverima u različitim regionima i </w:t>
      </w:r>
      <w:r w:rsidR="00BC59F9">
        <w:t>pouzdanost replikacije podataka, jer mikroservisi koji rade paralelno i pristupaju podacima u okviru latencije</w:t>
      </w:r>
      <w:r w:rsidR="00A81311">
        <w:t xml:space="preserve"> mogu</w:t>
      </w:r>
      <w:r w:rsidR="00BC59F9">
        <w:t xml:space="preserve"> čita</w:t>
      </w:r>
      <w:r w:rsidR="00A81311">
        <w:t>ti</w:t>
      </w:r>
      <w:r w:rsidR="00BC59F9">
        <w:t xml:space="preserve"> različite verzije tog podatk</w:t>
      </w:r>
      <w:r w:rsidR="00A81311">
        <w:t>a.</w:t>
      </w:r>
    </w:p>
    <w:p w14:paraId="661F3E3A" w14:textId="3563E27A" w:rsidR="005F1B42" w:rsidRDefault="00613F10" w:rsidP="005F1B42">
      <w:r w:rsidRPr="00545460">
        <w:rPr>
          <w:u w:val="single"/>
        </w:rPr>
        <w:t>Performanse + S</w:t>
      </w:r>
      <w:r w:rsidR="00D75140">
        <w:rPr>
          <w:u w:val="single"/>
        </w:rPr>
        <w:t>k</w:t>
      </w:r>
      <w:r w:rsidRPr="00545460">
        <w:rPr>
          <w:u w:val="single"/>
        </w:rPr>
        <w:t>alabil</w:t>
      </w:r>
      <w:r w:rsidR="00D75140">
        <w:rPr>
          <w:u w:val="single"/>
        </w:rPr>
        <w:t>nost</w:t>
      </w:r>
      <w:r w:rsidRPr="00613F10">
        <w:t>:</w:t>
      </w:r>
      <w:r>
        <w:t xml:space="preserve"> Aplikacija ima dobre perfomance i skalabilna</w:t>
      </w:r>
      <w:r w:rsidR="001C3F36">
        <w:t xml:space="preserve"> je</w:t>
      </w:r>
      <w:r w:rsidR="00BF5E77">
        <w:t xml:space="preserve"> kada ima kratak response time(</w:t>
      </w:r>
      <w:r>
        <w:t>vreme odziva</w:t>
      </w:r>
      <w:r w:rsidR="00BF5E77">
        <w:t xml:space="preserve">) ili visok throughput tj. broj zahteva po sekundi </w:t>
      </w:r>
      <w:r w:rsidR="001C3F36">
        <w:t xml:space="preserve">koje </w:t>
      </w:r>
      <w:r w:rsidR="00BF5E77">
        <w:t>sistem</w:t>
      </w:r>
      <w:r w:rsidR="00730467">
        <w:t xml:space="preserve"> </w:t>
      </w:r>
      <w:r w:rsidR="00BF5E77">
        <w:t>usluž</w:t>
      </w:r>
      <w:r w:rsidR="00730467">
        <w:t>uje uprkos latenciji i</w:t>
      </w:r>
      <w:r w:rsidR="00BF5E77">
        <w:t xml:space="preserve"> tokom perioda kada se očekuje najviše klijenata. Skalabilnost aplikacije bez menjanja koda se postiže korišćenjem load balansera tj. middleware-a koji teret ravnomerno raspore</w:t>
      </w:r>
      <w:r w:rsidR="00645107">
        <w:t>đ</w:t>
      </w:r>
      <w:r w:rsidR="00BF5E77">
        <w:t>uje na druge servere kako bi vreme odziva ostalo optimalno.</w:t>
      </w:r>
    </w:p>
    <w:p w14:paraId="7005B2DC" w14:textId="3A5DD126" w:rsidR="00545460" w:rsidRDefault="005F1B42" w:rsidP="005F1B42">
      <w:r w:rsidRPr="00545460">
        <w:rPr>
          <w:u w:val="single"/>
        </w:rPr>
        <w:t>Pouzdanost (Reliability):</w:t>
      </w:r>
      <w:r>
        <w:t xml:space="preserve"> Ovo se odnosi na sposobnost sistema da funkcioniše bez grešaka tokom određenog perioda</w:t>
      </w:r>
      <w:r w:rsidR="00BF5E77">
        <w:t xml:space="preserve"> i izražava se kroz dostupnost sistema</w:t>
      </w:r>
      <w:r>
        <w:t>.</w:t>
      </w:r>
      <w:r w:rsidR="00BF5E77" w:rsidRPr="00BF5E77">
        <w:t xml:space="preserve"> </w:t>
      </w:r>
      <w:r w:rsidR="00BF5E77">
        <w:t xml:space="preserve">Na primer, telekomunikaciona mreža može zahtevati 99.999% dostupnost, što znači da </w:t>
      </w:r>
      <w:r w:rsidR="00C250A4">
        <w:t>mreža</w:t>
      </w:r>
      <w:r w:rsidR="00BF5E77">
        <w:t xml:space="preserve"> može biti nedostupna maksimalno 5.26 minuta godišnje. Dostupnost se meri metrikama koje izražavaju </w:t>
      </w:r>
      <w:r>
        <w:t xml:space="preserve"> vreme između otkaza (Mean Time Between Failures - MTBF) i vreme do oporavka (Mean Time to Recovery - MTTR). </w:t>
      </w:r>
    </w:p>
    <w:p w14:paraId="5277E596" w14:textId="029D850B" w:rsidR="005F1B42" w:rsidRDefault="005F1B42" w:rsidP="005F1B42">
      <w:r w:rsidRPr="00D0241B">
        <w:rPr>
          <w:u w:val="single"/>
        </w:rPr>
        <w:t>Upotrebljivost (Usability):</w:t>
      </w:r>
      <w:r>
        <w:t xml:space="preserve"> Odnosi se na lakoću korišćenja sistema. Primeri uključuju prosečan broj klikova potrebnih da bi korisnik izvršio određenu operaciju, ocenu zadovoljstva korisnika iz anketiranja ili vremena potrebnog za obuku novog korisnika. Na primer, aplikacija za online bankarstvo treba da omogući korisnicima plaćanje računa u tri jednostavna koraka.</w:t>
      </w:r>
    </w:p>
    <w:p w14:paraId="53E8A791" w14:textId="4A595536" w:rsidR="005F1B42" w:rsidRDefault="005F1B42" w:rsidP="005F1B42">
      <w:r w:rsidRPr="00D0241B">
        <w:rPr>
          <w:u w:val="single"/>
        </w:rPr>
        <w:t>Prenosivost (Portability):</w:t>
      </w:r>
      <w:r>
        <w:t xml:space="preserve"> Odnosi se na sposobnost softvera da radi na r</w:t>
      </w:r>
      <w:r w:rsidR="00545460">
        <w:t xml:space="preserve">azličitim platformama. Metrika </w:t>
      </w:r>
      <w:r>
        <w:t>može biti procenat neprenosivog koda ili vreme potrebno za prilagođavanje softvera za novu platformu. Na primer, desktop aplikacija dizajnirana za Windows može biti prenosiva na macOS uz minimalne izmene koda.</w:t>
      </w:r>
    </w:p>
    <w:p w14:paraId="1F715865" w14:textId="283E7137" w:rsidR="005F1B42" w:rsidRDefault="005F1B42" w:rsidP="005F1B42">
      <w:r>
        <w:t>Nefunkcionalni zahtevi</w:t>
      </w:r>
      <w:r w:rsidR="00C250A4">
        <w:t xml:space="preserve"> se često </w:t>
      </w:r>
      <w:r>
        <w:t xml:space="preserve">odnose na funkcionisanje aplikacije kao celine. Međutim, nekada je lakše započeti definisanje nefunkcionalnih zahteva samo za određenu bitnu </w:t>
      </w:r>
      <w:r w:rsidR="00C250A4">
        <w:t>komponentu ili grupu komponenti, gde se očekuju problemi.</w:t>
      </w:r>
    </w:p>
    <w:p w14:paraId="511D7B35" w14:textId="730C75BF" w:rsidR="001C3F36" w:rsidRDefault="005F1B42" w:rsidP="005F1B42">
      <w:r>
        <w:t>Ovi zahtevi bi trebalo da budu u vezi sa ciljevima biznisa. Potrebno je proceniti koji nefunkcionalni zahtevi su bitniji od drugih za zadovoljstvo korisnika, kao i kako se zahtevi uklapaju sa finansijskim budžetom i vremenom potrebnim za njihovu implementaciju.</w:t>
      </w:r>
      <w:r w:rsidR="001C3F36">
        <w:t xml:space="preserve"> </w:t>
      </w:r>
    </w:p>
    <w:p w14:paraId="4129E705" w14:textId="79DDA22C" w:rsidR="00275357" w:rsidRDefault="005F1B42" w:rsidP="00275357">
      <w:r>
        <w:t xml:space="preserve">Dobra praksa </w:t>
      </w:r>
      <w:r w:rsidR="00730467">
        <w:t>prilikom implementiranja nove aplikacije ili njen</w:t>
      </w:r>
      <w:r w:rsidR="006915B4">
        <w:t>og</w:t>
      </w:r>
      <w:r w:rsidR="00730467">
        <w:t xml:space="preserve"> modula </w:t>
      </w:r>
      <w:r>
        <w:t xml:space="preserve">je proučiti postojeće standarde u delatnosti, kao i </w:t>
      </w:r>
      <w:r w:rsidR="001B6EF9">
        <w:t>konkurente</w:t>
      </w:r>
      <w:r>
        <w:t xml:space="preserve">, za primere onog što bi moglo da se unapredi i kako se te metrike mogu implementirati. Na primer, bankarska industrija može koristiti standarde za bezbednost podataka kao što su PCI DSS za aplikacije </w:t>
      </w:r>
      <w:r w:rsidR="00545460">
        <w:t>koje obrađuju kreditne kartice.</w:t>
      </w:r>
      <w:hyperlink w:anchor="L07" w:history="1">
        <w:r w:rsidR="00C72298" w:rsidRPr="00C72298">
          <w:rPr>
            <w:rStyle w:val="Hyperlink"/>
            <w:vertAlign w:val="superscript"/>
          </w:rPr>
          <w:t>[7]</w:t>
        </w:r>
      </w:hyperlink>
    </w:p>
    <w:p w14:paraId="74B8240E" w14:textId="37075B06" w:rsidR="001C3F36" w:rsidRDefault="001C3F36" w:rsidP="00275357">
      <w:r>
        <w:lastRenderedPageBreak/>
        <w:t xml:space="preserve">Čak i u slučaju </w:t>
      </w:r>
      <w:r w:rsidR="00BC752C">
        <w:t>prototipa ili manjih</w:t>
      </w:r>
      <w:r>
        <w:t xml:space="preserve"> aplikacija koje ne očekuju previše saobraćaja, osvešćivanje značaja atributa kvaliteta</w:t>
      </w:r>
      <w:r w:rsidR="00BC752C">
        <w:t xml:space="preserve"> </w:t>
      </w:r>
      <w:r>
        <w:t>programer</w:t>
      </w:r>
      <w:r w:rsidR="00BC752C">
        <w:t xml:space="preserve">ima je u današnje vreme postalo esencijalno u svim ozbiljnim firmama. </w:t>
      </w:r>
      <w:r w:rsidR="00730467">
        <w:t xml:space="preserve">Firme su uvidele </w:t>
      </w:r>
      <w:r w:rsidR="00BC752C">
        <w:t>da uključivanje nefunkcionalnih zahteva u projektno rešenje vodi ka zadovoljnijim klijentima kao i ka lakšem dugogodišnjem održavanju softverskih rešenja.</w:t>
      </w:r>
    </w:p>
    <w:p w14:paraId="3486E562" w14:textId="52A10451" w:rsidR="00CE5887" w:rsidRDefault="00CE5887" w:rsidP="00984842">
      <w:pPr>
        <w:pStyle w:val="Heading4"/>
      </w:pPr>
      <w:bookmarkStart w:id="12" w:name="_Toc220700947"/>
      <w:r w:rsidRPr="00072B69">
        <w:t>2.1.</w:t>
      </w:r>
      <w:r>
        <w:t>2.1 arc42 Quality Model (Q42)</w:t>
      </w:r>
      <w:bookmarkEnd w:id="12"/>
    </w:p>
    <w:p w14:paraId="675515A3" w14:textId="4955BFFA" w:rsidR="00CE5887" w:rsidRDefault="00837A9B" w:rsidP="00984842">
      <w:pPr>
        <w:spacing w:before="160"/>
      </w:pPr>
      <w:r>
        <w:t>Arc42 Quality Model</w:t>
      </w:r>
      <w:r w:rsidR="00CE5887">
        <w:t xml:space="preserve"> </w:t>
      </w:r>
      <w:r>
        <w:t>predstavlja klasifikaciju</w:t>
      </w:r>
      <w:r w:rsidR="00CE5887">
        <w:t xml:space="preserve"> najbitnijih atributa kvaliteta</w:t>
      </w:r>
      <w:r>
        <w:t xml:space="preserve"> po</w:t>
      </w:r>
      <w:r w:rsidR="00CE5887">
        <w:t xml:space="preserve"> </w:t>
      </w:r>
      <w:r w:rsidR="00B87C2B">
        <w:t>stake</w:t>
      </w:r>
      <w:r w:rsidR="00CE5887">
        <w:t>holder</w:t>
      </w:r>
      <w:r>
        <w:t>ima</w:t>
      </w:r>
      <w:r w:rsidR="00CE5887">
        <w:t>.</w:t>
      </w:r>
    </w:p>
    <w:p w14:paraId="4932E162" w14:textId="4DCD96C8" w:rsidR="00984842" w:rsidRDefault="00CE5887" w:rsidP="00984842">
      <w:r w:rsidRPr="00CE5887">
        <w:t>ISO-25010 </w:t>
      </w:r>
      <w:r>
        <w:t xml:space="preserve"> predlaže fiksnu hijerarhiju kvaliteta, ure</w:t>
      </w:r>
      <w:r w:rsidR="00645107">
        <w:t>đ</w:t>
      </w:r>
      <w:r>
        <w:t>enu poput sta</w:t>
      </w:r>
      <w:r w:rsidR="00EB7B9C">
        <w:t>bla,</w:t>
      </w:r>
      <w:r>
        <w:t xml:space="preserve"> koja može delovati </w:t>
      </w:r>
      <w:r w:rsidR="00EB7B9C">
        <w:t>prekomplikovano za nekog ko želi da se fokusira na najbitnije kvalitete koje njegova aplikacija treba da poseduje.</w:t>
      </w:r>
      <w:r w:rsidR="00984842">
        <w:t xml:space="preserve"> Q42 predlaže samo 8 tagova koji </w:t>
      </w:r>
      <w:r w:rsidR="00EB7B9C">
        <w:t xml:space="preserve"> </w:t>
      </w:r>
      <w:r w:rsidR="00984842">
        <w:t>poput nadtipova zajedno obuhvataju više od 100 tradicionalnih zahteva kvaliteta.</w:t>
      </w:r>
      <w:r w:rsidR="00837A9B" w:rsidRPr="00837A9B">
        <w:rPr>
          <w:vertAlign w:val="superscript"/>
        </w:rPr>
        <w:t xml:space="preserve"> </w:t>
      </w:r>
      <w:hyperlink w:anchor="L14" w:history="1">
        <w:r w:rsidR="00837A9B" w:rsidRPr="00837A9B">
          <w:rPr>
            <w:rStyle w:val="Hyperlink"/>
            <w:vertAlign w:val="superscript"/>
          </w:rPr>
          <w:t>[14]</w:t>
        </w:r>
      </w:hyperlink>
    </w:p>
    <w:p w14:paraId="0F706826" w14:textId="3FFD4D42" w:rsidR="00EB7B9C" w:rsidRDefault="00EB7B9C" w:rsidP="00CE5887">
      <w:pPr>
        <w:keepNext/>
      </w:pPr>
    </w:p>
    <w:p w14:paraId="3339447A" w14:textId="77777777" w:rsidR="0049282B" w:rsidRDefault="00CE5887" w:rsidP="0049282B">
      <w:pPr>
        <w:keepNext/>
      </w:pPr>
      <w:r>
        <w:rPr>
          <w:noProof/>
        </w:rPr>
        <w:drawing>
          <wp:inline distT="0" distB="0" distL="0" distR="0" wp14:anchorId="16621484" wp14:editId="59DBBCE8">
            <wp:extent cx="5143500" cy="2787760"/>
            <wp:effectExtent l="0" t="0" r="0" b="0"/>
            <wp:docPr id="414721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7801" cy="2790091"/>
                    </a:xfrm>
                    <a:prstGeom prst="rect">
                      <a:avLst/>
                    </a:prstGeom>
                    <a:noFill/>
                  </pic:spPr>
                </pic:pic>
              </a:graphicData>
            </a:graphic>
          </wp:inline>
        </w:drawing>
      </w:r>
    </w:p>
    <w:p w14:paraId="2E9758EA" w14:textId="2C051007" w:rsidR="00CE5887" w:rsidRDefault="0049282B" w:rsidP="0049282B">
      <w:pPr>
        <w:pStyle w:val="Caption"/>
        <w:jc w:val="center"/>
      </w:pPr>
      <w:bookmarkStart w:id="13" w:name="_Toc220700847"/>
      <w:r>
        <w:t xml:space="preserve">Slika </w:t>
      </w:r>
      <w:r>
        <w:fldChar w:fldCharType="begin"/>
      </w:r>
      <w:r>
        <w:instrText xml:space="preserve"> SEQ Slika \* ARABIC </w:instrText>
      </w:r>
      <w:r>
        <w:fldChar w:fldCharType="separate"/>
      </w:r>
      <w:r w:rsidR="002341AD">
        <w:rPr>
          <w:noProof/>
        </w:rPr>
        <w:t>4</w:t>
      </w:r>
      <w:r>
        <w:fldChar w:fldCharType="end"/>
      </w:r>
      <w:r>
        <w:t xml:space="preserve">: </w:t>
      </w:r>
      <w:r w:rsidRPr="00431D59">
        <w:t>8 ključnih sistemskih atributa, kao fokus 8 različitih uticajnih grupa</w:t>
      </w:r>
      <w:hyperlink w:anchor="L23" w:history="1">
        <w:r w:rsidR="00C42E5A" w:rsidRPr="00C42E5A">
          <w:rPr>
            <w:rStyle w:val="Hyperlink"/>
            <w:sz w:val="22"/>
            <w:szCs w:val="22"/>
            <w:vertAlign w:val="superscript"/>
          </w:rPr>
          <w:t>[23]</w:t>
        </w:r>
        <w:bookmarkEnd w:id="13"/>
      </w:hyperlink>
    </w:p>
    <w:p w14:paraId="046EDEEC" w14:textId="1B7E29DC" w:rsidR="00CE5887" w:rsidRPr="00CE5887" w:rsidRDefault="00CE5887" w:rsidP="0049282B">
      <w:pPr>
        <w:pStyle w:val="Caption"/>
      </w:pPr>
    </w:p>
    <w:tbl>
      <w:tblPr>
        <w:tblStyle w:val="TableGrid"/>
        <w:tblW w:w="0" w:type="auto"/>
        <w:tblLook w:val="04A0" w:firstRow="1" w:lastRow="0" w:firstColumn="1" w:lastColumn="0" w:noHBand="0" w:noVBand="1"/>
      </w:tblPr>
      <w:tblGrid>
        <w:gridCol w:w="2122"/>
        <w:gridCol w:w="7228"/>
      </w:tblGrid>
      <w:tr w:rsidR="00F67490" w:rsidRPr="00F67490" w14:paraId="7C181528" w14:textId="77777777" w:rsidTr="00F67490">
        <w:tc>
          <w:tcPr>
            <w:tcW w:w="2122" w:type="dxa"/>
            <w:shd w:val="clear" w:color="auto" w:fill="E7E6E6" w:themeFill="background2"/>
          </w:tcPr>
          <w:p w14:paraId="433FD845" w14:textId="77777777" w:rsidR="00F67490" w:rsidRPr="00F67490" w:rsidRDefault="00F67490" w:rsidP="000A1967">
            <w:r w:rsidRPr="00F67490">
              <w:t>Tip stakeholdera</w:t>
            </w:r>
          </w:p>
        </w:tc>
        <w:tc>
          <w:tcPr>
            <w:tcW w:w="7228" w:type="dxa"/>
            <w:shd w:val="clear" w:color="auto" w:fill="E7E6E6" w:themeFill="background2"/>
          </w:tcPr>
          <w:p w14:paraId="0358AE01" w14:textId="77777777" w:rsidR="00F67490" w:rsidRPr="00F67490" w:rsidRDefault="00F67490" w:rsidP="000A1967">
            <w:r w:rsidRPr="00F67490">
              <w:t>Očekivanja</w:t>
            </w:r>
          </w:p>
        </w:tc>
      </w:tr>
      <w:tr w:rsidR="00F67490" w:rsidRPr="00F67490" w14:paraId="502EA927" w14:textId="77777777" w:rsidTr="00F67490">
        <w:tc>
          <w:tcPr>
            <w:tcW w:w="2122" w:type="dxa"/>
          </w:tcPr>
          <w:p w14:paraId="090987A2" w14:textId="5FFF9A4A" w:rsidR="00F67490" w:rsidRPr="00F67490" w:rsidRDefault="00F67490" w:rsidP="000A1967">
            <w:r w:rsidRPr="00F67490">
              <w:t>Korisnik</w:t>
            </w:r>
          </w:p>
        </w:tc>
        <w:tc>
          <w:tcPr>
            <w:tcW w:w="7228" w:type="dxa"/>
          </w:tcPr>
          <w:p w14:paraId="4DA50E9E" w14:textId="6A5C7A47" w:rsidR="00F67490" w:rsidRPr="00F67490" w:rsidRDefault="00F67490" w:rsidP="000A1967">
            <w:r w:rsidRPr="00F67490">
              <w:t>upotrebljiv u smislu pružanja očekivanih i željenih funkcija, lak i prijatan za korišćenje, pouzdan, dostupan kada je potreban, bezbedan</w:t>
            </w:r>
          </w:p>
        </w:tc>
      </w:tr>
      <w:tr w:rsidR="00F67490" w:rsidRPr="00F67490" w14:paraId="32AF30A6" w14:textId="77777777" w:rsidTr="00F67490">
        <w:tc>
          <w:tcPr>
            <w:tcW w:w="2122" w:type="dxa"/>
          </w:tcPr>
          <w:p w14:paraId="090AF9AE" w14:textId="7CD0227B" w:rsidR="00F67490" w:rsidRPr="00F67490" w:rsidRDefault="00F67490" w:rsidP="000A1967">
            <w:r w:rsidRPr="00F67490">
              <w:t>Menadžment</w:t>
            </w:r>
          </w:p>
        </w:tc>
        <w:tc>
          <w:tcPr>
            <w:tcW w:w="7228" w:type="dxa"/>
          </w:tcPr>
          <w:p w14:paraId="05193266" w14:textId="38DD9C81" w:rsidR="00F67490" w:rsidRPr="00F67490" w:rsidRDefault="00F67490" w:rsidP="000A1967">
            <w:r w:rsidRPr="00F67490">
              <w:t>efikasan u smislu troškova razvoja i rada, pouzdan</w:t>
            </w:r>
          </w:p>
        </w:tc>
      </w:tr>
      <w:tr w:rsidR="00F67490" w:rsidRPr="00F67490" w14:paraId="704908E1" w14:textId="77777777" w:rsidTr="00F67490">
        <w:tc>
          <w:tcPr>
            <w:tcW w:w="2122" w:type="dxa"/>
          </w:tcPr>
          <w:p w14:paraId="14B14E22" w14:textId="6979829C" w:rsidR="00F67490" w:rsidRPr="00F67490" w:rsidRDefault="00F67490" w:rsidP="000A1967">
            <w:r w:rsidRPr="00F67490">
              <w:t xml:space="preserve">Stručnjak za </w:t>
            </w:r>
            <w:r>
              <w:t>biznis logiku(domen)</w:t>
            </w:r>
          </w:p>
        </w:tc>
        <w:tc>
          <w:tcPr>
            <w:tcW w:w="7228" w:type="dxa"/>
          </w:tcPr>
          <w:p w14:paraId="710F3AA0" w14:textId="15BA2A17" w:rsidR="00F67490" w:rsidRPr="00F67490" w:rsidRDefault="00F67490" w:rsidP="000A1967">
            <w:r w:rsidRPr="00F67490">
              <w:t>pouzdan i efikasan u pružanju potrebnih funkcija, fleksibilan u pogledu dodavanja novih funkcija</w:t>
            </w:r>
          </w:p>
        </w:tc>
      </w:tr>
      <w:tr w:rsidR="00F67490" w:rsidRPr="00F67490" w14:paraId="33FDDD19" w14:textId="77777777" w:rsidTr="00F67490">
        <w:tc>
          <w:tcPr>
            <w:tcW w:w="2122" w:type="dxa"/>
          </w:tcPr>
          <w:p w14:paraId="4EE2128A" w14:textId="10285D74" w:rsidR="00F67490" w:rsidRPr="00F67490" w:rsidRDefault="00F67490" w:rsidP="000A1967">
            <w:r>
              <w:t>V</w:t>
            </w:r>
            <w:r w:rsidRPr="00F67490">
              <w:t>lasnik proizvoda</w:t>
            </w:r>
          </w:p>
        </w:tc>
        <w:tc>
          <w:tcPr>
            <w:tcW w:w="7228" w:type="dxa"/>
          </w:tcPr>
          <w:p w14:paraId="51EE09E1" w14:textId="75F902B0" w:rsidR="00F67490" w:rsidRPr="00F67490" w:rsidRDefault="00F67490" w:rsidP="000A1967">
            <w:r w:rsidRPr="00F67490">
              <w:t xml:space="preserve">fleksibilan </w:t>
            </w:r>
            <w:r w:rsidR="00D37907">
              <w:t>za pro</w:t>
            </w:r>
            <w:r w:rsidR="00D37907">
              <w:rPr>
                <w:lang w:val="en-US"/>
              </w:rPr>
              <w:t>širenje,dodavanje</w:t>
            </w:r>
            <w:r w:rsidRPr="00F67490">
              <w:t xml:space="preserve"> novih funkcionalnosti</w:t>
            </w:r>
          </w:p>
        </w:tc>
      </w:tr>
      <w:tr w:rsidR="00F67490" w:rsidRPr="00F67490" w14:paraId="4ABA24F0" w14:textId="77777777" w:rsidTr="00F67490">
        <w:tc>
          <w:tcPr>
            <w:tcW w:w="2122" w:type="dxa"/>
          </w:tcPr>
          <w:p w14:paraId="326FE233" w14:textId="03F8988B" w:rsidR="00F67490" w:rsidRPr="00F67490" w:rsidRDefault="00F67490" w:rsidP="000A1967">
            <w:r w:rsidRPr="00F67490">
              <w:t>Programer</w:t>
            </w:r>
          </w:p>
        </w:tc>
        <w:tc>
          <w:tcPr>
            <w:tcW w:w="7228" w:type="dxa"/>
          </w:tcPr>
          <w:p w14:paraId="094582DE" w14:textId="018C7EFD" w:rsidR="00F67490" w:rsidRPr="00F67490" w:rsidRDefault="00F67490" w:rsidP="000A1967">
            <w:r w:rsidRPr="00F67490">
              <w:t>fleksibilan i pouzdan u smislu održavanja koda, lako testabilan</w:t>
            </w:r>
          </w:p>
        </w:tc>
      </w:tr>
      <w:tr w:rsidR="00F67490" w:rsidRPr="00F67490" w14:paraId="664B4780" w14:textId="77777777" w:rsidTr="00F67490">
        <w:tc>
          <w:tcPr>
            <w:tcW w:w="2122" w:type="dxa"/>
          </w:tcPr>
          <w:p w14:paraId="524B6AE7" w14:textId="47CA1EDA" w:rsidR="00F67490" w:rsidRPr="00F67490" w:rsidRDefault="00F67490" w:rsidP="000A1967">
            <w:r w:rsidRPr="00F67490">
              <w:t>Tester</w:t>
            </w:r>
          </w:p>
        </w:tc>
        <w:tc>
          <w:tcPr>
            <w:tcW w:w="7228" w:type="dxa"/>
          </w:tcPr>
          <w:p w14:paraId="3250F171" w14:textId="0D2CBE2C" w:rsidR="00F67490" w:rsidRPr="00F67490" w:rsidRDefault="00F67490" w:rsidP="000A1967">
            <w:r w:rsidRPr="00F67490">
              <w:t>testabilan uz odgovarajući trud, fleksibilan u pogledu automatizacije, pouzdan u smislu ponovljivih rezultata</w:t>
            </w:r>
            <w:r>
              <w:t xml:space="preserve"> testa</w:t>
            </w:r>
          </w:p>
        </w:tc>
      </w:tr>
      <w:tr w:rsidR="00F67490" w:rsidRPr="00F67490" w14:paraId="0F8FB8C2" w14:textId="77777777" w:rsidTr="00F67490">
        <w:tc>
          <w:tcPr>
            <w:tcW w:w="2122" w:type="dxa"/>
          </w:tcPr>
          <w:p w14:paraId="10EE6DE3" w14:textId="068A1135" w:rsidR="00F67490" w:rsidRPr="00F67490" w:rsidRDefault="00F67490" w:rsidP="000A1967">
            <w:r w:rsidRPr="00F67490">
              <w:lastRenderedPageBreak/>
              <w:t>Administrator</w:t>
            </w:r>
          </w:p>
        </w:tc>
        <w:tc>
          <w:tcPr>
            <w:tcW w:w="7228" w:type="dxa"/>
          </w:tcPr>
          <w:p w14:paraId="25FA54B0" w14:textId="6DB4AD7E" w:rsidR="00F67490" w:rsidRPr="00F67490" w:rsidRDefault="00F67490" w:rsidP="000A1967">
            <w:r w:rsidRPr="00F67490">
              <w:t>operativan i pouzdan u pogledu jednostavnog upravljanja sistemom, siguran i pouzdan prilikom integracije sa drugim sistemima, fleksibilan u pogledu radnih okruženja, siguran i bezbedan</w:t>
            </w:r>
          </w:p>
        </w:tc>
      </w:tr>
      <w:tr w:rsidR="00F67490" w:rsidRPr="00F67490" w14:paraId="188D47CB" w14:textId="77777777" w:rsidTr="00F67490">
        <w:tc>
          <w:tcPr>
            <w:tcW w:w="2122" w:type="dxa"/>
          </w:tcPr>
          <w:p w14:paraId="78C73618" w14:textId="147EBE35" w:rsidR="00F67490" w:rsidRPr="00F67490" w:rsidRDefault="00F67490" w:rsidP="000A1967">
            <w:r w:rsidRPr="00F67490">
              <w:t>Ostali</w:t>
            </w:r>
          </w:p>
        </w:tc>
        <w:tc>
          <w:tcPr>
            <w:tcW w:w="7228" w:type="dxa"/>
          </w:tcPr>
          <w:p w14:paraId="0D733A39" w14:textId="0989D4A7" w:rsidR="00F67490" w:rsidRPr="00F67490" w:rsidRDefault="00F67490" w:rsidP="00C038FD">
            <w:pPr>
              <w:keepNext/>
            </w:pPr>
            <w:r>
              <w:t>-</w:t>
            </w:r>
          </w:p>
        </w:tc>
      </w:tr>
    </w:tbl>
    <w:p w14:paraId="5DF83136" w14:textId="68B82259" w:rsidR="00CE5887" w:rsidRDefault="00C038FD" w:rsidP="00C038FD">
      <w:pPr>
        <w:pStyle w:val="Caption"/>
        <w:jc w:val="center"/>
      </w:pPr>
      <w:bookmarkStart w:id="14" w:name="_Toc220700837"/>
      <w:r>
        <w:t xml:space="preserve">Tabela </w:t>
      </w:r>
      <w:r>
        <w:fldChar w:fldCharType="begin"/>
      </w:r>
      <w:r>
        <w:instrText xml:space="preserve"> SEQ Tabela \* ARABIC </w:instrText>
      </w:r>
      <w:r>
        <w:fldChar w:fldCharType="separate"/>
      </w:r>
      <w:r w:rsidR="00C563CC">
        <w:rPr>
          <w:noProof/>
        </w:rPr>
        <w:t>1</w:t>
      </w:r>
      <w:r>
        <w:fldChar w:fldCharType="end"/>
      </w:r>
      <w:r>
        <w:t xml:space="preserve">: </w:t>
      </w:r>
      <w:r w:rsidR="008D4A59">
        <w:t xml:space="preserve">Uticajne grupe i njihova </w:t>
      </w:r>
      <w:r>
        <w:t>očekivanja</w:t>
      </w:r>
      <w:bookmarkEnd w:id="14"/>
    </w:p>
    <w:tbl>
      <w:tblPr>
        <w:tblStyle w:val="TableGrid"/>
        <w:tblW w:w="0" w:type="auto"/>
        <w:tblLook w:val="04A0" w:firstRow="1" w:lastRow="0" w:firstColumn="1" w:lastColumn="0" w:noHBand="0" w:noVBand="1"/>
      </w:tblPr>
      <w:tblGrid>
        <w:gridCol w:w="2122"/>
        <w:gridCol w:w="7228"/>
      </w:tblGrid>
      <w:tr w:rsidR="00984842" w:rsidRPr="00F67490" w14:paraId="4E62006B" w14:textId="77777777" w:rsidTr="000A1967">
        <w:tc>
          <w:tcPr>
            <w:tcW w:w="2122" w:type="dxa"/>
            <w:shd w:val="clear" w:color="auto" w:fill="E7E6E6" w:themeFill="background2"/>
          </w:tcPr>
          <w:p w14:paraId="6CB72C01" w14:textId="13A08BF0" w:rsidR="00984842" w:rsidRPr="00F67490" w:rsidRDefault="00984842" w:rsidP="000A1967">
            <w:r>
              <w:t>Oznaka</w:t>
            </w:r>
          </w:p>
        </w:tc>
        <w:tc>
          <w:tcPr>
            <w:tcW w:w="7228" w:type="dxa"/>
            <w:shd w:val="clear" w:color="auto" w:fill="E7E6E6" w:themeFill="background2"/>
          </w:tcPr>
          <w:p w14:paraId="4A202616" w14:textId="3346A0C1" w:rsidR="00984842" w:rsidRPr="00F67490" w:rsidRDefault="00984842" w:rsidP="000A1967">
            <w:r w:rsidRPr="00984842">
              <w:t>Značenje</w:t>
            </w:r>
          </w:p>
        </w:tc>
      </w:tr>
      <w:tr w:rsidR="00984842" w:rsidRPr="00F67490" w14:paraId="033908D4" w14:textId="77777777" w:rsidTr="000A1967">
        <w:tc>
          <w:tcPr>
            <w:tcW w:w="2122" w:type="dxa"/>
          </w:tcPr>
          <w:p w14:paraId="20B6EE54" w14:textId="39F83D2B" w:rsidR="00984842" w:rsidRPr="00F67490" w:rsidRDefault="00984842" w:rsidP="000A1967">
            <w:r w:rsidRPr="00984842">
              <w:t>#reliable</w:t>
            </w:r>
          </w:p>
        </w:tc>
        <w:tc>
          <w:tcPr>
            <w:tcW w:w="7228" w:type="dxa"/>
          </w:tcPr>
          <w:p w14:paraId="24E1BDBF" w14:textId="7882CBCB" w:rsidR="00984842" w:rsidRPr="00F67490" w:rsidRDefault="00984842" w:rsidP="000A1967">
            <w:r w:rsidRPr="00984842">
              <w:t>dostupan, robustan, pouzdan, otporan na kvarove, tolerantan na greške, dosledan, oporavljiv, bezbedan, siguran</w:t>
            </w:r>
          </w:p>
        </w:tc>
      </w:tr>
      <w:tr w:rsidR="00984842" w:rsidRPr="00F67490" w14:paraId="18C81900" w14:textId="77777777" w:rsidTr="000A1967">
        <w:tc>
          <w:tcPr>
            <w:tcW w:w="2122" w:type="dxa"/>
          </w:tcPr>
          <w:p w14:paraId="3E146896" w14:textId="475A9AA2" w:rsidR="00984842" w:rsidRPr="00F67490" w:rsidRDefault="00984842" w:rsidP="000A1967">
            <w:r w:rsidRPr="00984842">
              <w:t>#flexible</w:t>
            </w:r>
          </w:p>
        </w:tc>
        <w:tc>
          <w:tcPr>
            <w:tcW w:w="7228" w:type="dxa"/>
          </w:tcPr>
          <w:p w14:paraId="2FFD057B" w14:textId="16DEFE03" w:rsidR="00984842" w:rsidRPr="00F67490" w:rsidRDefault="00984842" w:rsidP="000A1967">
            <w:r w:rsidRPr="00984842">
              <w:t>fleksibilan tokom razvoja (lak za promene i proširenja), fleksibilan u pogledu infrastrukture i okruženja, fleksibilan u radu (konfigur</w:t>
            </w:r>
            <w:r>
              <w:t>ativan</w:t>
            </w:r>
            <w:r w:rsidRPr="00984842">
              <w:t>, prilagodljiv, integrabilan)</w:t>
            </w:r>
          </w:p>
        </w:tc>
      </w:tr>
      <w:tr w:rsidR="00984842" w:rsidRPr="00F67490" w14:paraId="606239CC" w14:textId="77777777" w:rsidTr="000A1967">
        <w:tc>
          <w:tcPr>
            <w:tcW w:w="2122" w:type="dxa"/>
          </w:tcPr>
          <w:p w14:paraId="4F73DC42" w14:textId="6A9B8C06" w:rsidR="00984842" w:rsidRPr="00F67490" w:rsidRDefault="00984842" w:rsidP="000A1967">
            <w:r w:rsidRPr="00984842">
              <w:t>#efficient</w:t>
            </w:r>
          </w:p>
        </w:tc>
        <w:tc>
          <w:tcPr>
            <w:tcW w:w="7228" w:type="dxa"/>
          </w:tcPr>
          <w:p w14:paraId="2AD59FDA" w14:textId="19BB718D" w:rsidR="00984842" w:rsidRPr="00F67490" w:rsidRDefault="00984842" w:rsidP="000A1967">
            <w:r w:rsidRPr="00984842">
              <w:t>brz, responzivan, efikasan u pogledu memorije, CPU-a, niti, mreže i drugih resursa, efikasno održiv i operativan</w:t>
            </w:r>
          </w:p>
        </w:tc>
      </w:tr>
      <w:tr w:rsidR="00984842" w:rsidRPr="00F67490" w14:paraId="59272540" w14:textId="77777777" w:rsidTr="000A1967">
        <w:tc>
          <w:tcPr>
            <w:tcW w:w="2122" w:type="dxa"/>
          </w:tcPr>
          <w:p w14:paraId="33502B84" w14:textId="376EEAED" w:rsidR="00984842" w:rsidRPr="00F67490" w:rsidRDefault="00984842" w:rsidP="000A1967">
            <w:r w:rsidRPr="00984842">
              <w:t>#usable</w:t>
            </w:r>
          </w:p>
        </w:tc>
        <w:tc>
          <w:tcPr>
            <w:tcW w:w="7228" w:type="dxa"/>
          </w:tcPr>
          <w:p w14:paraId="25A229B7" w14:textId="0F5FB5D8" w:rsidR="00984842" w:rsidRPr="00F67490" w:rsidRDefault="00984842" w:rsidP="000A1967">
            <w:r w:rsidRPr="00984842">
              <w:t>lak i prijatan za korišćenje, atraktivan, estetski dopadljiv</w:t>
            </w:r>
          </w:p>
        </w:tc>
      </w:tr>
      <w:tr w:rsidR="00984842" w:rsidRPr="00F67490" w14:paraId="2F39C3C7" w14:textId="77777777" w:rsidTr="000A1967">
        <w:tc>
          <w:tcPr>
            <w:tcW w:w="2122" w:type="dxa"/>
          </w:tcPr>
          <w:p w14:paraId="4DCCE4F0" w14:textId="3553DDF7" w:rsidR="00984842" w:rsidRPr="00F67490" w:rsidRDefault="00984842" w:rsidP="000A1967">
            <w:r w:rsidRPr="00984842">
              <w:t>#operable</w:t>
            </w:r>
          </w:p>
        </w:tc>
        <w:tc>
          <w:tcPr>
            <w:tcW w:w="7228" w:type="dxa"/>
          </w:tcPr>
          <w:p w14:paraId="4877991D" w14:textId="6DA43170" w:rsidR="00984842" w:rsidRPr="00F67490" w:rsidRDefault="00984842" w:rsidP="000A1967">
            <w:r w:rsidRPr="00984842">
              <w:t>lak za instalaciju, rad, nadzor i administraciju, sa adekvatnim operativnim troškovima</w:t>
            </w:r>
          </w:p>
        </w:tc>
      </w:tr>
      <w:tr w:rsidR="00984842" w:rsidRPr="00F67490" w14:paraId="1BE216BF" w14:textId="77777777" w:rsidTr="000A1967">
        <w:tc>
          <w:tcPr>
            <w:tcW w:w="2122" w:type="dxa"/>
          </w:tcPr>
          <w:p w14:paraId="561885C1" w14:textId="63A71486" w:rsidR="00984842" w:rsidRPr="00F67490" w:rsidRDefault="00984842" w:rsidP="000A1967">
            <w:r w:rsidRPr="00984842">
              <w:t>#suitable</w:t>
            </w:r>
          </w:p>
        </w:tc>
        <w:tc>
          <w:tcPr>
            <w:tcW w:w="7228" w:type="dxa"/>
          </w:tcPr>
          <w:p w14:paraId="05D01C80" w14:textId="42AE7C65" w:rsidR="00984842" w:rsidRPr="00F67490" w:rsidRDefault="00984842" w:rsidP="000A1967">
            <w:r w:rsidRPr="00984842">
              <w:t>pruža odgovarajuće karakteristike i funkcije</w:t>
            </w:r>
          </w:p>
        </w:tc>
      </w:tr>
      <w:tr w:rsidR="00984842" w:rsidRPr="00F67490" w14:paraId="3B717935" w14:textId="77777777" w:rsidTr="000A1967">
        <w:tc>
          <w:tcPr>
            <w:tcW w:w="2122" w:type="dxa"/>
          </w:tcPr>
          <w:p w14:paraId="4B8F525C" w14:textId="68253679" w:rsidR="00984842" w:rsidRPr="00F67490" w:rsidRDefault="00984842" w:rsidP="000A1967">
            <w:r w:rsidRPr="00984842">
              <w:t>#secure</w:t>
            </w:r>
          </w:p>
        </w:tc>
        <w:tc>
          <w:tcPr>
            <w:tcW w:w="7228" w:type="dxa"/>
          </w:tcPr>
          <w:p w14:paraId="54577D5F" w14:textId="7D14A06F" w:rsidR="00984842" w:rsidRPr="00F67490" w:rsidRDefault="00984842" w:rsidP="000A1967">
            <w:r w:rsidRPr="00984842">
              <w:t>dosledan, odgovoran, poverljiv, sa integritetom</w:t>
            </w:r>
          </w:p>
        </w:tc>
      </w:tr>
      <w:tr w:rsidR="00984842" w:rsidRPr="00F67490" w14:paraId="4B9F57BB" w14:textId="77777777" w:rsidTr="000A1967">
        <w:tc>
          <w:tcPr>
            <w:tcW w:w="2122" w:type="dxa"/>
          </w:tcPr>
          <w:p w14:paraId="0B43BBFA" w14:textId="1640CF67" w:rsidR="00984842" w:rsidRPr="00F67490" w:rsidRDefault="00984842" w:rsidP="000A1967">
            <w:r w:rsidRPr="00984842">
              <w:t>#safe</w:t>
            </w:r>
          </w:p>
        </w:tc>
        <w:tc>
          <w:tcPr>
            <w:tcW w:w="7228" w:type="dxa"/>
          </w:tcPr>
          <w:p w14:paraId="408F1181" w14:textId="1D072D4D" w:rsidR="00984842" w:rsidRPr="00F67490" w:rsidRDefault="00984842" w:rsidP="008D4A59">
            <w:pPr>
              <w:keepNext/>
            </w:pPr>
            <w:r w:rsidRPr="00984842">
              <w:t>otporan na kvarove, izoluje greške, upozorava na opasnosti rano, prepoznaje rizike rano</w:t>
            </w:r>
          </w:p>
        </w:tc>
      </w:tr>
    </w:tbl>
    <w:p w14:paraId="5EF60594" w14:textId="10CC9F0E" w:rsidR="00CE5887" w:rsidRPr="007A6A02" w:rsidRDefault="008D4A59" w:rsidP="008D4A59">
      <w:pPr>
        <w:pStyle w:val="Caption"/>
        <w:jc w:val="center"/>
      </w:pPr>
      <w:bookmarkStart w:id="15" w:name="_Toc220700838"/>
      <w:r>
        <w:t xml:space="preserve">Tabela </w:t>
      </w:r>
      <w:r>
        <w:fldChar w:fldCharType="begin"/>
      </w:r>
      <w:r>
        <w:instrText xml:space="preserve"> SEQ Tabela \* ARABIC </w:instrText>
      </w:r>
      <w:r>
        <w:fldChar w:fldCharType="separate"/>
      </w:r>
      <w:r w:rsidR="00C563CC">
        <w:rPr>
          <w:noProof/>
        </w:rPr>
        <w:t>2</w:t>
      </w:r>
      <w:r>
        <w:fldChar w:fldCharType="end"/>
      </w:r>
      <w:r>
        <w:rPr>
          <w:lang w:val="en-US"/>
        </w:rPr>
        <w:t>: Oznaka kvaliteta/značenje</w:t>
      </w:r>
      <w:bookmarkEnd w:id="15"/>
    </w:p>
    <w:p w14:paraId="19F1DDFC" w14:textId="54E33B01" w:rsidR="00BB7562" w:rsidRDefault="00072B69" w:rsidP="00A70B92">
      <w:pPr>
        <w:pStyle w:val="Heading2"/>
        <w:rPr>
          <w:lang w:val="sr-Latn-RS"/>
        </w:rPr>
      </w:pPr>
      <w:bookmarkStart w:id="16" w:name="_Toc220700948"/>
      <w:r w:rsidRPr="00D14842">
        <w:rPr>
          <w:lang w:val="sr-Latn-RS"/>
        </w:rPr>
        <w:t xml:space="preserve">2.2 Projektovanje </w:t>
      </w:r>
      <w:r w:rsidR="00645107">
        <w:rPr>
          <w:lang w:val="sr-Latn-RS"/>
        </w:rPr>
        <w:t>i</w:t>
      </w:r>
      <w:r w:rsidRPr="00D14842">
        <w:rPr>
          <w:lang w:val="sr-Latn-RS"/>
        </w:rPr>
        <w:t>nterfejsa</w:t>
      </w:r>
      <w:bookmarkEnd w:id="16"/>
    </w:p>
    <w:p w14:paraId="7BA7C592" w14:textId="5A6F682E" w:rsidR="003867D4" w:rsidRDefault="003867D4" w:rsidP="00227179">
      <w:pPr>
        <w:rPr>
          <w:vertAlign w:val="superscript"/>
        </w:rPr>
      </w:pPr>
      <w:r>
        <w:t>Rezulta</w:t>
      </w:r>
      <w:r w:rsidR="00976043">
        <w:t>t faze projektovanja interfejsa</w:t>
      </w:r>
      <w:r w:rsidRPr="00227179">
        <w:t xml:space="preserve"> treba da</w:t>
      </w:r>
      <w:r>
        <w:t xml:space="preserve"> definiše </w:t>
      </w:r>
      <w:r w:rsidRPr="00227179">
        <w:t xml:space="preserve">sledeće </w:t>
      </w:r>
      <w:r w:rsidR="00BC752C">
        <w:t>informacije</w:t>
      </w:r>
      <w:r w:rsidRPr="00227179">
        <w:t>: precizan opis događaja ili poruka iz okruženja na koje sistem treba da odgovori, precizan opis događaja i poruka koje sistem treba da kreira, specifikaciju podataka i formata podataka koji ulaze ili izlaze iz sistema, specifikaciju dinamike interakcija.</w:t>
      </w:r>
      <w:r w:rsidRPr="003867D4">
        <w:rPr>
          <w:vertAlign w:val="superscript"/>
        </w:rPr>
        <w:t xml:space="preserve"> </w:t>
      </w:r>
      <w:hyperlink w:anchor="L04" w:history="1">
        <w:r w:rsidR="00292F09" w:rsidRPr="00292F09">
          <w:rPr>
            <w:rStyle w:val="Hyperlink"/>
            <w:vertAlign w:val="superscript"/>
          </w:rPr>
          <w:t>[</w:t>
        </w:r>
        <w:r w:rsidRPr="00292F09">
          <w:rPr>
            <w:rStyle w:val="Hyperlink"/>
            <w:vertAlign w:val="superscript"/>
          </w:rPr>
          <w:t>4</w:t>
        </w:r>
        <w:r w:rsidR="00292F09" w:rsidRPr="00292F09">
          <w:rPr>
            <w:rStyle w:val="Hyperlink"/>
            <w:vertAlign w:val="superscript"/>
          </w:rPr>
          <w:t>]</w:t>
        </w:r>
      </w:hyperlink>
    </w:p>
    <w:p w14:paraId="4A51AF2E" w14:textId="77777777" w:rsidR="00627B2F" w:rsidRDefault="00627B2F" w:rsidP="00627B2F">
      <w:r>
        <w:t>Kada se govori o projektovanju interfejsa ono se posmatra u glavnom iz dva aspekta:</w:t>
      </w:r>
    </w:p>
    <w:p w14:paraId="3ABA5DB0" w14:textId="77777777" w:rsidR="00627B2F" w:rsidRDefault="00627B2F">
      <w:pPr>
        <w:pStyle w:val="ListParagraph"/>
        <w:numPr>
          <w:ilvl w:val="0"/>
          <w:numId w:val="17"/>
        </w:numPr>
      </w:pPr>
      <w:r>
        <w:t>Eksternih interfejsa na nivou sistema</w:t>
      </w:r>
    </w:p>
    <w:p w14:paraId="75BF634E" w14:textId="5B682B71" w:rsidR="00627B2F" w:rsidRPr="00627B2F" w:rsidRDefault="00627B2F">
      <w:pPr>
        <w:pStyle w:val="ListParagraph"/>
        <w:numPr>
          <w:ilvl w:val="0"/>
          <w:numId w:val="17"/>
        </w:numPr>
      </w:pPr>
      <w:r>
        <w:t>Aplikacionih programskih interfejsa(API)</w:t>
      </w:r>
    </w:p>
    <w:p w14:paraId="1B5CE18B" w14:textId="5EDFC301" w:rsidR="00865765" w:rsidRDefault="00227179" w:rsidP="00227179">
      <w:pPr>
        <w:rPr>
          <w:vertAlign w:val="superscript"/>
        </w:rPr>
      </w:pPr>
      <w:r w:rsidRPr="00227179">
        <w:t xml:space="preserve">Projektovanje </w:t>
      </w:r>
      <w:r w:rsidR="003867D4">
        <w:t xml:space="preserve">eksternih </w:t>
      </w:r>
      <w:r w:rsidRPr="00227179">
        <w:t>interfejsa odnosi se na specifikaciju interakcije sistema sa okruženjem. Na ovom nivou se zanemaruje interna struktura softvera</w:t>
      </w:r>
      <w:r w:rsidR="00865765">
        <w:t xml:space="preserve"> </w:t>
      </w:r>
      <w:r w:rsidRPr="00227179">
        <w:t>, a sistem se tretira kao crna kutija. Fokus prilikom projektovanja je na komunikaciji sistema sa korisnicima i drugim apli</w:t>
      </w:r>
      <w:r w:rsidR="00865765">
        <w:t>kacijama ili uređajima</w:t>
      </w:r>
      <w:r w:rsidR="003867D4">
        <w:t>.</w:t>
      </w:r>
    </w:p>
    <w:p w14:paraId="79A7398E" w14:textId="76060B0C" w:rsidR="00C038FD" w:rsidRPr="00C038FD" w:rsidRDefault="00D0241B" w:rsidP="00C038FD">
      <w:pPr>
        <w:rPr>
          <w:vertAlign w:val="superscript"/>
        </w:rPr>
      </w:pPr>
      <w:r w:rsidRPr="00D0241B">
        <w:t>Aplikacioni programski interfejs (Application Programing Interface, skr. API) je sredstvo komunikacije između komponenti, modula i servisa savremenih distribuiranih softverskih aplikacija. Predstavlja „most“ koji različitim programskim entitetima omogućava da efikasno komuniciraju i razmenjuju podatke</w:t>
      </w:r>
      <w:hyperlink w:anchor="L08" w:history="1">
        <w:r w:rsidR="00292F09" w:rsidRPr="00292F09">
          <w:rPr>
            <w:rStyle w:val="Hyperlink"/>
            <w:vertAlign w:val="superscript"/>
          </w:rPr>
          <w:t>[8]</w:t>
        </w:r>
      </w:hyperlink>
    </w:p>
    <w:p w14:paraId="01A0E873" w14:textId="7AB48034" w:rsidR="00680A54" w:rsidRDefault="00C057AF" w:rsidP="00C057AF">
      <w:pPr>
        <w:pStyle w:val="Heading3"/>
      </w:pPr>
      <w:bookmarkStart w:id="17" w:name="_Toc220700949"/>
      <w:r>
        <w:t xml:space="preserve">2.2.1 </w:t>
      </w:r>
      <w:r w:rsidR="00680A54">
        <w:t>Paterni arhitekture API</w:t>
      </w:r>
      <w:bookmarkEnd w:id="17"/>
    </w:p>
    <w:p w14:paraId="3F34472D" w14:textId="1F1C71A1" w:rsidR="00CA46D0" w:rsidRDefault="00FC5FEE" w:rsidP="00227179">
      <w:pPr>
        <w:rPr>
          <w:lang w:val="en-US"/>
        </w:rPr>
      </w:pPr>
      <w:r>
        <w:t xml:space="preserve">Kada se govori o generalnom </w:t>
      </w:r>
      <w:r w:rsidR="00CA46D0">
        <w:t>pristupu</w:t>
      </w:r>
      <w:r>
        <w:t xml:space="preserve"> prilago</w:t>
      </w:r>
      <w:r w:rsidR="00645107">
        <w:t>đ</w:t>
      </w:r>
      <w:r>
        <w:t>avanja API-a postoje 2</w:t>
      </w:r>
      <w:r w:rsidR="00CA46D0">
        <w:t xml:space="preserve"> glavna pristupa</w:t>
      </w:r>
      <w:r w:rsidR="00CA46D0">
        <w:rPr>
          <w:lang w:val="en-US"/>
        </w:rPr>
        <w:t>:</w:t>
      </w:r>
    </w:p>
    <w:p w14:paraId="7BCFDB73" w14:textId="77777777" w:rsidR="00CA46D0" w:rsidRPr="00CA46D0" w:rsidRDefault="00CA46D0" w:rsidP="00CA46D0">
      <w:pPr>
        <w:rPr>
          <w:u w:val="single"/>
        </w:rPr>
      </w:pPr>
      <w:r w:rsidRPr="00CA46D0">
        <w:rPr>
          <w:u w:val="single"/>
        </w:rPr>
        <w:t>Inside-out API dizajn</w:t>
      </w:r>
    </w:p>
    <w:p w14:paraId="7686C6B0" w14:textId="039F2BC9" w:rsidR="00FC5FEE" w:rsidRDefault="00CA46D0" w:rsidP="00CA46D0">
      <w:r>
        <w:lastRenderedPageBreak/>
        <w:t xml:space="preserve">Kod inside-out pristupa, dizajn API-ja počinje od postojećeg backenda. Interna logika i mogućnosti sistema se izlažu kroz API, ovaj pristup je jednostavniji za implementirati i intuitivan programerima backenda. Međutim, ovaj pristup često dovodi do tesno povezanih (tight-coupled) API-ja koji su složeniji </w:t>
      </w:r>
      <w:r w:rsidR="00FE3253">
        <w:t xml:space="preserve">za </w:t>
      </w:r>
      <w:r>
        <w:t>korišćenje i održavanje.</w:t>
      </w:r>
      <w:hyperlink w:anchor="L09" w:history="1">
        <w:r w:rsidR="00292F09" w:rsidRPr="00CA46D0">
          <w:rPr>
            <w:rStyle w:val="Hyperlink"/>
            <w:vertAlign w:val="superscript"/>
          </w:rPr>
          <w:t>[9]</w:t>
        </w:r>
      </w:hyperlink>
    </w:p>
    <w:p w14:paraId="6FC2E850" w14:textId="77777777" w:rsidR="00CA46D0" w:rsidRPr="00CA46D0" w:rsidRDefault="00CA46D0" w:rsidP="00CA46D0">
      <w:pPr>
        <w:rPr>
          <w:u w:val="single"/>
          <w:lang w:val="en-US"/>
        </w:rPr>
      </w:pPr>
      <w:r w:rsidRPr="00CA46D0">
        <w:rPr>
          <w:u w:val="single"/>
          <w:lang w:val="en-US"/>
        </w:rPr>
        <w:t>Outside-in API dizajn</w:t>
      </w:r>
    </w:p>
    <w:p w14:paraId="23573C0D" w14:textId="2A139C00" w:rsidR="00CA46D0" w:rsidRPr="00CA46D0" w:rsidRDefault="00CA46D0" w:rsidP="00CA46D0">
      <w:pPr>
        <w:rPr>
          <w:lang w:val="en-US"/>
        </w:rPr>
      </w:pPr>
      <w:r w:rsidRPr="00CA46D0">
        <w:rPr>
          <w:lang w:val="en-US"/>
        </w:rPr>
        <w:t xml:space="preserve">Outside-in pristup se </w:t>
      </w:r>
      <w:r>
        <w:rPr>
          <w:lang w:val="en-US"/>
        </w:rPr>
        <w:t>prilago</w:t>
      </w:r>
      <w:r w:rsidR="00645107">
        <w:rPr>
          <w:lang w:val="en-US"/>
        </w:rPr>
        <w:t>đ</w:t>
      </w:r>
      <w:r>
        <w:rPr>
          <w:lang w:val="en-US"/>
        </w:rPr>
        <w:t>ava</w:t>
      </w:r>
      <w:r w:rsidRPr="00CA46D0">
        <w:rPr>
          <w:lang w:val="en-US"/>
        </w:rPr>
        <w:t xml:space="preserve"> potrebama i očekivanjima krajnjih korisnika API-ja. Fokusira se na jednostavnost, intuitivnost i apstrakciju interne kompleksnosti sistema. Rezultat su fleksibilni i lako održivi API-ji koji su manje zavisni od unutrašnje implementacije.</w:t>
      </w:r>
      <w:r w:rsidR="00292F09" w:rsidRPr="00292F09">
        <w:rPr>
          <w:vertAlign w:val="superscript"/>
        </w:rPr>
        <w:t xml:space="preserve"> </w:t>
      </w:r>
      <w:hyperlink w:anchor="L09" w:history="1">
        <w:r w:rsidR="00292F09" w:rsidRPr="00CA46D0">
          <w:rPr>
            <w:rStyle w:val="Hyperlink"/>
            <w:vertAlign w:val="superscript"/>
          </w:rPr>
          <w:t>[9]</w:t>
        </w:r>
      </w:hyperlink>
    </w:p>
    <w:p w14:paraId="2B44AA64" w14:textId="0A245A83" w:rsidR="00893284" w:rsidRDefault="00D037D4" w:rsidP="00227179">
      <w:pPr>
        <w:rPr>
          <w:vertAlign w:val="superscript"/>
        </w:rPr>
      </w:pPr>
      <w:r>
        <w:t>Osim ovog patterna API direction na slici p</w:t>
      </w:r>
      <w:r w:rsidR="00893284">
        <w:t>ostoji</w:t>
      </w:r>
      <w:r>
        <w:t xml:space="preserve"> još</w:t>
      </w:r>
      <w:r w:rsidR="00893284">
        <w:t xml:space="preserve"> dosta API patterna koji na najvišem nivou apstrakcije olakšavaju proces projektovanja </w:t>
      </w:r>
      <w:r w:rsidR="002F7F4D">
        <w:t>dobro organizovanih i čitljivih API</w:t>
      </w:r>
      <w:r w:rsidR="007E3791">
        <w:t>-a</w:t>
      </w:r>
      <w:r w:rsidR="00893284">
        <w:t>. Podeljeni su u nekoliko grupa i svaka grupa rešava odre</w:t>
      </w:r>
      <w:r w:rsidR="00645107">
        <w:t>đ</w:t>
      </w:r>
      <w:r w:rsidR="00893284">
        <w:t>en set problema</w:t>
      </w:r>
      <w:r>
        <w:t>.</w:t>
      </w:r>
      <w:r w:rsidR="00893284">
        <w:t xml:space="preserve">  </w:t>
      </w:r>
    </w:p>
    <w:p w14:paraId="35A0DBF9" w14:textId="77777777" w:rsidR="0049282B" w:rsidRDefault="00893284" w:rsidP="0049282B">
      <w:pPr>
        <w:keepNext/>
      </w:pPr>
      <w:r w:rsidRPr="00893284">
        <w:rPr>
          <w:noProof/>
          <w:vertAlign w:val="superscript"/>
          <w:lang w:val="en-US"/>
        </w:rPr>
        <w:drawing>
          <wp:inline distT="0" distB="0" distL="0" distR="0" wp14:anchorId="5329B7F4" wp14:editId="2A85F3B1">
            <wp:extent cx="5746626" cy="3671455"/>
            <wp:effectExtent l="0" t="0" r="698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5266" cy="3683364"/>
                    </a:xfrm>
                    <a:prstGeom prst="rect">
                      <a:avLst/>
                    </a:prstGeom>
                  </pic:spPr>
                </pic:pic>
              </a:graphicData>
            </a:graphic>
          </wp:inline>
        </w:drawing>
      </w:r>
    </w:p>
    <w:p w14:paraId="00BFC009" w14:textId="382BDEFC" w:rsidR="00893284" w:rsidRDefault="0049282B" w:rsidP="0049282B">
      <w:pPr>
        <w:pStyle w:val="Caption"/>
        <w:jc w:val="center"/>
        <w:rPr>
          <w:vertAlign w:val="superscript"/>
        </w:rPr>
      </w:pPr>
      <w:bookmarkStart w:id="18" w:name="_Toc220700848"/>
      <w:r>
        <w:t xml:space="preserve">Slika </w:t>
      </w:r>
      <w:r>
        <w:fldChar w:fldCharType="begin"/>
      </w:r>
      <w:r>
        <w:instrText xml:space="preserve"> SEQ Slika \* ARABIC </w:instrText>
      </w:r>
      <w:r>
        <w:fldChar w:fldCharType="separate"/>
      </w:r>
      <w:r w:rsidR="002341AD">
        <w:rPr>
          <w:noProof/>
        </w:rPr>
        <w:t>5</w:t>
      </w:r>
      <w:r>
        <w:fldChar w:fldCharType="end"/>
      </w:r>
      <w:r>
        <w:t xml:space="preserve">: </w:t>
      </w:r>
      <w:r w:rsidRPr="005E666C">
        <w:t>Paterni arhitekture aplikacionih programskih interfejsa</w:t>
      </w:r>
      <w:r w:rsidR="00ED6B30">
        <w:t xml:space="preserve"> </w:t>
      </w:r>
      <w:hyperlink w:anchor="L10" w:history="1">
        <w:r w:rsidR="00CA46D0" w:rsidRPr="00CA46D0">
          <w:rPr>
            <w:rStyle w:val="Hyperlink"/>
            <w:vertAlign w:val="superscript"/>
          </w:rPr>
          <w:t>[</w:t>
        </w:r>
        <w:r w:rsidR="00ED6B30" w:rsidRPr="00CA46D0">
          <w:rPr>
            <w:rStyle w:val="Hyperlink"/>
            <w:vertAlign w:val="superscript"/>
          </w:rPr>
          <w:t>10</w:t>
        </w:r>
        <w:r w:rsidR="00CA46D0" w:rsidRPr="00CA46D0">
          <w:rPr>
            <w:rStyle w:val="Hyperlink"/>
            <w:vertAlign w:val="superscript"/>
          </w:rPr>
          <w:t>]</w:t>
        </w:r>
        <w:bookmarkEnd w:id="18"/>
      </w:hyperlink>
    </w:p>
    <w:p w14:paraId="0F00D171" w14:textId="29053D02" w:rsidR="00680A54" w:rsidRDefault="00C057AF" w:rsidP="00C057AF">
      <w:pPr>
        <w:pStyle w:val="Heading3"/>
      </w:pPr>
      <w:bookmarkStart w:id="19" w:name="_Toc220700950"/>
      <w:r>
        <w:t xml:space="preserve">2.2.2 </w:t>
      </w:r>
      <w:r w:rsidR="00680A54">
        <w:t>API Arhitekturalni stilovi i protokoli</w:t>
      </w:r>
      <w:bookmarkEnd w:id="19"/>
      <w:r w:rsidR="00680A54">
        <w:t xml:space="preserve"> </w:t>
      </w:r>
    </w:p>
    <w:p w14:paraId="45655D55" w14:textId="75AE4433" w:rsidR="00D037D4" w:rsidRDefault="00D037D4" w:rsidP="00D037D4">
      <w:r>
        <w:t>Za razliku od</w:t>
      </w:r>
      <w:r w:rsidR="00FE3253">
        <w:t xml:space="preserve"> p</w:t>
      </w:r>
      <w:r w:rsidR="00680A54">
        <w:t>atern</w:t>
      </w:r>
      <w:r>
        <w:t>a</w:t>
      </w:r>
      <w:r w:rsidR="00680A54">
        <w:t xml:space="preserve"> arhitekture API</w:t>
      </w:r>
      <w:r w:rsidR="00FE3253">
        <w:t>-a</w:t>
      </w:r>
      <w:r>
        <w:t xml:space="preserve">, koji </w:t>
      </w:r>
      <w:r w:rsidR="00680A54">
        <w:t xml:space="preserve"> </w:t>
      </w:r>
      <w:r>
        <w:t>rešavaju specifične probleme, API stilovi opširnije sagledavaju probleme adresirajući najbolje prakse iz više</w:t>
      </w:r>
      <w:r w:rsidR="007B3FAE">
        <w:t xml:space="preserve"> paterna.</w:t>
      </w:r>
      <w:r>
        <w:t xml:space="preserve"> </w:t>
      </w:r>
    </w:p>
    <w:p w14:paraId="115F76DE" w14:textId="6AF72822" w:rsidR="00C057AF" w:rsidRDefault="00680A54" w:rsidP="007B3FAE">
      <w:r w:rsidRPr="00D11815">
        <w:rPr>
          <w:b/>
        </w:rPr>
        <w:t>REST</w:t>
      </w:r>
      <w:r>
        <w:t>-Transfer stanja reprezentacijom resursa</w:t>
      </w:r>
      <w:r w:rsidR="00F81F03">
        <w:t xml:space="preserve"> (Represen</w:t>
      </w:r>
      <w:r>
        <w:t>tational state transfer</w:t>
      </w:r>
      <w:r w:rsidR="00F81F03">
        <w:t>)</w:t>
      </w:r>
      <w:r>
        <w:t xml:space="preserve"> je najpopularniji arhitekturalni stil koji je</w:t>
      </w:r>
      <w:r w:rsidR="00F81F03">
        <w:t xml:space="preserve"> danas</w:t>
      </w:r>
      <w:r w:rsidR="00540109">
        <w:t xml:space="preserve"> skoro postao</w:t>
      </w:r>
      <w:r w:rsidR="00F81F03">
        <w:t xml:space="preserve"> standard pri dizajniranju</w:t>
      </w:r>
      <w:r w:rsidR="00540109">
        <w:t xml:space="preserve"> klijent-server</w:t>
      </w:r>
      <w:r w:rsidR="00F81F03">
        <w:t xml:space="preserve"> API</w:t>
      </w:r>
      <w:r w:rsidR="007E3791">
        <w:t>-a</w:t>
      </w:r>
      <w:r w:rsidR="00540109">
        <w:t>. P</w:t>
      </w:r>
      <w:r w:rsidR="00F81F03">
        <w:t>rvi put</w:t>
      </w:r>
      <w:r w:rsidR="00540109">
        <w:t xml:space="preserve"> spomenut</w:t>
      </w:r>
      <w:r w:rsidR="00F81F03">
        <w:t xml:space="preserve"> u doktorskoj disertaciji </w:t>
      </w:r>
      <w:r w:rsidR="00F81F03" w:rsidRPr="00F81F03">
        <w:t>Roy Fielding</w:t>
      </w:r>
      <w:r w:rsidR="005D08A8">
        <w:t>-a</w:t>
      </w:r>
      <w:r w:rsidR="00F81F03">
        <w:t xml:space="preserve"> 2000. godine</w:t>
      </w:r>
      <w:r w:rsidR="00540109">
        <w:t>, predlaže stateless dizajn, tj. ne skladištenje podataka ili statusa izme</w:t>
      </w:r>
      <w:r w:rsidR="00645107">
        <w:t>đ</w:t>
      </w:r>
      <w:r w:rsidR="00540109">
        <w:t>u poziva. Koristi http protokol za prenos podataka i bazira se na konceptu resursa koji se identifikuj</w:t>
      </w:r>
      <w:r w:rsidR="007E3791">
        <w:t>u</w:t>
      </w:r>
      <w:r w:rsidR="00540109">
        <w:t xml:space="preserve"> preko univerzalnog identifikatora (URI). </w:t>
      </w:r>
      <w:r w:rsidR="00C057AF">
        <w:t xml:space="preserve">Preporučuje keširanje </w:t>
      </w:r>
      <w:r w:rsidR="00C057AF">
        <w:lastRenderedPageBreak/>
        <w:t xml:space="preserve">odgovora na iste zahteve na strani klijenta i servera radi poboljšanja performansi. </w:t>
      </w:r>
      <w:r w:rsidR="00540109">
        <w:t>Tako</w:t>
      </w:r>
      <w:r w:rsidR="00645107">
        <w:t>đ</w:t>
      </w:r>
      <w:r w:rsidR="00540109">
        <w:t>e prepočuje korišećenje HATEOAS(</w:t>
      </w:r>
      <w:r w:rsidR="00540109" w:rsidRPr="00540109">
        <w:t>Hypermedia as the engine of application state</w:t>
      </w:r>
      <w:r w:rsidR="00540109">
        <w:t>) koji je u praksi retko korišćen</w:t>
      </w:r>
      <w:r w:rsidR="00C057AF">
        <w:t>, jer developeri predvi</w:t>
      </w:r>
      <w:r w:rsidR="00645107">
        <w:t>đ</w:t>
      </w:r>
      <w:r w:rsidR="00C057AF">
        <w:t xml:space="preserve">aju strukturu poziva kroz </w:t>
      </w:r>
      <w:r w:rsidR="007E3791">
        <w:t xml:space="preserve">strukturu </w:t>
      </w:r>
      <w:r w:rsidR="00C057AF">
        <w:t>URI</w:t>
      </w:r>
      <w:r w:rsidR="007E3791">
        <w:t>-a</w:t>
      </w:r>
      <w:r w:rsidR="00C057AF">
        <w:t>.</w:t>
      </w:r>
      <w:r w:rsidR="007B3FAE">
        <w:t xml:space="preserve"> Po pravilu, endpointi</w:t>
      </w:r>
      <w:r w:rsidR="00C057AF" w:rsidRPr="00F94F7E">
        <w:t xml:space="preserve"> (</w:t>
      </w:r>
      <w:r w:rsidR="007B3FAE">
        <w:t xml:space="preserve">ili rute, </w:t>
      </w:r>
      <w:r w:rsidR="00C057AF" w:rsidRPr="00F94F7E">
        <w:t>adrese</w:t>
      </w:r>
      <w:r w:rsidR="007B3FAE">
        <w:t xml:space="preserve"> za </w:t>
      </w:r>
      <w:r w:rsidR="00C057AF" w:rsidRPr="00F94F7E">
        <w:t>usmeravanje) za pristup funkcionalnostima API-ja treba da budu precizno i nedvosmisleno definisane, korišćenjem http metoda (get, post, put, delete). Odgovor takođe treba da bude dosledno definisan, najčešće u JSON ili XML formatu.</w:t>
      </w:r>
      <w:hyperlink w:anchor="L09" w:history="1">
        <w:r w:rsidR="00292F09" w:rsidRPr="00292F09">
          <w:rPr>
            <w:rStyle w:val="Hyperlink"/>
            <w:vertAlign w:val="superscript"/>
          </w:rPr>
          <w:t>[9]</w:t>
        </w:r>
      </w:hyperlink>
      <w:r w:rsidR="00C057AF">
        <w:rPr>
          <w:vertAlign w:val="superscript"/>
        </w:rPr>
        <w:t xml:space="preserve"> </w:t>
      </w:r>
      <w:r w:rsidR="00C057AF">
        <w:t>Proces dokumentovanja i testiranja API-ja može se automatizovati koriščenjem alata npr.  Swagger API.</w:t>
      </w:r>
    </w:p>
    <w:p w14:paraId="458DA438" w14:textId="77777777" w:rsidR="00C057AF" w:rsidRDefault="00C057AF" w:rsidP="00C057AF">
      <w:pPr>
        <w:pStyle w:val="ListParagraph"/>
      </w:pPr>
    </w:p>
    <w:p w14:paraId="29E2316B" w14:textId="70D45E6B" w:rsidR="00C057AF" w:rsidRDefault="00C057AF">
      <w:pPr>
        <w:pStyle w:val="ListParagraph"/>
        <w:numPr>
          <w:ilvl w:val="0"/>
          <w:numId w:val="18"/>
        </w:numPr>
      </w:pPr>
      <w:r w:rsidRPr="00D11815">
        <w:rPr>
          <w:b/>
        </w:rPr>
        <w:t>RPC</w:t>
      </w:r>
      <w:r w:rsidRPr="00C057AF">
        <w:t xml:space="preserve">. </w:t>
      </w:r>
      <w:r>
        <w:t xml:space="preserve">Protokol za pozivanje udaljenih procedura (engl. Remote Procedure Call) </w:t>
      </w:r>
      <w:r w:rsidR="005D2A74">
        <w:t>koristi se</w:t>
      </w:r>
      <w:r w:rsidR="007E3791">
        <w:t xml:space="preserve"> u sinhronoj komunikaciji</w:t>
      </w:r>
      <w:r w:rsidR="005D2A74">
        <w:t xml:space="preserve"> za slanje </w:t>
      </w:r>
      <w:r>
        <w:t>parametara distribuir</w:t>
      </w:r>
      <w:r w:rsidR="005D2A74">
        <w:t>anom servisu na obradu i prijem r</w:t>
      </w:r>
      <w:r>
        <w:t>ezultata obrade. RPC pozivaju izvršne akcije ili procese</w:t>
      </w:r>
      <w:r w:rsidR="007E3791">
        <w:t xml:space="preserve"> na istom sistemu ga</w:t>
      </w:r>
      <w:r w:rsidR="00645107">
        <w:t>đ</w:t>
      </w:r>
      <w:r w:rsidR="007E3791">
        <w:t xml:space="preserve">anjem imena ili adrese procedura ili na udaljenim sistemima kroz SOAP protokol specifikovanjem imena i parametra kroz XAML. </w:t>
      </w:r>
      <w:r w:rsidR="00AD22C2" w:rsidRPr="00AD22C2">
        <w:t>Tako</w:t>
      </w:r>
      <w:r w:rsidR="00645107">
        <w:t>đ</w:t>
      </w:r>
      <w:r w:rsidR="00AD22C2" w:rsidRPr="00AD22C2">
        <w:t>e postoji gRPC,</w:t>
      </w:r>
      <w:r w:rsidR="00AD22C2">
        <w:rPr>
          <w:vertAlign w:val="superscript"/>
        </w:rPr>
        <w:t xml:space="preserve"> </w:t>
      </w:r>
      <w:r w:rsidR="00AD22C2">
        <w:t>koji je razvio google i on koristi http 2.0 protokol koji podržava serijalizaciju JSON dokumenata i najčešće se koristi u mikroservisnoj arhitekturi.</w:t>
      </w:r>
      <w:hyperlink w:anchor="L04" w:history="1">
        <w:r w:rsidR="00292F09" w:rsidRPr="00292F09">
          <w:rPr>
            <w:rStyle w:val="Hyperlink"/>
            <w:vertAlign w:val="superscript"/>
          </w:rPr>
          <w:t>[4]</w:t>
        </w:r>
      </w:hyperlink>
    </w:p>
    <w:p w14:paraId="071B2F42" w14:textId="77777777" w:rsidR="00D11815" w:rsidRDefault="00D11815" w:rsidP="00D11815">
      <w:pPr>
        <w:pStyle w:val="ListParagraph"/>
      </w:pPr>
    </w:p>
    <w:p w14:paraId="7F397A2E" w14:textId="77777777" w:rsidR="00D11815" w:rsidRDefault="00D11815">
      <w:pPr>
        <w:pStyle w:val="ListParagraph"/>
        <w:numPr>
          <w:ilvl w:val="0"/>
          <w:numId w:val="18"/>
        </w:numPr>
      </w:pPr>
      <w:r w:rsidRPr="00D11815">
        <w:rPr>
          <w:b/>
        </w:rPr>
        <w:t>WebSocket</w:t>
      </w:r>
      <w:r>
        <w:t xml:space="preserve">. WebSocket je protokol koji se koristi za dvosmernu interaktivnu </w:t>
      </w:r>
    </w:p>
    <w:p w14:paraId="4DF0C68A" w14:textId="2FD52DE3" w:rsidR="00D11815" w:rsidRDefault="00D11815" w:rsidP="00D11815">
      <w:pPr>
        <w:pStyle w:val="ListParagraph"/>
      </w:pPr>
      <w:r>
        <w:t>komunikaciju klijenta i servera u realnom vremenu</w:t>
      </w:r>
      <w:r w:rsidR="00645107">
        <w:t xml:space="preserve"> </w:t>
      </w:r>
      <w:r>
        <w:t>(full-duplex). Značajno se razlikuje od ostalih prokola jer ne koristi više http zahteva već klijentsko</w:t>
      </w:r>
      <w:r>
        <w:rPr>
          <w:lang w:val="en-US"/>
        </w:rPr>
        <w:t>/</w:t>
      </w:r>
      <w:r>
        <w:t>servers</w:t>
      </w:r>
      <w:r w:rsidR="007E3791">
        <w:t>k</w:t>
      </w:r>
      <w:r>
        <w:t>e zahteve i odgovore šalje preko jedne trajne konekcije uspostavljene preko web socket tehnologije</w:t>
      </w:r>
      <w:r w:rsidR="007E3791">
        <w:t>.</w:t>
      </w:r>
    </w:p>
    <w:p w14:paraId="681A34EA" w14:textId="77777777" w:rsidR="00D11815" w:rsidRDefault="00D11815" w:rsidP="00D11815">
      <w:pPr>
        <w:pStyle w:val="ListParagraph"/>
      </w:pPr>
    </w:p>
    <w:p w14:paraId="6A016AB6" w14:textId="284A952E" w:rsidR="00CE33B7" w:rsidRDefault="00CE33B7">
      <w:pPr>
        <w:pStyle w:val="ListParagraph"/>
        <w:numPr>
          <w:ilvl w:val="0"/>
          <w:numId w:val="18"/>
        </w:numPr>
      </w:pPr>
      <w:r w:rsidRPr="009965B0">
        <w:rPr>
          <w:b/>
        </w:rPr>
        <w:t>Webhook</w:t>
      </w:r>
      <w:r w:rsidR="009965B0">
        <w:rPr>
          <w:b/>
        </w:rPr>
        <w:t xml:space="preserve">. </w:t>
      </w:r>
      <w:r w:rsidR="009965B0">
        <w:t>Webhook</w:t>
      </w:r>
      <w:r>
        <w:t xml:space="preserve"> </w:t>
      </w:r>
      <w:r w:rsidR="00D11815">
        <w:t>protokol</w:t>
      </w:r>
      <w:r>
        <w:t xml:space="preserve"> je asinhroni</w:t>
      </w:r>
      <w:r w:rsidR="006D556B">
        <w:t xml:space="preserve"> event-driven </w:t>
      </w:r>
      <w:r>
        <w:t>mehanizam koji</w:t>
      </w:r>
      <w:r w:rsidRPr="00CE33B7">
        <w:t xml:space="preserve"> omogućava </w:t>
      </w:r>
      <w:r w:rsidR="006D556B">
        <w:t>klijentu da pretplati na doga</w:t>
      </w:r>
      <w:r w:rsidR="00645107">
        <w:t>đ</w:t>
      </w:r>
      <w:r w:rsidR="006D556B">
        <w:t xml:space="preserve">aj nastalim u toku izvršavanja servisa na </w:t>
      </w:r>
      <w:r w:rsidRPr="00CE33B7">
        <w:t>serv</w:t>
      </w:r>
      <w:r w:rsidR="006D556B">
        <w:t>eru, specifikovanje</w:t>
      </w:r>
      <w:r w:rsidR="007B3FAE">
        <w:t>m</w:t>
      </w:r>
      <w:r w:rsidR="006D556B">
        <w:t xml:space="preserve"> callback URL-a na koji klijent želi da bude obavešten, tj. na kojem čeka odgovor</w:t>
      </w:r>
      <w:hyperlink w:anchor="L12" w:history="1">
        <w:r w:rsidR="00292F09" w:rsidRPr="00292F09">
          <w:rPr>
            <w:rStyle w:val="Hyperlink"/>
            <w:vertAlign w:val="superscript"/>
          </w:rPr>
          <w:t>[1</w:t>
        </w:r>
        <w:r w:rsidR="006D556B" w:rsidRPr="00292F09">
          <w:rPr>
            <w:rStyle w:val="Hyperlink"/>
            <w:vertAlign w:val="superscript"/>
          </w:rPr>
          <w:t>2</w:t>
        </w:r>
        <w:r w:rsidR="00292F09" w:rsidRPr="00292F09">
          <w:rPr>
            <w:rStyle w:val="Hyperlink"/>
            <w:vertAlign w:val="superscript"/>
          </w:rPr>
          <w:t>]</w:t>
        </w:r>
      </w:hyperlink>
      <w:r w:rsidRPr="00CE33B7">
        <w:t>.</w:t>
      </w:r>
      <w:r>
        <w:t xml:space="preserve"> Služ</w:t>
      </w:r>
      <w:r w:rsidR="00645107">
        <w:t>i</w:t>
      </w:r>
      <w:r>
        <w:t xml:space="preserve"> za prenošenje jednostavnih obaveštenja</w:t>
      </w:r>
      <w:r w:rsidR="00D11815">
        <w:t xml:space="preserve"> zasnovan</w:t>
      </w:r>
      <w:r w:rsidR="007E3791">
        <w:t>ih</w:t>
      </w:r>
      <w:r w:rsidR="00D11815">
        <w:t xml:space="preserve"> na doga</w:t>
      </w:r>
      <w:r w:rsidR="00645107">
        <w:t>đ</w:t>
      </w:r>
      <w:r w:rsidR="00D11815">
        <w:t>ajima, ne podržava složene upite ili operacije.</w:t>
      </w:r>
    </w:p>
    <w:p w14:paraId="7C280B65" w14:textId="77777777" w:rsidR="00D11815" w:rsidRPr="00AD22C2" w:rsidRDefault="00D11815" w:rsidP="00D11815">
      <w:pPr>
        <w:pStyle w:val="ListParagraph"/>
      </w:pPr>
    </w:p>
    <w:p w14:paraId="5718D3B9" w14:textId="6E7F5624" w:rsidR="00D11815" w:rsidRDefault="00AD22C2">
      <w:pPr>
        <w:pStyle w:val="ListParagraph"/>
        <w:numPr>
          <w:ilvl w:val="0"/>
          <w:numId w:val="18"/>
        </w:numPr>
      </w:pPr>
      <w:r w:rsidRPr="009965B0">
        <w:rPr>
          <w:b/>
        </w:rPr>
        <w:t>HTTP streaming</w:t>
      </w:r>
      <w:r>
        <w:t>. HTTP streaming je protokol prenosa multimedijalnih podataka putem http protokola u realnom vremenu</w:t>
      </w:r>
      <w:r w:rsidR="00D11815">
        <w:t>.</w:t>
      </w:r>
      <w:r w:rsidR="00D11815" w:rsidRPr="00D11815">
        <w:t xml:space="preserve"> </w:t>
      </w:r>
    </w:p>
    <w:p w14:paraId="73B3B05F" w14:textId="12348872" w:rsidR="00D11815" w:rsidRDefault="00D11815" w:rsidP="00D11815">
      <w:pPr>
        <w:pStyle w:val="ListParagraph"/>
      </w:pPr>
    </w:p>
    <w:p w14:paraId="36B07389" w14:textId="44C32DB3" w:rsidR="00D11815" w:rsidRDefault="00D11815">
      <w:pPr>
        <w:pStyle w:val="ListParagraph"/>
        <w:numPr>
          <w:ilvl w:val="0"/>
          <w:numId w:val="18"/>
        </w:numPr>
      </w:pPr>
      <w:r w:rsidRPr="009965B0">
        <w:rPr>
          <w:b/>
        </w:rPr>
        <w:t>SOAP</w:t>
      </w:r>
      <w:r>
        <w:t>(engl. Simple Object Access Protocol) je http klijent-server arhitektura definisana korišćenjem XAML</w:t>
      </w:r>
      <w:r w:rsidR="0093245E">
        <w:t>.</w:t>
      </w:r>
    </w:p>
    <w:p w14:paraId="19AD195F" w14:textId="3B8349BC" w:rsidR="00D11815" w:rsidRDefault="00D11815" w:rsidP="00D11815">
      <w:pPr>
        <w:pStyle w:val="ListParagraph"/>
      </w:pPr>
    </w:p>
    <w:p w14:paraId="00368E35" w14:textId="577C9DE4" w:rsidR="00D11815" w:rsidRDefault="00D11815">
      <w:pPr>
        <w:pStyle w:val="ListParagraph"/>
        <w:numPr>
          <w:ilvl w:val="0"/>
          <w:numId w:val="18"/>
        </w:numPr>
      </w:pPr>
      <w:r w:rsidRPr="009965B0">
        <w:rPr>
          <w:b/>
        </w:rPr>
        <w:t>GraphQL</w:t>
      </w:r>
      <w:r>
        <w:t>, upitni jezik koji je razvio fejsbuk.</w:t>
      </w:r>
    </w:p>
    <w:p w14:paraId="495E43C3" w14:textId="77777777" w:rsidR="001C5D72" w:rsidRPr="003A3D45" w:rsidRDefault="001C5D72" w:rsidP="00227179">
      <w:pPr>
        <w:rPr>
          <w:lang w:val="en-US"/>
        </w:rPr>
      </w:pPr>
    </w:p>
    <w:p w14:paraId="6EDDC5A4" w14:textId="6C05D5E5" w:rsidR="00BB7562" w:rsidRPr="002146A1" w:rsidRDefault="00BB7562" w:rsidP="00A70B92">
      <w:pPr>
        <w:pStyle w:val="Heading2"/>
        <w:rPr>
          <w:lang w:val="sr-Latn-RS"/>
        </w:rPr>
      </w:pPr>
      <w:bookmarkStart w:id="20" w:name="_Toc220700951"/>
      <w:r w:rsidRPr="00D14842">
        <w:rPr>
          <w:lang w:val="sr-Latn-RS"/>
        </w:rPr>
        <w:t>2.3 Metodolo</w:t>
      </w:r>
      <w:r w:rsidR="00E53727">
        <w:t>ški okviri za</w:t>
      </w:r>
      <w:r w:rsidRPr="00D14842">
        <w:rPr>
          <w:lang w:val="sr-Latn-RS"/>
        </w:rPr>
        <w:t xml:space="preserve"> projektovanja arhitektu</w:t>
      </w:r>
      <w:r w:rsidRPr="002146A1">
        <w:rPr>
          <w:lang w:val="sr-Latn-RS"/>
        </w:rPr>
        <w:t>re softvera</w:t>
      </w:r>
      <w:bookmarkEnd w:id="20"/>
    </w:p>
    <w:p w14:paraId="42D70ACC" w14:textId="7F03FAF9" w:rsidR="00BB7562" w:rsidRDefault="00BB7562" w:rsidP="004913A2">
      <w:pPr>
        <w:pStyle w:val="Heading3"/>
      </w:pPr>
      <w:bookmarkStart w:id="21" w:name="_Toc220700952"/>
      <w:r w:rsidRPr="00D70865">
        <w:t>2.3.1 Acr42</w:t>
      </w:r>
      <w:bookmarkEnd w:id="21"/>
    </w:p>
    <w:p w14:paraId="18BAF090" w14:textId="56C02BE0" w:rsidR="00B12947" w:rsidRDefault="00B12947" w:rsidP="00E53727">
      <w:pPr>
        <w:jc w:val="both"/>
      </w:pPr>
      <w:r>
        <w:t>Acr42 je templejt</w:t>
      </w:r>
      <w:r w:rsidR="00C0519D">
        <w:t xml:space="preserve"> za dokumentaciju</w:t>
      </w:r>
      <w:r>
        <w:t xml:space="preserve"> arhitekture softvera. Sastoji se od 12 poglavlja i kroz njih</w:t>
      </w:r>
      <w:r w:rsidR="00C0519D">
        <w:t xml:space="preserve"> sažeto, ali jasno komunicira arhitekturu softvera iz različitih uglova</w:t>
      </w:r>
      <w:r w:rsidR="00CD3E8A">
        <w:t xml:space="preserve"> gledanja.</w:t>
      </w:r>
    </w:p>
    <w:p w14:paraId="13114C9E" w14:textId="5F93E250" w:rsidR="00C0519D" w:rsidRDefault="00C0519D" w:rsidP="00E53727">
      <w:pPr>
        <w:jc w:val="both"/>
        <w:rPr>
          <w:lang w:val="en-US"/>
        </w:rPr>
      </w:pPr>
      <w:r>
        <w:t>Tih 12 poglavlja su</w:t>
      </w:r>
      <w:r>
        <w:rPr>
          <w:lang w:val="en-US"/>
        </w:rPr>
        <w:t>:</w:t>
      </w:r>
    </w:p>
    <w:p w14:paraId="7AA7974F" w14:textId="5A78D32F" w:rsidR="00C0519D" w:rsidRDefault="00C0519D" w:rsidP="00E53727">
      <w:pPr>
        <w:pStyle w:val="ListParagraph"/>
        <w:numPr>
          <w:ilvl w:val="0"/>
          <w:numId w:val="19"/>
        </w:numPr>
        <w:jc w:val="both"/>
        <w:rPr>
          <w:lang w:val="en-US"/>
        </w:rPr>
      </w:pPr>
      <w:r>
        <w:rPr>
          <w:lang w:val="en-US"/>
        </w:rPr>
        <w:t xml:space="preserve">Uvod i ciljevi </w:t>
      </w:r>
      <w:r w:rsidR="006B3DE2">
        <w:rPr>
          <w:lang w:val="en-US"/>
        </w:rPr>
        <w:t xml:space="preserve"> </w:t>
      </w:r>
    </w:p>
    <w:p w14:paraId="05E9FFD5" w14:textId="5E600E45" w:rsidR="00CC662A" w:rsidRPr="00CC662A" w:rsidRDefault="00CC662A" w:rsidP="00E53727">
      <w:pPr>
        <w:pStyle w:val="ListParagraph"/>
        <w:numPr>
          <w:ilvl w:val="0"/>
          <w:numId w:val="19"/>
        </w:numPr>
        <w:jc w:val="both"/>
        <w:rPr>
          <w:lang w:val="en-US"/>
        </w:rPr>
      </w:pPr>
      <w:r>
        <w:rPr>
          <w:lang w:val="en-US"/>
        </w:rPr>
        <w:t>Ograni</w:t>
      </w:r>
      <w:r>
        <w:t>čenja</w:t>
      </w:r>
    </w:p>
    <w:p w14:paraId="5BBBEA16" w14:textId="444CFB0E" w:rsidR="00CC662A" w:rsidRDefault="00327923" w:rsidP="00E53727">
      <w:pPr>
        <w:pStyle w:val="ListParagraph"/>
        <w:numPr>
          <w:ilvl w:val="0"/>
          <w:numId w:val="19"/>
        </w:numPr>
        <w:jc w:val="both"/>
        <w:rPr>
          <w:lang w:val="en-US"/>
        </w:rPr>
      </w:pPr>
      <w:r>
        <w:rPr>
          <w:lang w:val="en-US"/>
        </w:rPr>
        <w:lastRenderedPageBreak/>
        <w:t>Kontekst i opseg rešenja</w:t>
      </w:r>
    </w:p>
    <w:p w14:paraId="35B88888" w14:textId="443BF1FA" w:rsidR="00327923" w:rsidRDefault="00FD2DDA" w:rsidP="00E53727">
      <w:pPr>
        <w:pStyle w:val="ListParagraph"/>
        <w:numPr>
          <w:ilvl w:val="0"/>
          <w:numId w:val="19"/>
        </w:numPr>
        <w:jc w:val="both"/>
        <w:rPr>
          <w:lang w:val="en-US"/>
        </w:rPr>
      </w:pPr>
      <w:r>
        <w:rPr>
          <w:lang w:val="en-US"/>
        </w:rPr>
        <w:t>Strategija rešenja</w:t>
      </w:r>
    </w:p>
    <w:p w14:paraId="152286E6" w14:textId="4A576786" w:rsidR="00FD2DDA" w:rsidRDefault="00FD2DDA" w:rsidP="00E53727">
      <w:pPr>
        <w:pStyle w:val="ListParagraph"/>
        <w:numPr>
          <w:ilvl w:val="0"/>
          <w:numId w:val="19"/>
        </w:numPr>
        <w:jc w:val="both"/>
        <w:rPr>
          <w:lang w:val="en-US"/>
        </w:rPr>
      </w:pPr>
      <w:r>
        <w:rPr>
          <w:lang w:val="en-US"/>
        </w:rPr>
        <w:t>Pregled modula (Building Block View)</w:t>
      </w:r>
    </w:p>
    <w:p w14:paraId="4FF22D9B" w14:textId="77777777" w:rsidR="00C23AF3" w:rsidRPr="00C23AF3" w:rsidRDefault="00C23AF3" w:rsidP="00E53727">
      <w:pPr>
        <w:pStyle w:val="ListParagraph"/>
        <w:numPr>
          <w:ilvl w:val="0"/>
          <w:numId w:val="19"/>
        </w:numPr>
        <w:jc w:val="both"/>
        <w:rPr>
          <w:lang w:val="en-US"/>
        </w:rPr>
      </w:pPr>
      <w:r w:rsidRPr="00C23AF3">
        <w:rPr>
          <w:lang w:val="en-US"/>
        </w:rPr>
        <w:t>Pregled Procesa(Runtime View)</w:t>
      </w:r>
    </w:p>
    <w:p w14:paraId="18CC68BB" w14:textId="1CD8FD21" w:rsidR="00C23AF3" w:rsidRPr="00C23AF3" w:rsidRDefault="00C23AF3" w:rsidP="00E53727">
      <w:pPr>
        <w:pStyle w:val="ListParagraph"/>
        <w:numPr>
          <w:ilvl w:val="0"/>
          <w:numId w:val="19"/>
        </w:numPr>
        <w:jc w:val="both"/>
        <w:rPr>
          <w:lang w:val="en-US"/>
        </w:rPr>
      </w:pPr>
      <w:r w:rsidRPr="00C23AF3">
        <w:rPr>
          <w:lang w:val="en-US"/>
        </w:rPr>
        <w:t>Pregled Raspore</w:t>
      </w:r>
      <w:r w:rsidR="00645107">
        <w:rPr>
          <w:lang w:val="en-US"/>
        </w:rPr>
        <w:t>đ</w:t>
      </w:r>
      <w:r w:rsidRPr="00C23AF3">
        <w:rPr>
          <w:lang w:val="en-US"/>
        </w:rPr>
        <w:t>ivanja (Deployment View)</w:t>
      </w:r>
    </w:p>
    <w:p w14:paraId="74DA841B" w14:textId="77777777" w:rsidR="00C23AF3" w:rsidRDefault="00C23AF3" w:rsidP="00E53727">
      <w:pPr>
        <w:pStyle w:val="ListParagraph"/>
        <w:numPr>
          <w:ilvl w:val="0"/>
          <w:numId w:val="19"/>
        </w:numPr>
        <w:jc w:val="both"/>
        <w:rPr>
          <w:lang w:val="en-US"/>
        </w:rPr>
      </w:pPr>
      <w:r w:rsidRPr="00C23AF3">
        <w:rPr>
          <w:lang w:val="en-US"/>
        </w:rPr>
        <w:t>Crosscutting Koncepti</w:t>
      </w:r>
    </w:p>
    <w:p w14:paraId="475EDCDE" w14:textId="1EB037DA" w:rsidR="00C23AF3" w:rsidRPr="00C23AF3" w:rsidRDefault="00C23AF3" w:rsidP="00E53727">
      <w:pPr>
        <w:pStyle w:val="ListParagraph"/>
        <w:numPr>
          <w:ilvl w:val="0"/>
          <w:numId w:val="19"/>
        </w:numPr>
        <w:jc w:val="both"/>
        <w:rPr>
          <w:lang w:val="en-US"/>
        </w:rPr>
      </w:pPr>
      <w:r>
        <w:rPr>
          <w:lang w:val="en-US"/>
        </w:rPr>
        <w:t xml:space="preserve">Odluke o </w:t>
      </w:r>
      <w:r w:rsidR="00605F10">
        <w:rPr>
          <w:lang w:val="en-US"/>
        </w:rPr>
        <w:t>arhitekturi (Architecture Decision)</w:t>
      </w:r>
    </w:p>
    <w:p w14:paraId="7E0AE628" w14:textId="77777777" w:rsidR="00C23AF3" w:rsidRPr="00C23AF3" w:rsidRDefault="00C23AF3" w:rsidP="00E53727">
      <w:pPr>
        <w:pStyle w:val="ListParagraph"/>
        <w:numPr>
          <w:ilvl w:val="0"/>
          <w:numId w:val="19"/>
        </w:numPr>
        <w:jc w:val="both"/>
        <w:rPr>
          <w:lang w:val="en-US"/>
        </w:rPr>
      </w:pPr>
      <w:r w:rsidRPr="00C23AF3">
        <w:rPr>
          <w:lang w:val="en-US"/>
        </w:rPr>
        <w:t>Zahtevi kvaliteta</w:t>
      </w:r>
    </w:p>
    <w:p w14:paraId="032C9188" w14:textId="77777777" w:rsidR="00C23AF3" w:rsidRPr="00C23AF3" w:rsidRDefault="00C23AF3" w:rsidP="00E53727">
      <w:pPr>
        <w:pStyle w:val="ListParagraph"/>
        <w:numPr>
          <w:ilvl w:val="0"/>
          <w:numId w:val="19"/>
        </w:numPr>
        <w:jc w:val="both"/>
        <w:rPr>
          <w:lang w:val="en-US"/>
        </w:rPr>
      </w:pPr>
      <w:r w:rsidRPr="00C23AF3">
        <w:rPr>
          <w:lang w:val="en-US"/>
        </w:rPr>
        <w:t>Rizici i tehnološki dug</w:t>
      </w:r>
    </w:p>
    <w:p w14:paraId="70CAF4CD" w14:textId="5FD7D1C4" w:rsidR="00C23AF3" w:rsidRDefault="00C23AF3" w:rsidP="00E53727">
      <w:pPr>
        <w:pStyle w:val="ListParagraph"/>
        <w:numPr>
          <w:ilvl w:val="0"/>
          <w:numId w:val="19"/>
        </w:numPr>
        <w:jc w:val="both"/>
        <w:rPr>
          <w:lang w:val="en-US"/>
        </w:rPr>
      </w:pPr>
      <w:r w:rsidRPr="00C23AF3">
        <w:rPr>
          <w:lang w:val="en-US"/>
        </w:rPr>
        <w:t>Rečnik pojmova</w:t>
      </w:r>
    </w:p>
    <w:p w14:paraId="3B0D8B19" w14:textId="559483A7" w:rsidR="00233447" w:rsidRDefault="00233447" w:rsidP="00233447">
      <w:pPr>
        <w:rPr>
          <w:lang w:val="en-US"/>
        </w:rPr>
      </w:pPr>
      <w:r w:rsidRPr="000B14B1">
        <w:rPr>
          <w:u w:val="single"/>
          <w:lang w:val="en-US"/>
        </w:rPr>
        <w:t>Poglavlje 1</w:t>
      </w:r>
      <w:r w:rsidR="000B14B1" w:rsidRPr="000B14B1">
        <w:rPr>
          <w:u w:val="single"/>
          <w:lang w:val="en-US"/>
        </w:rPr>
        <w:t>: Uvod I ciljevi</w:t>
      </w:r>
      <w:r>
        <w:rPr>
          <w:lang w:val="en-US"/>
        </w:rPr>
        <w:t xml:space="preserve"> se dalje može podeliti na 3 podpoglavlja. </w:t>
      </w:r>
    </w:p>
    <w:p w14:paraId="4536FDF9" w14:textId="3C76BCE1" w:rsidR="00233447" w:rsidRPr="00233447" w:rsidRDefault="00233447">
      <w:pPr>
        <w:pStyle w:val="ListParagraph"/>
        <w:numPr>
          <w:ilvl w:val="1"/>
          <w:numId w:val="12"/>
        </w:numPr>
        <w:rPr>
          <w:lang w:val="en-US"/>
        </w:rPr>
      </w:pPr>
      <w:r w:rsidRPr="00233447">
        <w:rPr>
          <w:lang w:val="en-US"/>
        </w:rPr>
        <w:t>Pregled zahteva - Opisane su osnovne funkcionalnosti koje softver pruža kao i svrha koju treba da zadovolji</w:t>
      </w:r>
    </w:p>
    <w:p w14:paraId="32B7ABCA" w14:textId="6B912892" w:rsidR="00230A1D" w:rsidRDefault="00233447">
      <w:pPr>
        <w:pStyle w:val="ListParagraph"/>
        <w:numPr>
          <w:ilvl w:val="1"/>
          <w:numId w:val="12"/>
        </w:numPr>
        <w:rPr>
          <w:lang w:val="en-US"/>
        </w:rPr>
      </w:pPr>
      <w:bookmarkStart w:id="22" w:name="CiljeviKvaliteta"/>
      <w:r>
        <w:rPr>
          <w:lang w:val="en-US"/>
        </w:rPr>
        <w:t>Ciljevi kvaliteta</w:t>
      </w:r>
      <w:bookmarkEnd w:id="22"/>
      <w:r>
        <w:rPr>
          <w:lang w:val="en-US"/>
        </w:rPr>
        <w:t>-</w:t>
      </w:r>
      <w:r w:rsidRPr="00233447">
        <w:rPr>
          <w:lang w:val="en-US"/>
        </w:rPr>
        <w:t xml:space="preserve"> </w:t>
      </w:r>
      <w:r>
        <w:rPr>
          <w:lang w:val="en-US"/>
        </w:rPr>
        <w:t>služ</w:t>
      </w:r>
      <w:r w:rsidR="00230A1D">
        <w:rPr>
          <w:lang w:val="en-US"/>
        </w:rPr>
        <w:t>i</w:t>
      </w:r>
      <w:r>
        <w:rPr>
          <w:lang w:val="en-US"/>
        </w:rPr>
        <w:t xml:space="preserve"> kao vi</w:t>
      </w:r>
      <w:r w:rsidR="00230A1D">
        <w:rPr>
          <w:lang w:val="en-US"/>
        </w:rPr>
        <w:t xml:space="preserve">zija </w:t>
      </w:r>
      <w:r w:rsidRPr="00233447">
        <w:rPr>
          <w:lang w:val="en-US"/>
        </w:rPr>
        <w:t>pro</w:t>
      </w:r>
      <w:r w:rsidR="00230A1D">
        <w:rPr>
          <w:lang w:val="en-US"/>
        </w:rPr>
        <w:t>jekta</w:t>
      </w:r>
      <w:r w:rsidRPr="00233447">
        <w:rPr>
          <w:lang w:val="en-US"/>
        </w:rPr>
        <w:t>,</w:t>
      </w:r>
      <w:r w:rsidR="00230A1D">
        <w:rPr>
          <w:lang w:val="en-US"/>
        </w:rPr>
        <w:t xml:space="preserve"> nešto čemu aplikacija</w:t>
      </w:r>
      <w:r w:rsidR="007F6EB0">
        <w:rPr>
          <w:lang w:val="en-US"/>
        </w:rPr>
        <w:t xml:space="preserve"> teži npr. </w:t>
      </w:r>
      <w:r w:rsidR="00292F09">
        <w:rPr>
          <w:lang w:val="en-US"/>
        </w:rPr>
        <w:t>u</w:t>
      </w:r>
      <w:r w:rsidR="007F6EB0">
        <w:rPr>
          <w:lang w:val="en-US"/>
        </w:rPr>
        <w:t>potrebljivost, efikasnost,</w:t>
      </w:r>
      <w:r w:rsidR="00292F09">
        <w:rPr>
          <w:lang w:val="en-US"/>
        </w:rPr>
        <w:t xml:space="preserve"> </w:t>
      </w:r>
      <w:r w:rsidR="007F6EB0">
        <w:rPr>
          <w:lang w:val="en-US"/>
        </w:rPr>
        <w:t>interoperabilnost, testabilnost itd.</w:t>
      </w:r>
    </w:p>
    <w:p w14:paraId="323E9DBF" w14:textId="6D270CAB" w:rsidR="00233447" w:rsidRDefault="00230A1D">
      <w:pPr>
        <w:pStyle w:val="ListParagraph"/>
        <w:numPr>
          <w:ilvl w:val="1"/>
          <w:numId w:val="12"/>
        </w:numPr>
        <w:rPr>
          <w:lang w:val="en-US"/>
        </w:rPr>
      </w:pPr>
      <w:r>
        <w:rPr>
          <w:lang w:val="en-US"/>
        </w:rPr>
        <w:t xml:space="preserve">Stejkoholderi – </w:t>
      </w:r>
      <w:r w:rsidR="007F6EB0">
        <w:rPr>
          <w:lang w:val="en-US"/>
        </w:rPr>
        <w:t>svi ljudi koji imaju uticaja na rešenje. Obuhvata tim ljudi koji radi na izradi rešenja</w:t>
      </w:r>
      <w:r w:rsidR="00292F09">
        <w:rPr>
          <w:lang w:val="en-US"/>
        </w:rPr>
        <w:t>:</w:t>
      </w:r>
      <w:r w:rsidR="007F6EB0">
        <w:rPr>
          <w:lang w:val="en-US"/>
        </w:rPr>
        <w:t xml:space="preserve"> developeri, softver arhitekte,</w:t>
      </w:r>
      <w:r w:rsidR="00645107">
        <w:rPr>
          <w:lang w:val="en-US"/>
        </w:rPr>
        <w:t xml:space="preserve"> </w:t>
      </w:r>
      <w:r w:rsidR="007F6EB0">
        <w:rPr>
          <w:lang w:val="en-US"/>
        </w:rPr>
        <w:t xml:space="preserve">project owneri, testeri, ljudi koji poznaju biznis logiku procesa za koji se aplikacija pravi, partneri, klijenti itd. </w:t>
      </w:r>
      <w:r w:rsidR="00233447" w:rsidRPr="00233447">
        <w:rPr>
          <w:lang w:val="en-US"/>
        </w:rPr>
        <w:t xml:space="preserve"> </w:t>
      </w:r>
    </w:p>
    <w:p w14:paraId="77A35798" w14:textId="45AEC15F" w:rsidR="007F6EB0" w:rsidRDefault="007F6EB0" w:rsidP="007F6EB0">
      <w:pPr>
        <w:rPr>
          <w:lang w:val="en-US"/>
        </w:rPr>
      </w:pPr>
      <w:r w:rsidRPr="000B14B1">
        <w:rPr>
          <w:u w:val="single"/>
          <w:lang w:val="en-US"/>
        </w:rPr>
        <w:t>Poglavlje 2</w:t>
      </w:r>
      <w:r w:rsidR="000B14B1" w:rsidRPr="000B14B1">
        <w:rPr>
          <w:u w:val="single"/>
          <w:lang w:val="en-US"/>
        </w:rPr>
        <w:t>: Ograni</w:t>
      </w:r>
      <w:r w:rsidR="000B14B1" w:rsidRPr="000B14B1">
        <w:rPr>
          <w:u w:val="single"/>
        </w:rPr>
        <w:t>čenja</w:t>
      </w:r>
      <w:r>
        <w:rPr>
          <w:lang w:val="en-US"/>
        </w:rPr>
        <w:t xml:space="preserve"> predstavlja ograničenja u smislu odre</w:t>
      </w:r>
      <w:r w:rsidR="00645107">
        <w:rPr>
          <w:lang w:val="en-US"/>
        </w:rPr>
        <w:t>đ</w:t>
      </w:r>
      <w:r>
        <w:rPr>
          <w:lang w:val="en-US"/>
        </w:rPr>
        <w:t xml:space="preserve">enih softverskih alata, okruženja, hardvera ili ljudskih resursa </w:t>
      </w:r>
      <w:r w:rsidR="00CD3E8A">
        <w:rPr>
          <w:lang w:val="en-US"/>
        </w:rPr>
        <w:t xml:space="preserve">koji su direktno uticali na arhitekturu. </w:t>
      </w:r>
      <w:r w:rsidR="00645107">
        <w:rPr>
          <w:lang w:val="en-US"/>
        </w:rPr>
        <w:t>U</w:t>
      </w:r>
      <w:r w:rsidR="00CD3E8A">
        <w:rPr>
          <w:lang w:val="en-US"/>
        </w:rPr>
        <w:t xml:space="preserve"> nekim slučajevima može i ne mora dati razloge iza odre</w:t>
      </w:r>
      <w:r w:rsidR="00645107">
        <w:rPr>
          <w:lang w:val="en-US"/>
        </w:rPr>
        <w:t>đ</w:t>
      </w:r>
      <w:r w:rsidR="00CD3E8A">
        <w:rPr>
          <w:lang w:val="en-US"/>
        </w:rPr>
        <w:t>enih odluka, predstavlja se u glavnom u tabelama sa 2 kolone: ograni</w:t>
      </w:r>
      <w:r w:rsidR="00CD3E8A">
        <w:t>čenje i motivacija</w:t>
      </w:r>
      <w:r w:rsidR="00CD3E8A">
        <w:rPr>
          <w:lang w:val="en-US"/>
        </w:rPr>
        <w:t>/razlog. Posmatra se iz 3 apsekta.</w:t>
      </w:r>
    </w:p>
    <w:p w14:paraId="70D3436E" w14:textId="5A39C3BF" w:rsidR="00CD3E8A" w:rsidRDefault="00CD3E8A" w:rsidP="007F6EB0">
      <w:r>
        <w:rPr>
          <w:lang w:val="en-US"/>
        </w:rPr>
        <w:t>2.1 Tehnička ograničenja –</w:t>
      </w:r>
      <w:r>
        <w:t xml:space="preserve"> predstavlja</w:t>
      </w:r>
      <w:r w:rsidR="00E53727">
        <w:t xml:space="preserve"> </w:t>
      </w:r>
      <w:r>
        <w:t>softverska,</w:t>
      </w:r>
      <w:r w:rsidR="00135E48">
        <w:t xml:space="preserve"> </w:t>
      </w:r>
      <w:r>
        <w:t>programerska i hardverska ograničenja</w:t>
      </w:r>
    </w:p>
    <w:p w14:paraId="0756C7AE" w14:textId="5C3D3CB7" w:rsidR="00CD3E8A" w:rsidRDefault="00CD3E8A" w:rsidP="007F6EB0">
      <w:r>
        <w:t xml:space="preserve">2.2 Organizaciona ograničenja – predstavlja odluke vezane za organizaciju ljudi koji će raditi na projektu, </w:t>
      </w:r>
      <w:r w:rsidR="00403F7A">
        <w:t>odluke o razvojnom okruženju.</w:t>
      </w:r>
      <w:r w:rsidR="000B14B1">
        <w:t xml:space="preserve"> </w:t>
      </w:r>
      <w:r w:rsidR="00403F7A">
        <w:t>M</w:t>
      </w:r>
      <w:r w:rsidR="00135E48">
        <w:t>etodologije i</w:t>
      </w:r>
      <w:r w:rsidR="00403F7A">
        <w:t xml:space="preserve"> filozofije kojima je projekat vo</w:t>
      </w:r>
      <w:r w:rsidR="00645107">
        <w:t>đ</w:t>
      </w:r>
      <w:r w:rsidR="00403F7A">
        <w:t xml:space="preserve">en, npr </w:t>
      </w:r>
      <w:r w:rsidR="000B14B1">
        <w:t>r</w:t>
      </w:r>
      <w:r w:rsidR="00403F7A">
        <w:t xml:space="preserve">isk </w:t>
      </w:r>
      <w:r w:rsidR="000B14B1">
        <w:t>d</w:t>
      </w:r>
      <w:r w:rsidR="00403F7A">
        <w:t xml:space="preserve">riven </w:t>
      </w:r>
      <w:r w:rsidR="000B14B1">
        <w:t>a</w:t>
      </w:r>
      <w:r w:rsidR="00403F7A">
        <w:t>rhiktura, iterativna,</w:t>
      </w:r>
      <w:r w:rsidR="00645107">
        <w:t xml:space="preserve"> </w:t>
      </w:r>
      <w:r w:rsidR="00403F7A">
        <w:t>inkrementalna metoda kao i npr arc42 kao metodologija tj. templejt za dokumentovanje softvera.</w:t>
      </w:r>
    </w:p>
    <w:p w14:paraId="41DC8EBF" w14:textId="566C7DF3" w:rsidR="00403F7A" w:rsidRDefault="00403F7A" w:rsidP="007F6EB0">
      <w:r>
        <w:t>2.3 Konvenci</w:t>
      </w:r>
      <w:r w:rsidR="00AF4359">
        <w:t>ona ograničenja</w:t>
      </w:r>
    </w:p>
    <w:p w14:paraId="36BDA2EC" w14:textId="05B4F9F8" w:rsidR="00403F7A" w:rsidRDefault="00135E48" w:rsidP="007F6EB0">
      <w:r>
        <w:t>Primer za to bi bile k</w:t>
      </w:r>
      <w:r w:rsidR="00403F7A">
        <w:t>onvencije jezika koji je korišćen za implementaciju</w:t>
      </w:r>
      <w:r>
        <w:t>.</w:t>
      </w:r>
      <w:r w:rsidR="00403F7A">
        <w:t xml:space="preserve"> </w:t>
      </w:r>
      <w:r>
        <w:t>A</w:t>
      </w:r>
      <w:r w:rsidR="00403F7A">
        <w:t>ko je jezik Java</w:t>
      </w:r>
      <w:r w:rsidR="007B3FAE">
        <w:t>,</w:t>
      </w:r>
      <w:r w:rsidR="00403F7A">
        <w:t xml:space="preserve"> </w:t>
      </w:r>
      <w:r w:rsidR="007B3FAE">
        <w:t>treba</w:t>
      </w:r>
      <w:r w:rsidR="00403F7A">
        <w:t xml:space="preserve"> prati</w:t>
      </w:r>
      <w:r w:rsidR="007B3FAE">
        <w:t>ti</w:t>
      </w:r>
      <w:r w:rsidR="00403F7A">
        <w:t xml:space="preserve"> konvenciju imenovanja promenljivih po </w:t>
      </w:r>
      <w:r w:rsidR="00645107">
        <w:t>k</w:t>
      </w:r>
      <w:r w:rsidR="00403F7A">
        <w:t>amel notaciji, jezik koji je korišćen za komponente u projektu bi tako</w:t>
      </w:r>
      <w:r w:rsidR="00645107">
        <w:t>đ</w:t>
      </w:r>
      <w:r w:rsidR="00403F7A">
        <w:t>e trebalo da bude naveden ovde</w:t>
      </w:r>
      <w:r w:rsidR="00AF4359">
        <w:t xml:space="preserve"> i da se developeri kasnije tog jezika i pridržavaju, npr ako je jezik engleski onda sve promenljive treba da budu na engleskom, a ne neke na srpskom,</w:t>
      </w:r>
      <w:r w:rsidR="00645107">
        <w:t xml:space="preserve"> </w:t>
      </w:r>
      <w:r w:rsidR="00AF4359">
        <w:t>neke na engleskom.</w:t>
      </w:r>
    </w:p>
    <w:p w14:paraId="3314E189" w14:textId="4ED542A1" w:rsidR="00AF4359" w:rsidRDefault="00AF4359" w:rsidP="007F6EB0">
      <w:r>
        <w:t>Tako</w:t>
      </w:r>
      <w:r w:rsidR="00645107">
        <w:t>đ</w:t>
      </w:r>
      <w:r>
        <w:t>e mogu biti navedene i neke konvencije specifi</w:t>
      </w:r>
      <w:r w:rsidR="00645107">
        <w:t>č</w:t>
      </w:r>
      <w:r>
        <w:t>ne za ovaj projekat, npr posebna ekstenzija za fajlove koje aplikacija proizvodi.</w:t>
      </w:r>
    </w:p>
    <w:p w14:paraId="504A10FA" w14:textId="1FB9D931" w:rsidR="00AF4359" w:rsidRPr="00C173C8" w:rsidRDefault="00AF4359" w:rsidP="007F6EB0">
      <w:r w:rsidRPr="00645107">
        <w:rPr>
          <w:u w:val="single"/>
        </w:rPr>
        <w:t>Poglavlje 3</w:t>
      </w:r>
      <w:r w:rsidR="00917CAE" w:rsidRPr="00645107">
        <w:rPr>
          <w:u w:val="single"/>
        </w:rPr>
        <w:t>: Kontekst i opseg rešenja</w:t>
      </w:r>
      <w:r w:rsidRPr="00C173C8">
        <w:t xml:space="preserve"> </w:t>
      </w:r>
      <w:r w:rsidR="009429DF" w:rsidRPr="00C173C8">
        <w:t>odgovara na pitanje ko su korisnici sistema i od kojih drugih sistema zavisi. Posmatra se iz 2 aspekta.</w:t>
      </w:r>
    </w:p>
    <w:p w14:paraId="55DF53BD" w14:textId="51DD831F" w:rsidR="009429DF" w:rsidRPr="00C173C8" w:rsidRDefault="009429DF" w:rsidP="007F6EB0">
      <w:r w:rsidRPr="00C173C8">
        <w:t>3.1 Biznis kontekst – predstavlja sistem kao crnu kutiju i fokus je na tokovima informacija ka spoljnim sistemima</w:t>
      </w:r>
      <w:r w:rsidR="003161A3" w:rsidRPr="00C173C8">
        <w:t>, korisnicima</w:t>
      </w:r>
      <w:r w:rsidR="00917CAE" w:rsidRPr="00C173C8">
        <w:t xml:space="preserve"> ili ure</w:t>
      </w:r>
      <w:r w:rsidR="00645107">
        <w:t>đ</w:t>
      </w:r>
      <w:r w:rsidR="00917CAE" w:rsidRPr="00C173C8">
        <w:t>ajima</w:t>
      </w:r>
      <w:r w:rsidRPr="00C173C8">
        <w:t xml:space="preserve"> i nazad</w:t>
      </w:r>
      <w:r w:rsidR="0074121E" w:rsidRPr="00C173C8">
        <w:t>.</w:t>
      </w:r>
    </w:p>
    <w:p w14:paraId="5844A029" w14:textId="77777777" w:rsidR="0049282B" w:rsidRDefault="00917CAE" w:rsidP="0049282B">
      <w:pPr>
        <w:keepNext/>
      </w:pPr>
      <w:r w:rsidRPr="00C173C8">
        <w:rPr>
          <w:noProof/>
        </w:rPr>
        <w:lastRenderedPageBreak/>
        <w:drawing>
          <wp:inline distT="0" distB="0" distL="0" distR="0" wp14:anchorId="2D2F3D7F" wp14:editId="104962B3">
            <wp:extent cx="5943600" cy="4178300"/>
            <wp:effectExtent l="0" t="0" r="0" b="0"/>
            <wp:docPr id="69032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178300"/>
                    </a:xfrm>
                    <a:prstGeom prst="rect">
                      <a:avLst/>
                    </a:prstGeom>
                    <a:noFill/>
                    <a:ln>
                      <a:noFill/>
                    </a:ln>
                  </pic:spPr>
                </pic:pic>
              </a:graphicData>
            </a:graphic>
          </wp:inline>
        </w:drawing>
      </w:r>
    </w:p>
    <w:p w14:paraId="285DA33B" w14:textId="67A53448" w:rsidR="00917CAE" w:rsidRPr="00C173C8" w:rsidRDefault="0049282B" w:rsidP="0049282B">
      <w:pPr>
        <w:pStyle w:val="Caption"/>
      </w:pPr>
      <w:bookmarkStart w:id="23" w:name="_Toc220700849"/>
      <w:r>
        <w:t xml:space="preserve">Slika </w:t>
      </w:r>
      <w:r>
        <w:fldChar w:fldCharType="begin"/>
      </w:r>
      <w:r>
        <w:instrText xml:space="preserve"> SEQ Slika \* ARABIC </w:instrText>
      </w:r>
      <w:r>
        <w:fldChar w:fldCharType="separate"/>
      </w:r>
      <w:r w:rsidR="002341AD">
        <w:rPr>
          <w:noProof/>
        </w:rPr>
        <w:t>6</w:t>
      </w:r>
      <w:r>
        <w:fldChar w:fldCharType="end"/>
      </w:r>
      <w:r>
        <w:t xml:space="preserve">: </w:t>
      </w:r>
      <w:r w:rsidRPr="00751841">
        <w:t>Primer Biznis Kontekst Diagrama – Uređaj za praćenje prekoračenja brzine u saobraćaju (Trafic Pursuit Unit)</w:t>
      </w:r>
      <w:r w:rsidR="00FD53C8" w:rsidRPr="00FD53C8">
        <w:rPr>
          <w:sz w:val="22"/>
          <w:szCs w:val="22"/>
          <w:vertAlign w:val="superscript"/>
        </w:rPr>
        <w:t>[24]</w:t>
      </w:r>
      <w:bookmarkEnd w:id="23"/>
    </w:p>
    <w:p w14:paraId="44658BB4" w14:textId="4AD07361" w:rsidR="009429DF" w:rsidRPr="00C173C8" w:rsidRDefault="009429DF" w:rsidP="007F6EB0">
      <w:r w:rsidRPr="00C173C8">
        <w:t xml:space="preserve">3.2 Tehnički kontekst – </w:t>
      </w:r>
      <w:r w:rsidR="000E723B" w:rsidRPr="00C173C8">
        <w:t>predstavlja predhodne ure</w:t>
      </w:r>
      <w:r w:rsidR="00645107">
        <w:t>đ</w:t>
      </w:r>
      <w:r w:rsidR="000E723B" w:rsidRPr="00C173C8">
        <w:t>aje, aktore i sisteme kao i na biznis kontek</w:t>
      </w:r>
      <w:r w:rsidR="00F2426A">
        <w:t>s</w:t>
      </w:r>
      <w:r w:rsidR="000E723B" w:rsidRPr="00C173C8">
        <w:t xml:space="preserve">tu, ali ovaj put predstavljajući </w:t>
      </w:r>
      <w:r w:rsidR="00F2426A">
        <w:t xml:space="preserve">i </w:t>
      </w:r>
      <w:r w:rsidR="000E723B" w:rsidRPr="00C173C8">
        <w:t xml:space="preserve">protokole komunikacije kojim se primaju i šalju ulazni i izlazni podaci. </w:t>
      </w:r>
    </w:p>
    <w:p w14:paraId="01209801" w14:textId="77777777" w:rsidR="0049282B" w:rsidRDefault="000E723B" w:rsidP="0049282B">
      <w:pPr>
        <w:keepNext/>
      </w:pPr>
      <w:r>
        <w:rPr>
          <w:noProof/>
        </w:rPr>
        <w:lastRenderedPageBreak/>
        <w:drawing>
          <wp:inline distT="0" distB="0" distL="0" distR="0" wp14:anchorId="6B77C492" wp14:editId="3B798AC0">
            <wp:extent cx="5324017" cy="5135157"/>
            <wp:effectExtent l="0" t="0" r="0" b="8890"/>
            <wp:docPr id="1149192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49770" cy="5159997"/>
                    </a:xfrm>
                    <a:prstGeom prst="rect">
                      <a:avLst/>
                    </a:prstGeom>
                    <a:noFill/>
                  </pic:spPr>
                </pic:pic>
              </a:graphicData>
            </a:graphic>
          </wp:inline>
        </w:drawing>
      </w:r>
    </w:p>
    <w:p w14:paraId="4CEF129B" w14:textId="6013DB5D" w:rsidR="000E723B" w:rsidRDefault="0049282B" w:rsidP="0049282B">
      <w:pPr>
        <w:pStyle w:val="Caption"/>
      </w:pPr>
      <w:bookmarkStart w:id="24" w:name="_Toc220700850"/>
      <w:r>
        <w:t xml:space="preserve">Slika </w:t>
      </w:r>
      <w:r>
        <w:fldChar w:fldCharType="begin"/>
      </w:r>
      <w:r>
        <w:instrText xml:space="preserve"> SEQ Slika \* ARABIC </w:instrText>
      </w:r>
      <w:r>
        <w:fldChar w:fldCharType="separate"/>
      </w:r>
      <w:r w:rsidR="002341AD">
        <w:rPr>
          <w:noProof/>
        </w:rPr>
        <w:t>7</w:t>
      </w:r>
      <w:r>
        <w:fldChar w:fldCharType="end"/>
      </w:r>
      <w:r>
        <w:t xml:space="preserve">: </w:t>
      </w:r>
      <w:r w:rsidRPr="007B513F">
        <w:t>Primer Tehničkog Kontekst Diagrama – Uređaj za praćenje prekoračenja brzine u saobraćaju (Trafic Pursuit Unit)</w:t>
      </w:r>
      <w:bookmarkEnd w:id="24"/>
    </w:p>
    <w:p w14:paraId="0BF93F69" w14:textId="77777777" w:rsidR="009B7B60" w:rsidRPr="00C722CB" w:rsidRDefault="009B7B60" w:rsidP="007F6EB0">
      <w:pPr>
        <w:rPr>
          <w:lang w:val="en-US"/>
        </w:rPr>
      </w:pPr>
    </w:p>
    <w:p w14:paraId="3C541147" w14:textId="7DAF4E9F" w:rsidR="00CD3E8A" w:rsidRDefault="00507EE2" w:rsidP="007F6EB0">
      <w:r w:rsidRPr="00507EE2">
        <w:rPr>
          <w:u w:val="single"/>
          <w:lang w:val="en-US"/>
        </w:rPr>
        <w:t>Poglavlje 4: Strategija rešenja</w:t>
      </w:r>
      <w:r>
        <w:t xml:space="preserve"> </w:t>
      </w:r>
      <w:r w:rsidR="005E099D">
        <w:t>prikazuje se često u formatu liste ili tabele i opisuje prvo ciljeve</w:t>
      </w:r>
      <w:r w:rsidR="00CB2959">
        <w:t xml:space="preserve"> kvaliteta</w:t>
      </w:r>
      <w:r w:rsidR="005E099D">
        <w:t xml:space="preserve"> ili izazove sa kojima se projekat suočava, a zatim opisuje konkretne pristupe, alate, jezike, kojim planira da ih prevazi</w:t>
      </w:r>
      <w:r w:rsidR="00645107">
        <w:t>đ</w:t>
      </w:r>
      <w:r w:rsidR="005E099D">
        <w:t>e.</w:t>
      </w:r>
    </w:p>
    <w:tbl>
      <w:tblPr>
        <w:tblStyle w:val="TableGrid"/>
        <w:tblW w:w="0" w:type="auto"/>
        <w:tblLook w:val="04A0" w:firstRow="1" w:lastRow="0" w:firstColumn="1" w:lastColumn="0" w:noHBand="0" w:noVBand="1"/>
      </w:tblPr>
      <w:tblGrid>
        <w:gridCol w:w="2337"/>
        <w:gridCol w:w="2337"/>
        <w:gridCol w:w="2338"/>
        <w:gridCol w:w="2338"/>
      </w:tblGrid>
      <w:tr w:rsidR="005E099D" w14:paraId="06C55132" w14:textId="77777777" w:rsidTr="005E099D">
        <w:tc>
          <w:tcPr>
            <w:tcW w:w="2337" w:type="dxa"/>
          </w:tcPr>
          <w:p w14:paraId="2F11EA13" w14:textId="14C417FC" w:rsidR="005E099D" w:rsidRDefault="005E099D" w:rsidP="005E099D">
            <w:r w:rsidRPr="00984731">
              <w:rPr>
                <w:lang w:val="en-US"/>
              </w:rPr>
              <w:t>Quality goal</w:t>
            </w:r>
          </w:p>
        </w:tc>
        <w:tc>
          <w:tcPr>
            <w:tcW w:w="2337" w:type="dxa"/>
          </w:tcPr>
          <w:p w14:paraId="5D4D9665" w14:textId="41D8E0DC" w:rsidR="005E099D" w:rsidRDefault="005E099D" w:rsidP="005E099D">
            <w:r w:rsidRPr="00984731">
              <w:rPr>
                <w:lang w:val="en-US"/>
              </w:rPr>
              <w:t>Scenario</w:t>
            </w:r>
          </w:p>
        </w:tc>
        <w:tc>
          <w:tcPr>
            <w:tcW w:w="2338" w:type="dxa"/>
          </w:tcPr>
          <w:p w14:paraId="048F8314" w14:textId="3837283F" w:rsidR="005E099D" w:rsidRDefault="005E099D" w:rsidP="005E099D">
            <w:r w:rsidRPr="00984731">
              <w:rPr>
                <w:lang w:val="en-US"/>
              </w:rPr>
              <w:t>Solution approach</w:t>
            </w:r>
          </w:p>
        </w:tc>
        <w:tc>
          <w:tcPr>
            <w:tcW w:w="2338" w:type="dxa"/>
          </w:tcPr>
          <w:p w14:paraId="10A43657" w14:textId="370FC7F0" w:rsidR="005E099D" w:rsidRDefault="005E099D" w:rsidP="005E099D">
            <w:r w:rsidRPr="00984731">
              <w:rPr>
                <w:lang w:val="en-US"/>
              </w:rPr>
              <w:t>Link to Details</w:t>
            </w:r>
          </w:p>
        </w:tc>
      </w:tr>
      <w:tr w:rsidR="005E099D" w14:paraId="798033CC" w14:textId="77777777" w:rsidTr="005E099D">
        <w:tc>
          <w:tcPr>
            <w:tcW w:w="2337" w:type="dxa"/>
          </w:tcPr>
          <w:p w14:paraId="5AC8975F" w14:textId="70373D11" w:rsidR="005E099D" w:rsidRDefault="005E099D" w:rsidP="005E099D">
            <w:r w:rsidRPr="00D73513">
              <w:rPr>
                <w:lang w:val="en-US"/>
              </w:rPr>
              <w:t>&lt;Q-goal 1&gt;</w:t>
            </w:r>
          </w:p>
        </w:tc>
        <w:tc>
          <w:tcPr>
            <w:tcW w:w="2337" w:type="dxa"/>
          </w:tcPr>
          <w:p w14:paraId="5C63F7CB" w14:textId="122EA69F" w:rsidR="005E099D" w:rsidRDefault="005E099D" w:rsidP="005E099D">
            <w:r w:rsidRPr="00D73513">
              <w:rPr>
                <w:lang w:val="en-US"/>
              </w:rPr>
              <w:t xml:space="preserve"> &lt;Text&gt;</w:t>
            </w:r>
          </w:p>
        </w:tc>
        <w:tc>
          <w:tcPr>
            <w:tcW w:w="2338" w:type="dxa"/>
          </w:tcPr>
          <w:p w14:paraId="02261040" w14:textId="22BAD58A" w:rsidR="005E099D" w:rsidRDefault="005E099D" w:rsidP="005E099D">
            <w:r w:rsidRPr="00D73513">
              <w:rPr>
                <w:lang w:val="en-US"/>
              </w:rPr>
              <w:t>&lt;Text&gt;</w:t>
            </w:r>
          </w:p>
        </w:tc>
        <w:tc>
          <w:tcPr>
            <w:tcW w:w="2338" w:type="dxa"/>
          </w:tcPr>
          <w:p w14:paraId="094A1123" w14:textId="749ED650" w:rsidR="005E099D" w:rsidRDefault="005E099D" w:rsidP="005E099D">
            <w:r w:rsidRPr="00D73513">
              <w:rPr>
                <w:lang w:val="en-US"/>
              </w:rPr>
              <w:t>&lt;Link&gt;</w:t>
            </w:r>
          </w:p>
        </w:tc>
      </w:tr>
      <w:tr w:rsidR="005E099D" w14:paraId="0172DE55" w14:textId="77777777" w:rsidTr="005E099D">
        <w:tc>
          <w:tcPr>
            <w:tcW w:w="2337" w:type="dxa"/>
          </w:tcPr>
          <w:p w14:paraId="464FFFE7" w14:textId="1EC3240B" w:rsidR="005E099D" w:rsidRDefault="005E099D" w:rsidP="005E099D">
            <w:r w:rsidRPr="00701885">
              <w:rPr>
                <w:lang w:val="en-US"/>
              </w:rPr>
              <w:t>&lt;Q-goal 2&gt;</w:t>
            </w:r>
          </w:p>
        </w:tc>
        <w:tc>
          <w:tcPr>
            <w:tcW w:w="2337" w:type="dxa"/>
          </w:tcPr>
          <w:p w14:paraId="061913B8" w14:textId="3F4A7710" w:rsidR="005E099D" w:rsidRDefault="005E099D" w:rsidP="005E099D">
            <w:r w:rsidRPr="00701885">
              <w:rPr>
                <w:lang w:val="en-US"/>
              </w:rPr>
              <w:t xml:space="preserve"> &lt;Text&gt;</w:t>
            </w:r>
          </w:p>
        </w:tc>
        <w:tc>
          <w:tcPr>
            <w:tcW w:w="2338" w:type="dxa"/>
          </w:tcPr>
          <w:p w14:paraId="0B16224F" w14:textId="26C67C14" w:rsidR="005E099D" w:rsidRDefault="005E099D" w:rsidP="005E099D">
            <w:r w:rsidRPr="00701885">
              <w:rPr>
                <w:lang w:val="en-US"/>
              </w:rPr>
              <w:t>&lt;Text&gt;</w:t>
            </w:r>
          </w:p>
        </w:tc>
        <w:tc>
          <w:tcPr>
            <w:tcW w:w="2338" w:type="dxa"/>
          </w:tcPr>
          <w:p w14:paraId="6B2EE778" w14:textId="2792C7E2" w:rsidR="005E099D" w:rsidRDefault="005E099D" w:rsidP="008D4A59">
            <w:pPr>
              <w:keepNext/>
            </w:pPr>
            <w:r w:rsidRPr="00701885">
              <w:rPr>
                <w:lang w:val="en-US"/>
              </w:rPr>
              <w:t>&lt;Link&gt;</w:t>
            </w:r>
          </w:p>
        </w:tc>
      </w:tr>
    </w:tbl>
    <w:p w14:paraId="071A2B71" w14:textId="790C8E3E" w:rsidR="005E099D" w:rsidRDefault="008D4A59" w:rsidP="008D4A59">
      <w:pPr>
        <w:pStyle w:val="Caption"/>
        <w:jc w:val="center"/>
      </w:pPr>
      <w:bookmarkStart w:id="25" w:name="_Toc220700839"/>
      <w:r>
        <w:t xml:space="preserve">Tabela </w:t>
      </w:r>
      <w:r>
        <w:fldChar w:fldCharType="begin"/>
      </w:r>
      <w:r>
        <w:instrText xml:space="preserve"> SEQ Tabela \* ARABIC </w:instrText>
      </w:r>
      <w:r>
        <w:fldChar w:fldCharType="separate"/>
      </w:r>
      <w:r w:rsidR="00C563CC">
        <w:rPr>
          <w:noProof/>
        </w:rPr>
        <w:t>3</w:t>
      </w:r>
      <w:r>
        <w:fldChar w:fldCharType="end"/>
      </w:r>
      <w:r>
        <w:t>: Templejt tabele ciljevi kvaliteta u strategiji re</w:t>
      </w:r>
      <w:r>
        <w:rPr>
          <w:noProof/>
        </w:rPr>
        <w:t>šenja</w:t>
      </w:r>
      <w:bookmarkEnd w:id="25"/>
    </w:p>
    <w:p w14:paraId="522F0CB7" w14:textId="6ED4355B" w:rsidR="005E099D" w:rsidRDefault="005E099D" w:rsidP="007F6EB0">
      <w:r>
        <w:t>Opis treba da bude kratak i po potrebi u koloni Link to Details da specificira link ka poglavlju dokumentacije gde čitalac može opširnije da se informiše o konkretnoj strategiji rešenja.</w:t>
      </w:r>
    </w:p>
    <w:p w14:paraId="04BAEB72" w14:textId="3D60FCF6" w:rsidR="005E099D" w:rsidRDefault="005E099D" w:rsidP="005E099D">
      <w:pPr>
        <w:rPr>
          <w:u w:val="single"/>
          <w:lang w:val="en-US"/>
        </w:rPr>
      </w:pPr>
      <w:r w:rsidRPr="005E099D">
        <w:rPr>
          <w:u w:val="single"/>
        </w:rPr>
        <w:t>Poglavlje 5</w:t>
      </w:r>
      <w:r w:rsidRPr="005E099D">
        <w:rPr>
          <w:u w:val="single"/>
          <w:lang w:val="en-US"/>
        </w:rPr>
        <w:t>: Pregled modula (</w:t>
      </w:r>
      <w:bookmarkStart w:id="26" w:name="BuildingBlockView"/>
      <w:r w:rsidRPr="005E099D">
        <w:rPr>
          <w:u w:val="single"/>
          <w:lang w:val="en-US"/>
        </w:rPr>
        <w:t>Building Block View</w:t>
      </w:r>
      <w:bookmarkEnd w:id="26"/>
      <w:r w:rsidRPr="005E099D">
        <w:rPr>
          <w:u w:val="single"/>
          <w:lang w:val="en-US"/>
        </w:rPr>
        <w:t xml:space="preserve">) </w:t>
      </w:r>
    </w:p>
    <w:p w14:paraId="08EDC34C" w14:textId="653F75D1" w:rsidR="009437E4" w:rsidRPr="009437E4" w:rsidRDefault="009437E4" w:rsidP="005E099D">
      <w:pPr>
        <w:rPr>
          <w:lang w:val="en-US"/>
        </w:rPr>
      </w:pPr>
      <w:r w:rsidRPr="009437E4">
        <w:rPr>
          <w:lang w:val="en-US"/>
        </w:rPr>
        <w:lastRenderedPageBreak/>
        <w:t>Pre</w:t>
      </w:r>
      <w:r>
        <w:rPr>
          <w:lang w:val="en-US"/>
        </w:rPr>
        <w:t>dstavlja dekompoziciju</w:t>
      </w:r>
      <w:r w:rsidR="00F23646">
        <w:rPr>
          <w:lang w:val="en-US"/>
        </w:rPr>
        <w:t xml:space="preserve"> logičke</w:t>
      </w:r>
      <w:r>
        <w:rPr>
          <w:lang w:val="en-US"/>
        </w:rPr>
        <w:t xml:space="preserve"> strukture sistema na gradivne blokove (module, klase,</w:t>
      </w:r>
      <w:r w:rsidR="00F23646">
        <w:rPr>
          <w:lang w:val="en-US"/>
        </w:rPr>
        <w:t xml:space="preserve"> pakete, funkcije</w:t>
      </w:r>
      <w:r>
        <w:rPr>
          <w:lang w:val="en-US"/>
        </w:rPr>
        <w:t>)</w:t>
      </w:r>
      <w:r w:rsidR="00F23646">
        <w:rPr>
          <w:lang w:val="en-US"/>
        </w:rPr>
        <w:t xml:space="preserve"> na više nivoa apstrakcije. Za prikaz se mogu koristiti UML Diagrami Komponenti, UML Dijagram Paketa, </w:t>
      </w:r>
      <w:r w:rsidR="00F23646" w:rsidRPr="00F23646">
        <w:t xml:space="preserve">ER </w:t>
      </w:r>
      <w:r w:rsidR="00DD2673">
        <w:t>d</w:t>
      </w:r>
      <w:r w:rsidR="00F23646" w:rsidRPr="00F23646">
        <w:t>i</w:t>
      </w:r>
      <w:r w:rsidR="00DD2673">
        <w:t>ja</w:t>
      </w:r>
      <w:r w:rsidR="00F23646" w:rsidRPr="00F23646">
        <w:t>gram (Entity-Relationship Diagram)</w:t>
      </w:r>
      <w:r w:rsidR="00DD2673">
        <w:t xml:space="preserve"> za </w:t>
      </w:r>
      <w:r w:rsidR="00705DA1">
        <w:t>grafički prikaz relacionog modela.</w:t>
      </w:r>
    </w:p>
    <w:p w14:paraId="4550EE9A" w14:textId="5CA8D4B0" w:rsidR="005E099D" w:rsidRPr="00DD2673" w:rsidRDefault="00F23646" w:rsidP="007F6EB0">
      <w:pPr>
        <w:rPr>
          <w:u w:val="single"/>
          <w:lang w:val="en-US"/>
        </w:rPr>
      </w:pPr>
      <w:r w:rsidRPr="00DD2673">
        <w:rPr>
          <w:u w:val="single"/>
          <w:lang w:val="en-US"/>
        </w:rPr>
        <w:t>Poglavlje 6: Pregled procesa (</w:t>
      </w:r>
      <w:bookmarkStart w:id="27" w:name="RunTimeView"/>
      <w:r w:rsidRPr="00DD2673">
        <w:rPr>
          <w:u w:val="single"/>
          <w:lang w:val="en-US"/>
        </w:rPr>
        <w:t>Runtime View</w:t>
      </w:r>
      <w:bookmarkEnd w:id="27"/>
      <w:r w:rsidRPr="00DD2673">
        <w:rPr>
          <w:u w:val="single"/>
          <w:lang w:val="en-US"/>
        </w:rPr>
        <w:t>)</w:t>
      </w:r>
    </w:p>
    <w:p w14:paraId="1A3AB961" w14:textId="73D5F7FA" w:rsidR="00705DA1" w:rsidRDefault="00F23646" w:rsidP="007F6EB0">
      <w:r>
        <w:t>Predstavlja ponašanja sistema kroz procese izme</w:t>
      </w:r>
      <w:r w:rsidR="00645107">
        <w:t>đ</w:t>
      </w:r>
      <w:r>
        <w:t>u komponenti. Fokus ovog poglavlja je da ilustruju koje komponente inicijalizuju procese i šta su i</w:t>
      </w:r>
      <w:r w:rsidR="00F2426A">
        <w:t>n</w:t>
      </w:r>
      <w:r>
        <w:t>puti i outputi koje svaka od komponenti proizvodi tokom procesa. Za prikaz se mogu koristiti UML Diagrami sekvenci ili UML Dijagram Aktivnosti</w:t>
      </w:r>
      <w:r w:rsidR="00705DA1">
        <w:t>.</w:t>
      </w:r>
    </w:p>
    <w:p w14:paraId="09616D29" w14:textId="1771E58C" w:rsidR="00705DA1" w:rsidRPr="00705DA1" w:rsidRDefault="00705DA1" w:rsidP="007F6EB0">
      <w:pPr>
        <w:rPr>
          <w:u w:val="single"/>
        </w:rPr>
      </w:pPr>
      <w:r w:rsidRPr="00705DA1">
        <w:rPr>
          <w:u w:val="single"/>
        </w:rPr>
        <w:t xml:space="preserve">Poglavlje 7: </w:t>
      </w:r>
      <w:r w:rsidRPr="00705DA1">
        <w:rPr>
          <w:u w:val="single"/>
          <w:lang w:val="en-US"/>
        </w:rPr>
        <w:t>Pregled Raspore</w:t>
      </w:r>
      <w:r w:rsidR="00645107">
        <w:rPr>
          <w:u w:val="single"/>
          <w:lang w:val="en-US"/>
        </w:rPr>
        <w:t>đ</w:t>
      </w:r>
      <w:r w:rsidRPr="00705DA1">
        <w:rPr>
          <w:u w:val="single"/>
          <w:lang w:val="en-US"/>
        </w:rPr>
        <w:t>ivanja</w:t>
      </w:r>
      <w:r>
        <w:rPr>
          <w:u w:val="single"/>
          <w:lang w:val="en-US"/>
        </w:rPr>
        <w:t xml:space="preserve"> </w:t>
      </w:r>
      <w:r w:rsidRPr="00705DA1">
        <w:rPr>
          <w:u w:val="single"/>
          <w:lang w:val="en-US"/>
        </w:rPr>
        <w:t>(Deployment View)</w:t>
      </w:r>
    </w:p>
    <w:p w14:paraId="21C13ADC" w14:textId="0B33B512" w:rsidR="002529E2" w:rsidRPr="002529E2" w:rsidRDefault="002529E2" w:rsidP="007F6EB0">
      <w:pPr>
        <w:rPr>
          <w:lang w:val="en-US"/>
        </w:rPr>
      </w:pPr>
      <w:r>
        <w:t>Predstavlja se Deployment Diagramom koji prikazuje fizički deployment softverskih artefakata na hardware nodovima.</w:t>
      </w:r>
    </w:p>
    <w:p w14:paraId="18E0A7A5" w14:textId="2E6C763C" w:rsidR="00163772" w:rsidRDefault="00163772" w:rsidP="007F6EB0">
      <w:pPr>
        <w:rPr>
          <w:lang w:val="en-US"/>
        </w:rPr>
      </w:pPr>
      <w:r>
        <w:t>Artefakt (eng. artifact) – bilo koja vrsta informacije proizvedena kroz proces razvoja softvera</w:t>
      </w:r>
      <w:r w:rsidR="002529E2">
        <w:t xml:space="preserve">, predstavlja implementaciju softverskih komponenti </w:t>
      </w:r>
      <w:r w:rsidR="004B6251">
        <w:t>, npr. : egzekutabilni fajlovi, konfiguracio</w:t>
      </w:r>
      <w:r w:rsidR="004B6251">
        <w:rPr>
          <w:lang w:val="en-US"/>
        </w:rPr>
        <w:t>ni fajlovi, skripte, tabela baz</w:t>
      </w:r>
      <w:r w:rsidR="00F2426A">
        <w:rPr>
          <w:lang w:val="en-US"/>
        </w:rPr>
        <w:t>e</w:t>
      </w:r>
      <w:r w:rsidR="004B6251">
        <w:rPr>
          <w:lang w:val="en-US"/>
        </w:rPr>
        <w:t xml:space="preserve"> podataka.</w:t>
      </w:r>
    </w:p>
    <w:p w14:paraId="5E9331F2" w14:textId="1200A574" w:rsidR="004B6251" w:rsidRPr="005F503C" w:rsidRDefault="004B6251" w:rsidP="007F6EB0">
      <w:r>
        <w:rPr>
          <w:lang w:val="en-US"/>
        </w:rPr>
        <w:t>Node (</w:t>
      </w:r>
      <w:r>
        <w:t>čvor</w:t>
      </w:r>
      <w:r>
        <w:rPr>
          <w:lang w:val="en-US"/>
        </w:rPr>
        <w:t>) – hardverski ure</w:t>
      </w:r>
      <w:r w:rsidR="00645107">
        <w:rPr>
          <w:lang w:val="en-US"/>
        </w:rPr>
        <w:t>đ</w:t>
      </w:r>
      <w:r>
        <w:rPr>
          <w:lang w:val="en-US"/>
        </w:rPr>
        <w:t xml:space="preserve">aj ili softversko </w:t>
      </w:r>
      <w:r w:rsidR="005F503C">
        <w:rPr>
          <w:lang w:val="en-US"/>
        </w:rPr>
        <w:t xml:space="preserve">izvršno okruženje, mogu da </w:t>
      </w:r>
      <w:r w:rsidR="00C75E4C">
        <w:rPr>
          <w:lang w:val="en-US"/>
        </w:rPr>
        <w:t>ugnježdavaju</w:t>
      </w:r>
      <w:r w:rsidR="005F503C">
        <w:t>(nestuju) druge nodove</w:t>
      </w:r>
      <w:r w:rsidR="00C75E4C">
        <w:t xml:space="preserve"> unutar sebe</w:t>
      </w:r>
      <w:r w:rsidR="00F2426A">
        <w:t>.</w:t>
      </w:r>
    </w:p>
    <w:p w14:paraId="22B4B017" w14:textId="3DD81BD2" w:rsidR="005E099D" w:rsidRDefault="004B6251" w:rsidP="007F6EB0">
      <w:r>
        <w:t xml:space="preserve">Deployment dijagram prikazuje </w:t>
      </w:r>
      <w:r w:rsidR="005F503C">
        <w:t>nodove u okviru kojih se izvršavaju artefakti kao i veze asocijacije i zavisnosti izme</w:t>
      </w:r>
      <w:r w:rsidR="00645107">
        <w:t>đ</w:t>
      </w:r>
      <w:r w:rsidR="005F503C">
        <w:t>u artefakta. Ovi di</w:t>
      </w:r>
      <w:r w:rsidR="00F2426A">
        <w:t>j</w:t>
      </w:r>
      <w:r w:rsidR="005F503C">
        <w:t xml:space="preserve">agrami po potrebi mogu biti veoma detaljni i tačno specifikovati tip procesora i operativni sistem svakog hardverskog noda, </w:t>
      </w:r>
      <w:r w:rsidR="00FD418E">
        <w:t>tako</w:t>
      </w:r>
      <w:r w:rsidR="00645107">
        <w:t>đ</w:t>
      </w:r>
      <w:r w:rsidR="00FD418E">
        <w:t>e ovo je mesto gde se specificiraju različita okruženja npr. development, testno i produkciono okruženje</w:t>
      </w:r>
      <w:r w:rsidR="007304DE">
        <w:t>, load balanceri, ruteri, firewallovi itd.</w:t>
      </w:r>
    </w:p>
    <w:p w14:paraId="07026D74" w14:textId="77777777" w:rsidR="0049282B" w:rsidRDefault="005F503C" w:rsidP="0049282B">
      <w:pPr>
        <w:keepNext/>
      </w:pPr>
      <w:r>
        <w:rPr>
          <w:noProof/>
        </w:rPr>
        <w:drawing>
          <wp:inline distT="0" distB="0" distL="0" distR="0" wp14:anchorId="4F830067" wp14:editId="71A1AAB2">
            <wp:extent cx="2371725" cy="2305050"/>
            <wp:effectExtent l="0" t="0" r="9525" b="0"/>
            <wp:docPr id="67359792" name="Picture 1" descr="Several execution environments nested into server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veral execution environments nested into server devi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71725" cy="2305050"/>
                    </a:xfrm>
                    <a:prstGeom prst="rect">
                      <a:avLst/>
                    </a:prstGeom>
                    <a:noFill/>
                    <a:ln>
                      <a:noFill/>
                    </a:ln>
                  </pic:spPr>
                </pic:pic>
              </a:graphicData>
            </a:graphic>
          </wp:inline>
        </w:drawing>
      </w:r>
    </w:p>
    <w:p w14:paraId="4AAF2FC3" w14:textId="7C04C161" w:rsidR="005F503C" w:rsidRPr="0049282B" w:rsidRDefault="0049282B" w:rsidP="0049282B">
      <w:pPr>
        <w:pStyle w:val="Caption"/>
      </w:pPr>
      <w:bookmarkStart w:id="28" w:name="_Toc220700851"/>
      <w:r>
        <w:t xml:space="preserve">Slika </w:t>
      </w:r>
      <w:r>
        <w:fldChar w:fldCharType="begin"/>
      </w:r>
      <w:r>
        <w:instrText xml:space="preserve"> SEQ Slika \* ARABIC </w:instrText>
      </w:r>
      <w:r>
        <w:fldChar w:fldCharType="separate"/>
      </w:r>
      <w:r w:rsidR="002341AD">
        <w:rPr>
          <w:noProof/>
        </w:rPr>
        <w:t>8</w:t>
      </w:r>
      <w:r>
        <w:fldChar w:fldCharType="end"/>
      </w:r>
      <w:r>
        <w:t xml:space="preserve">: </w:t>
      </w:r>
      <w:r w:rsidRPr="00D2415E">
        <w:t>Nekoliko izvršnih okruženja ugnježdenih na istom serverskom uređaju</w:t>
      </w:r>
      <w:bookmarkEnd w:id="28"/>
    </w:p>
    <w:p w14:paraId="37838C62" w14:textId="77777777" w:rsidR="0049282B" w:rsidRDefault="00C75E4C" w:rsidP="0049282B">
      <w:pPr>
        <w:keepNext/>
      </w:pPr>
      <w:r>
        <w:rPr>
          <w:noProof/>
        </w:rPr>
        <w:lastRenderedPageBreak/>
        <w:drawing>
          <wp:inline distT="0" distB="0" distL="0" distR="0" wp14:anchorId="34E93D74" wp14:editId="35D3322C">
            <wp:extent cx="3143250" cy="1962150"/>
            <wp:effectExtent l="0" t="0" r="0" b="0"/>
            <wp:docPr id="1654802756" name="Picture 3" descr="Deployment specification displayed as a classifier attached to deployment of component arti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ployment specification displayed as a classifier attached to deployment of component artifa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43250" cy="1962150"/>
                    </a:xfrm>
                    <a:prstGeom prst="rect">
                      <a:avLst/>
                    </a:prstGeom>
                    <a:noFill/>
                    <a:ln>
                      <a:noFill/>
                    </a:ln>
                  </pic:spPr>
                </pic:pic>
              </a:graphicData>
            </a:graphic>
          </wp:inline>
        </w:drawing>
      </w:r>
    </w:p>
    <w:p w14:paraId="262BADF2" w14:textId="0DA95789" w:rsidR="00C23AF3" w:rsidRDefault="0049282B" w:rsidP="0049282B">
      <w:pPr>
        <w:pStyle w:val="Caption"/>
      </w:pPr>
      <w:bookmarkStart w:id="29" w:name="_Toc220700852"/>
      <w:r>
        <w:t xml:space="preserve">Slika </w:t>
      </w:r>
      <w:r>
        <w:fldChar w:fldCharType="begin"/>
      </w:r>
      <w:r>
        <w:instrText xml:space="preserve"> SEQ Slika \* ARABIC </w:instrText>
      </w:r>
      <w:r>
        <w:fldChar w:fldCharType="separate"/>
      </w:r>
      <w:r w:rsidR="002341AD">
        <w:rPr>
          <w:noProof/>
        </w:rPr>
        <w:t>9</w:t>
      </w:r>
      <w:r>
        <w:fldChar w:fldCharType="end"/>
      </w:r>
      <w:r>
        <w:t xml:space="preserve">: </w:t>
      </w:r>
      <w:r w:rsidRPr="00B65397">
        <w:t>Primer specifikacije deployment artifakta</w:t>
      </w:r>
      <w:bookmarkEnd w:id="29"/>
    </w:p>
    <w:p w14:paraId="24E70B8A" w14:textId="2807A13D" w:rsidR="00C75E4C" w:rsidRDefault="00DD0805" w:rsidP="00C75E4C">
      <w:r>
        <w:t xml:space="preserve">Na slici X, </w:t>
      </w:r>
      <w:r w:rsidR="007304DE">
        <w:t xml:space="preserve">dodavanje </w:t>
      </w:r>
      <w:r>
        <w:t>specifikacij</w:t>
      </w:r>
      <w:r w:rsidR="007304DE">
        <w:t xml:space="preserve">e pri deploymentu </w:t>
      </w:r>
      <w:r>
        <w:t>egzekutabiln</w:t>
      </w:r>
      <w:r w:rsidR="007304DE">
        <w:t>e</w:t>
      </w:r>
      <w:r>
        <w:t xml:space="preserve"> .jar bibliotek</w:t>
      </w:r>
      <w:r w:rsidR="007304DE">
        <w:t>e</w:t>
      </w:r>
      <w:r>
        <w:t xml:space="preserve"> na aplikacionom serveru je suština devops metoda koji su spominjan</w:t>
      </w:r>
      <w:r w:rsidR="00EF75C8">
        <w:t>e</w:t>
      </w:r>
      <w:r>
        <w:t xml:space="preserve"> u poglavlju </w:t>
      </w:r>
      <w:hyperlink w:anchor="_2.1.2_Atributi_kvaliteta" w:history="1">
        <w:r w:rsidRPr="00EA500A">
          <w:rPr>
            <w:rStyle w:val="Hyperlink"/>
          </w:rPr>
          <w:t>2.1.2 Atributi kvaliteta</w:t>
        </w:r>
      </w:hyperlink>
      <w:r>
        <w:t>. Kroz konfiguracione fajlove moguće je promeniti nivoe logovanja, promeniti dodeljene resurse ili konekcione parametre prema bazi bez potrebe da se modifikuje sam izvršni kod.</w:t>
      </w:r>
    </w:p>
    <w:p w14:paraId="0E8F4421" w14:textId="27595C15" w:rsidR="00B9201C" w:rsidRDefault="00DD0805" w:rsidP="00DD0805">
      <w:r w:rsidRPr="00DD0805">
        <w:rPr>
          <w:u w:val="single"/>
        </w:rPr>
        <w:t>Poglavlje 8</w:t>
      </w:r>
      <w:r w:rsidRPr="00DD0805">
        <w:rPr>
          <w:u w:val="single"/>
          <w:lang w:val="en-US"/>
        </w:rPr>
        <w:t>: Crosscutting Koncepti</w:t>
      </w:r>
      <w:r w:rsidR="00605F10">
        <w:rPr>
          <w:u w:val="single"/>
          <w:lang w:val="en-US"/>
        </w:rPr>
        <w:t>,</w:t>
      </w:r>
      <w:r w:rsidRPr="00DD0805">
        <w:rPr>
          <w:lang w:val="en-US"/>
        </w:rPr>
        <w:t xml:space="preserve"> </w:t>
      </w:r>
      <w:r w:rsidR="00B9201C">
        <w:rPr>
          <w:lang w:val="en-US"/>
        </w:rPr>
        <w:t>ova sekcija obuhvata širok spektar koncepata koji se pro</w:t>
      </w:r>
      <w:r w:rsidR="00B9201C">
        <w:t>žimaju kroz celu arhitekturu i ne mogu se pripisati samo odre</w:t>
      </w:r>
      <w:r w:rsidR="00645107">
        <w:t>đ</w:t>
      </w:r>
      <w:r w:rsidR="00B9201C">
        <w:t>enom delu aplikacije npr logovanje,testabilnost, security.</w:t>
      </w:r>
    </w:p>
    <w:p w14:paraId="43D2D8CA" w14:textId="77777777" w:rsidR="0049282B" w:rsidRDefault="00B9201C" w:rsidP="0049282B">
      <w:pPr>
        <w:keepNext/>
      </w:pPr>
      <w:r>
        <w:rPr>
          <w:noProof/>
        </w:rPr>
        <w:drawing>
          <wp:inline distT="0" distB="0" distL="0" distR="0" wp14:anchorId="5615195F" wp14:editId="74224686">
            <wp:extent cx="5257800" cy="1393092"/>
            <wp:effectExtent l="0" t="0" r="0" b="0"/>
            <wp:docPr id="1973033962" name="Picture 4" descr="Crosscutting concern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osscutting concerns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1577" cy="1396742"/>
                    </a:xfrm>
                    <a:prstGeom prst="rect">
                      <a:avLst/>
                    </a:prstGeom>
                    <a:noFill/>
                    <a:ln>
                      <a:noFill/>
                    </a:ln>
                  </pic:spPr>
                </pic:pic>
              </a:graphicData>
            </a:graphic>
          </wp:inline>
        </w:drawing>
      </w:r>
    </w:p>
    <w:p w14:paraId="188BAC3D" w14:textId="3F34C0B7" w:rsidR="008D4A59" w:rsidRDefault="0049282B" w:rsidP="0049282B">
      <w:pPr>
        <w:pStyle w:val="Caption"/>
        <w:jc w:val="center"/>
      </w:pPr>
      <w:bookmarkStart w:id="30" w:name="_Toc220700853"/>
      <w:r>
        <w:t xml:space="preserve">Slika </w:t>
      </w:r>
      <w:r>
        <w:fldChar w:fldCharType="begin"/>
      </w:r>
      <w:r>
        <w:instrText xml:space="preserve"> SEQ Slika \* ARABIC </w:instrText>
      </w:r>
      <w:r>
        <w:fldChar w:fldCharType="separate"/>
      </w:r>
      <w:r w:rsidR="002341AD">
        <w:rPr>
          <w:noProof/>
        </w:rPr>
        <w:t>10</w:t>
      </w:r>
      <w:r>
        <w:fldChar w:fldCharType="end"/>
      </w:r>
      <w:r>
        <w:t xml:space="preserve">: </w:t>
      </w:r>
      <w:r w:rsidR="00E53727">
        <w:t>Pro</w:t>
      </w:r>
      <w:r w:rsidR="00E53727">
        <w:rPr>
          <w:lang w:val="en-US"/>
        </w:rPr>
        <w:t>žimajući</w:t>
      </w:r>
      <w:r w:rsidRPr="004F4464">
        <w:t xml:space="preserve"> koncepti kroz komponente</w:t>
      </w:r>
      <w:bookmarkEnd w:id="30"/>
    </w:p>
    <w:p w14:paraId="7ADFCA60" w14:textId="13A7699F" w:rsidR="00DD0805" w:rsidRPr="00B9201C" w:rsidRDefault="00B9201C" w:rsidP="00DD0805">
      <w:r>
        <w:t xml:space="preserve"> </w:t>
      </w:r>
    </w:p>
    <w:p w14:paraId="24672A14" w14:textId="4F0D73FC" w:rsidR="00B9201C" w:rsidRDefault="00B9201C" w:rsidP="00C75E4C">
      <w:pPr>
        <w:rPr>
          <w:lang w:val="en-US"/>
        </w:rPr>
      </w:pPr>
      <w:r>
        <w:rPr>
          <w:lang w:val="en-US"/>
        </w:rPr>
        <w:t xml:space="preserve">Forma ovog poglavlja je prilagodljiva potrebama samog projekta </w:t>
      </w:r>
      <w:r w:rsidR="00F2426A">
        <w:rPr>
          <w:lang w:val="en-US"/>
        </w:rPr>
        <w:t>i</w:t>
      </w:r>
      <w:r>
        <w:rPr>
          <w:lang w:val="en-US"/>
        </w:rPr>
        <w:t xml:space="preserve"> može obuhvatati po potrebi kratke opise svih koncepata koje autor želi detaljnije da objasni na jednom mestu jer se spominju na više mesta, ali nisu svojstveni ni za jedno drugo specifično poglavlje.</w:t>
      </w:r>
    </w:p>
    <w:p w14:paraId="04FB1DAC" w14:textId="77777777" w:rsidR="0049282B" w:rsidRDefault="00B9201C" w:rsidP="0049282B">
      <w:pPr>
        <w:keepNext/>
        <w:jc w:val="center"/>
      </w:pPr>
      <w:r>
        <w:rPr>
          <w:noProof/>
        </w:rPr>
        <w:lastRenderedPageBreak/>
        <w:drawing>
          <wp:inline distT="0" distB="0" distL="0" distR="0" wp14:anchorId="1C262640" wp14:editId="0DBA3A89">
            <wp:extent cx="5943600" cy="3514725"/>
            <wp:effectExtent l="0" t="0" r="0" b="9525"/>
            <wp:docPr id="1805191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514725"/>
                    </a:xfrm>
                    <a:prstGeom prst="rect">
                      <a:avLst/>
                    </a:prstGeom>
                    <a:noFill/>
                    <a:ln>
                      <a:noFill/>
                    </a:ln>
                  </pic:spPr>
                </pic:pic>
              </a:graphicData>
            </a:graphic>
          </wp:inline>
        </w:drawing>
      </w:r>
    </w:p>
    <w:p w14:paraId="0BD669AB" w14:textId="157A4ADB" w:rsidR="00B9201C" w:rsidRDefault="0049282B" w:rsidP="0049282B">
      <w:pPr>
        <w:pStyle w:val="Caption"/>
        <w:jc w:val="center"/>
      </w:pPr>
      <w:bookmarkStart w:id="31" w:name="_Toc220700854"/>
      <w:r>
        <w:t xml:space="preserve">Slika </w:t>
      </w:r>
      <w:r>
        <w:fldChar w:fldCharType="begin"/>
      </w:r>
      <w:r>
        <w:instrText xml:space="preserve"> SEQ Slika \* ARABIC </w:instrText>
      </w:r>
      <w:r>
        <w:fldChar w:fldCharType="separate"/>
      </w:r>
      <w:r w:rsidR="002341AD">
        <w:rPr>
          <w:noProof/>
        </w:rPr>
        <w:t>11</w:t>
      </w:r>
      <w:r>
        <w:fldChar w:fldCharType="end"/>
      </w:r>
      <w:r>
        <w:t xml:space="preserve">: </w:t>
      </w:r>
      <w:r w:rsidRPr="00336652">
        <w:t xml:space="preserve">Koncepti koji se mogu pojaviti u poglavlju </w:t>
      </w:r>
      <w:r w:rsidR="00E53727">
        <w:t>Prožimajućih komcepata</w:t>
      </w:r>
      <w:bookmarkEnd w:id="31"/>
    </w:p>
    <w:p w14:paraId="3B6EFE58" w14:textId="79A7B303" w:rsidR="00B9201C" w:rsidRPr="00DD0805" w:rsidRDefault="00B9201C" w:rsidP="0049282B">
      <w:pPr>
        <w:pStyle w:val="Caption"/>
        <w:rPr>
          <w:lang w:val="en-US"/>
        </w:rPr>
      </w:pPr>
    </w:p>
    <w:p w14:paraId="65A5B7BE" w14:textId="4BE297CD" w:rsidR="00DD0805" w:rsidRDefault="00605F10" w:rsidP="00C75E4C">
      <w:r w:rsidRPr="001913CF">
        <w:rPr>
          <w:u w:val="single"/>
        </w:rPr>
        <w:t>Poglavlje 9: Odluke o arhitekturi</w:t>
      </w:r>
      <w:r w:rsidRPr="001913CF">
        <w:t xml:space="preserve"> se doti</w:t>
      </w:r>
      <w:r>
        <w:t>če odluka koje direktno utiču na performanse i kvalitet aplikacije,  motivacije iza takvih odluka, tj. racionalizacijom zašto je baš to rešenje izabrano.</w:t>
      </w:r>
    </w:p>
    <w:p w14:paraId="77BD5616" w14:textId="51836407" w:rsidR="00605F10" w:rsidRPr="00BF2A26" w:rsidRDefault="00605F10" w:rsidP="00C75E4C">
      <w:r w:rsidRPr="001913CF">
        <w:rPr>
          <w:u w:val="single"/>
        </w:rPr>
        <w:t>Poglavlje 10: Zahtevi kvaliteta</w:t>
      </w:r>
      <w:r w:rsidR="00B963DF" w:rsidRPr="001913CF">
        <w:t>, obuhvata sve zahteve kvaliteta popisane u formi</w:t>
      </w:r>
      <w:r w:rsidR="00EF75C8">
        <w:t xml:space="preserve"> stabla ili</w:t>
      </w:r>
      <w:r w:rsidR="00B963DF" w:rsidRPr="001913CF">
        <w:t xml:space="preserve"> tabele</w:t>
      </w:r>
      <w:r w:rsidR="00EF75C8">
        <w:t xml:space="preserve"> sa kolonama zahteva kvaliteta i preduzetih mere da zahtev bude ispunjen.</w:t>
      </w:r>
      <w:r w:rsidR="00B963DF" w:rsidRPr="001913CF">
        <w:t xml:space="preserve"> </w:t>
      </w:r>
      <w:r w:rsidR="00EF75C8">
        <w:t>Z</w:t>
      </w:r>
      <w:r w:rsidR="00B963DF" w:rsidRPr="001913CF">
        <w:t xml:space="preserve">ahtevi se mogu grupisati npr zahtevi koji se odnose na ispunjene ciljeva iz poglavlja </w:t>
      </w:r>
      <w:hyperlink w:anchor="CiljeviKvaliteta" w:history="1">
        <w:r w:rsidR="00B963DF" w:rsidRPr="003C23BC">
          <w:rPr>
            <w:rStyle w:val="Hyperlink"/>
          </w:rPr>
          <w:t>1.2</w:t>
        </w:r>
        <w:r w:rsidR="00EA500A" w:rsidRPr="003C23BC">
          <w:rPr>
            <w:rStyle w:val="Hyperlink"/>
          </w:rPr>
          <w:t xml:space="preserve"> Ciljevi kvaliteta</w:t>
        </w:r>
      </w:hyperlink>
      <w:r w:rsidR="00B963DF" w:rsidRPr="001913CF">
        <w:t>, npr kada pri</w:t>
      </w:r>
      <w:r w:rsidR="00F2426A">
        <w:t>č</w:t>
      </w:r>
      <w:r w:rsidR="00B963DF" w:rsidRPr="001913CF">
        <w:t>amo o Security aspektu na primeru websajta za rad sa poreskim prijavama, gde obični radnici banke ne bi trebalo da mogu da menjaju role drugim radnicima sem ako nemaju ulogu administratora, to se mo</w:t>
      </w:r>
      <w:r w:rsidR="00B963DF">
        <w:t>že postići kako ograničavanjem renderovanih komponenti na frontendu</w:t>
      </w:r>
      <w:r w:rsidR="00BF2A26">
        <w:t xml:space="preserve"> za korisnike sa nedovoljnom autorizacijom, kao i dodavanjem safe guardova na </w:t>
      </w:r>
      <w:r w:rsidR="00EF75C8">
        <w:t>endpointe</w:t>
      </w:r>
      <w:r w:rsidR="00BF2A26">
        <w:t xml:space="preserve"> na backendu kao dodatni vid autorizacije. </w:t>
      </w:r>
    </w:p>
    <w:p w14:paraId="6F5E170C" w14:textId="55946134" w:rsidR="00605F10" w:rsidRDefault="00605F10" w:rsidP="00C75E4C">
      <w:r w:rsidRPr="001913CF">
        <w:rPr>
          <w:u w:val="single"/>
        </w:rPr>
        <w:t>Poglavlje 11: Rizici i tehnološki dug</w:t>
      </w:r>
      <w:r w:rsidR="00BF2A26">
        <w:t xml:space="preserve"> predstavlja listu identifikovanih tehničkih rizika </w:t>
      </w:r>
      <w:r w:rsidR="001913CF">
        <w:t>i</w:t>
      </w:r>
      <w:r w:rsidR="001913CF" w:rsidRPr="001913CF">
        <w:t>/</w:t>
      </w:r>
      <w:r w:rsidR="00BF2A26">
        <w:t>ili tehničkih dugova, sortirani</w:t>
      </w:r>
      <w:r w:rsidR="001913CF">
        <w:t>h</w:t>
      </w:r>
      <w:r w:rsidR="00BF2A26">
        <w:t xml:space="preserve"> po prioritetu</w:t>
      </w:r>
      <w:r w:rsidR="001913CF">
        <w:t>.</w:t>
      </w:r>
    </w:p>
    <w:p w14:paraId="48D9F4BE" w14:textId="2680FCB3" w:rsidR="00BF2A26" w:rsidRDefault="001913CF" w:rsidP="00C75E4C">
      <w:r>
        <w:t>Rizici su uglavnom izazvani faktorima koji su u trenutku projektovanja nepoznati timu. Mogu biti vezani za nedostatak dokumentacije</w:t>
      </w:r>
      <w:r w:rsidR="003C23BC">
        <w:t xml:space="preserve"> biznis logike</w:t>
      </w:r>
      <w:r>
        <w:t xml:space="preserve"> ili znanja odre</w:t>
      </w:r>
      <w:r w:rsidR="00645107">
        <w:t>đ</w:t>
      </w:r>
      <w:r>
        <w:t>ene tehnologije ili alata koja je predvi</w:t>
      </w:r>
      <w:r w:rsidR="00645107">
        <w:t>đ</w:t>
      </w:r>
      <w:r>
        <w:t>ena za izradu projekta kao i njihove me</w:t>
      </w:r>
      <w:r w:rsidR="00645107">
        <w:t>đ</w:t>
      </w:r>
      <w:r>
        <w:t>usobne kompatibilnosti. Faktori rizika tako</w:t>
      </w:r>
      <w:r w:rsidR="00645107">
        <w:t>đ</w:t>
      </w:r>
      <w:r>
        <w:t>e mogu imati veze sa stakeholderima koji ne mogu da daju dovoljno jasne detalje željenog rešenja, zbog čega postoji rizik od izrade nezadovoljavajućeg rešenja</w:t>
      </w:r>
      <w:r w:rsidR="00102557">
        <w:t xml:space="preserve">. </w:t>
      </w:r>
    </w:p>
    <w:p w14:paraId="55C62994" w14:textId="32F67B77" w:rsidR="00102557" w:rsidRDefault="00102557" w:rsidP="00C75E4C">
      <w:r>
        <w:t>Razlog za tehnološki dug mogu npr biti rokovi koji predvi</w:t>
      </w:r>
      <w:r w:rsidR="00645107">
        <w:t>đ</w:t>
      </w:r>
      <w:r>
        <w:t>aju demo ili produkcionu verziju pre nego što su svi predvi</w:t>
      </w:r>
      <w:r w:rsidR="00645107">
        <w:t>đ</w:t>
      </w:r>
      <w:r>
        <w:t>eni featuri implementirani, u tom slučaju arhitekta ili developer može odlučiti da napravi kompromis predvi</w:t>
      </w:r>
      <w:r w:rsidR="00645107">
        <w:t>đ</w:t>
      </w:r>
      <w:r>
        <w:t>enoj arhitekturi, izostavljajući neke manje bitne feature i testove.</w:t>
      </w:r>
    </w:p>
    <w:p w14:paraId="785E9EA8" w14:textId="5C373B19" w:rsidR="00DD0805" w:rsidRPr="00102557" w:rsidRDefault="00605F10" w:rsidP="00C75E4C">
      <w:r w:rsidRPr="000313B2">
        <w:rPr>
          <w:u w:val="single"/>
        </w:rPr>
        <w:lastRenderedPageBreak/>
        <w:t>Poglavlje 12: Rečnik pojmova</w:t>
      </w:r>
      <w:r w:rsidR="00BF2A26">
        <w:t xml:space="preserve"> </w:t>
      </w:r>
      <w:r w:rsidR="00102557">
        <w:t>služi da objasni često spominjane tehničke termine u ostatku dokumentacije, kako bi svi stakeholderi koji čitaju ovaj dokument imali jasno, zajedničko razumevanje na šta se ti pojmovi odnose.</w:t>
      </w:r>
    </w:p>
    <w:p w14:paraId="4EC60029" w14:textId="10AC2BA5" w:rsidR="00BB7562" w:rsidRDefault="00BB7562" w:rsidP="004913A2">
      <w:pPr>
        <w:pStyle w:val="Heading3"/>
      </w:pPr>
      <w:bookmarkStart w:id="32" w:name="_Toc220700953"/>
      <w:r w:rsidRPr="00D70865">
        <w:t>2.3.2 4+1 View Model</w:t>
      </w:r>
      <w:bookmarkEnd w:id="32"/>
    </w:p>
    <w:p w14:paraId="66146908" w14:textId="35DDC9A7" w:rsidR="00805B4D" w:rsidRDefault="00805B4D" w:rsidP="00805B4D">
      <w:r>
        <w:t xml:space="preserve">4+1 View Model je još jedan popularan templejt za dokumentovanje softvera. Fokus ovog templejta je na stakeholderima i kako oni vide </w:t>
      </w:r>
      <w:r w:rsidR="009B3014">
        <w:t>softversko rešenje.</w:t>
      </w:r>
    </w:p>
    <w:p w14:paraId="2833DE69" w14:textId="1CCC49F6" w:rsidR="00CA5738" w:rsidRDefault="009B3014" w:rsidP="00805B4D">
      <w:r>
        <w:t xml:space="preserve">Filip Krušten (Philip Kruchten), autor ovog modela, objašnjava da je potreba za ovim modelom nastala zato što je na projektima na kojima je radio dolazio u situacije da </w:t>
      </w:r>
      <w:r w:rsidR="00CA5738">
        <w:t>dokumentacija</w:t>
      </w:r>
      <w:r>
        <w:t xml:space="preserve"> bude pun</w:t>
      </w:r>
      <w:r w:rsidR="00CA5738">
        <w:t>a</w:t>
      </w:r>
      <w:r>
        <w:t xml:space="preserve"> oznaka koje</w:t>
      </w:r>
      <w:r w:rsidR="00CA5738">
        <w:t xml:space="preserve"> krajnji korisnik ne razume, te se mučio da do</w:t>
      </w:r>
      <w:r w:rsidR="00645107">
        <w:t>đ</w:t>
      </w:r>
      <w:r w:rsidR="00CA5738">
        <w:t>e do informacij</w:t>
      </w:r>
      <w:r w:rsidR="00EF75C8">
        <w:t>a</w:t>
      </w:r>
      <w:r w:rsidR="00CA5738">
        <w:t xml:space="preserve"> koje bi se njega tical</w:t>
      </w:r>
      <w:r w:rsidR="00EF75C8">
        <w:t>e</w:t>
      </w:r>
      <w:r w:rsidR="00CA5738">
        <w:t>.</w:t>
      </w:r>
    </w:p>
    <w:p w14:paraId="354983E5" w14:textId="333FF0D7" w:rsidR="009B3014" w:rsidRDefault="009B3014" w:rsidP="00805B4D">
      <w:r>
        <w:t>Rešenje do kog je došao je napraviti model za svaku ulogu stakeholdera projekta sa detaljima koji se njega konkretno tiču.</w:t>
      </w:r>
      <w:r w:rsidR="00CA5738">
        <w:t xml:space="preserve"> </w:t>
      </w:r>
    </w:p>
    <w:p w14:paraId="6514A83F" w14:textId="0824B2F0" w:rsidR="00555881" w:rsidRDefault="00CA5738" w:rsidP="00805B4D">
      <w:pPr>
        <w:rPr>
          <w:lang w:val="en-US"/>
        </w:rPr>
      </w:pPr>
      <w:r>
        <w:t xml:space="preserve">Ovaj model posmatra rešenje iz </w:t>
      </w:r>
      <w:r w:rsidR="00555881">
        <w:t xml:space="preserve"> 4 </w:t>
      </w:r>
      <w:r>
        <w:t xml:space="preserve">ugla kranjih korisnika, </w:t>
      </w:r>
      <w:r w:rsidR="003C23BC">
        <w:t>project menadžera,</w:t>
      </w:r>
      <w:r>
        <w:t xml:space="preserve"> </w:t>
      </w:r>
      <w:r w:rsidR="003C23BC">
        <w:t>programera,</w:t>
      </w:r>
      <w:r w:rsidR="003C23BC" w:rsidRPr="003C23BC">
        <w:t xml:space="preserve"> </w:t>
      </w:r>
      <w:r w:rsidR="003C23BC">
        <w:t xml:space="preserve">devops inžinjera,  i </w:t>
      </w:r>
      <w:r w:rsidR="00555881">
        <w:rPr>
          <w:lang w:val="en-US"/>
        </w:rPr>
        <w:t xml:space="preserve">na </w:t>
      </w:r>
      <w:r w:rsidR="00555881">
        <w:t>šta se dodaje 5. pogled koji sadrži neke, ali ne sve slučajeve korišćenja, kako bi objasnio kako su svi ostali pogledi povezani me</w:t>
      </w:r>
      <w:r w:rsidR="00645107">
        <w:t>đ</w:t>
      </w:r>
      <w:r w:rsidR="00555881">
        <w:t>usobno.</w:t>
      </w:r>
      <w:hyperlink w:anchor="L17" w:history="1">
        <w:r w:rsidR="00F2426A" w:rsidRPr="00F2426A">
          <w:rPr>
            <w:rStyle w:val="Hyperlink"/>
            <w:vertAlign w:val="superscript"/>
            <w:lang w:val="en-US"/>
          </w:rPr>
          <w:t>[17]</w:t>
        </w:r>
      </w:hyperlink>
      <w:r w:rsidR="00555881">
        <w:t xml:space="preserve">  </w:t>
      </w:r>
    </w:p>
    <w:p w14:paraId="4565C3D6" w14:textId="77777777" w:rsidR="000055CE" w:rsidRDefault="00555881" w:rsidP="000055CE">
      <w:pPr>
        <w:keepNext/>
      </w:pPr>
      <w:r>
        <w:rPr>
          <w:noProof/>
        </w:rPr>
        <w:drawing>
          <wp:inline distT="0" distB="0" distL="0" distR="0" wp14:anchorId="348E4E2A" wp14:editId="7D558689">
            <wp:extent cx="5524500" cy="2762250"/>
            <wp:effectExtent l="0" t="0" r="0" b="0"/>
            <wp:docPr id="1492928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27538" cy="2763769"/>
                    </a:xfrm>
                    <a:prstGeom prst="rect">
                      <a:avLst/>
                    </a:prstGeom>
                    <a:noFill/>
                    <a:ln>
                      <a:noFill/>
                    </a:ln>
                  </pic:spPr>
                </pic:pic>
              </a:graphicData>
            </a:graphic>
          </wp:inline>
        </w:drawing>
      </w:r>
    </w:p>
    <w:p w14:paraId="502E60E9" w14:textId="2A792AEB" w:rsidR="0049282B" w:rsidRDefault="000055CE" w:rsidP="000055CE">
      <w:pPr>
        <w:pStyle w:val="Caption"/>
        <w:jc w:val="center"/>
      </w:pPr>
      <w:bookmarkStart w:id="33" w:name="_Toc220700855"/>
      <w:r>
        <w:t xml:space="preserve">Slika </w:t>
      </w:r>
      <w:r>
        <w:fldChar w:fldCharType="begin"/>
      </w:r>
      <w:r>
        <w:instrText xml:space="preserve"> SEQ Slika \* ARABIC </w:instrText>
      </w:r>
      <w:r>
        <w:fldChar w:fldCharType="separate"/>
      </w:r>
      <w:r w:rsidR="002341AD">
        <w:rPr>
          <w:noProof/>
        </w:rPr>
        <w:t>12</w:t>
      </w:r>
      <w:r>
        <w:fldChar w:fldCharType="end"/>
      </w:r>
      <w:r>
        <w:t xml:space="preserve">: </w:t>
      </w:r>
      <w:r w:rsidRPr="00BF0E9D">
        <w:t>4+1 View Model</w:t>
      </w:r>
      <w:bookmarkEnd w:id="33"/>
    </w:p>
    <w:p w14:paraId="7D52DA17" w14:textId="77777777" w:rsidR="000055CE" w:rsidRDefault="000055CE" w:rsidP="00102557">
      <w:pPr>
        <w:rPr>
          <w:u w:val="single"/>
        </w:rPr>
      </w:pPr>
    </w:p>
    <w:p w14:paraId="7FB5D13E" w14:textId="701C00AD" w:rsidR="00913B80" w:rsidRDefault="00555881" w:rsidP="00102557">
      <w:r w:rsidRPr="000313B2">
        <w:rPr>
          <w:u w:val="single"/>
        </w:rPr>
        <w:t>Logi</w:t>
      </w:r>
      <w:r w:rsidR="000313B2" w:rsidRPr="000313B2">
        <w:rPr>
          <w:u w:val="single"/>
        </w:rPr>
        <w:t>čki pogled</w:t>
      </w:r>
      <w:r w:rsidR="000313B2">
        <w:t xml:space="preserve"> predstavlja rešenje iz ugla kranjih korisnika, na veoma visokom nivou apstrakcije opisuje</w:t>
      </w:r>
      <w:r w:rsidR="00913B80">
        <w:t xml:space="preserve"> kako je sistem struktuiran da bi pružio funkcionalnosti korisniku. Za prikaz se mogu koristiti UML dijagram klasa i UML dijagram stanja.</w:t>
      </w:r>
    </w:p>
    <w:p w14:paraId="0328C584" w14:textId="55F2FA45" w:rsidR="000313B2" w:rsidRDefault="000313B2" w:rsidP="00102557">
      <w:r w:rsidRPr="000313B2">
        <w:rPr>
          <w:u w:val="single"/>
        </w:rPr>
        <w:t>Procesni pogled</w:t>
      </w:r>
      <w:r w:rsidRPr="000313B2">
        <w:t xml:space="preserve"> </w:t>
      </w:r>
      <w:r w:rsidR="00913B80">
        <w:t>se fokusira na ponašanje sistema u vreme izvršavanja, predstavlja procese u sistemu i kako oni me</w:t>
      </w:r>
      <w:r w:rsidR="00645107">
        <w:t>đ</w:t>
      </w:r>
      <w:r w:rsidR="00913B80">
        <w:t>usobno komuniciraju.  Za prikaz su prikladni UML dijagrami sekvenci, komunikacije i aktivnosti. Tako</w:t>
      </w:r>
      <w:r w:rsidR="00645107">
        <w:t>đ</w:t>
      </w:r>
      <w:r w:rsidR="00913B80">
        <w:t>e adresira nefunkcionalne zahteve.</w:t>
      </w:r>
    </w:p>
    <w:p w14:paraId="5CF491B1" w14:textId="41BCE2AE" w:rsidR="00913B80" w:rsidRDefault="00913B80" w:rsidP="00102557">
      <w:r w:rsidRPr="00913B80">
        <w:rPr>
          <w:u w:val="single"/>
        </w:rPr>
        <w:lastRenderedPageBreak/>
        <w:t>Development pogled</w:t>
      </w:r>
      <w:r>
        <w:t xml:space="preserve"> prikazuje sistem iz ugla programera i bavi se menadžmentom softvera . U tu svrhu, koristi </w:t>
      </w:r>
      <w:r w:rsidR="004665ED">
        <w:t xml:space="preserve">se </w:t>
      </w:r>
      <w:r>
        <w:t>dijagrami komponent</w:t>
      </w:r>
      <w:r w:rsidR="004665ED">
        <w:t>i</w:t>
      </w:r>
      <w:r>
        <w:t xml:space="preserve"> i</w:t>
      </w:r>
      <w:r w:rsidR="004665ED">
        <w:rPr>
          <w:lang w:val="en-US"/>
        </w:rPr>
        <w:t>/ili</w:t>
      </w:r>
      <w:r>
        <w:t xml:space="preserve"> package dijagram</w:t>
      </w:r>
      <w:r w:rsidR="004665ED">
        <w:t>i</w:t>
      </w:r>
      <w:r>
        <w:t>.</w:t>
      </w:r>
    </w:p>
    <w:p w14:paraId="7923061F" w14:textId="6F851880" w:rsidR="00913B80" w:rsidRDefault="00913B80" w:rsidP="00102557">
      <w:r w:rsidRPr="00913B80">
        <w:rPr>
          <w:u w:val="single"/>
        </w:rPr>
        <w:t>Fizički pogled</w:t>
      </w:r>
      <w:r>
        <w:t xml:space="preserve"> posmatra rešenje na nižem nivou, nivou hardvera, opisuje mapiranje izme</w:t>
      </w:r>
      <w:r w:rsidR="00645107">
        <w:t>đ</w:t>
      </w:r>
      <w:r>
        <w:t>u softvera i hardvera i ekvivalentan je Deployment View-u u arc42 arhitekturi. Ovo je pogled iz ugla devops inžinjera.</w:t>
      </w:r>
    </w:p>
    <w:p w14:paraId="43539F28" w14:textId="1E0C6663" w:rsidR="00913B80" w:rsidRPr="00913B80" w:rsidRDefault="00913B80" w:rsidP="00102557">
      <w:pPr>
        <w:rPr>
          <w:u w:val="single"/>
        </w:rPr>
      </w:pPr>
      <w:r w:rsidRPr="00913B80">
        <w:rPr>
          <w:u w:val="single"/>
        </w:rPr>
        <w:t>Scenariji</w:t>
      </w:r>
      <w:r w:rsidRPr="00913B80">
        <w:t xml:space="preserve"> pred</w:t>
      </w:r>
      <w:r>
        <w:t xml:space="preserve">stavljaju 5. pogled, kako korisnici interaguju sa sistemom. Za tu svrhu koristi UML </w:t>
      </w:r>
      <w:r w:rsidR="00E75DFB">
        <w:t>u</w:t>
      </w:r>
      <w:r>
        <w:t xml:space="preserve">se </w:t>
      </w:r>
      <w:r w:rsidR="00E75DFB">
        <w:t>c</w:t>
      </w:r>
      <w:r>
        <w:t xml:space="preserve">ase </w:t>
      </w:r>
      <w:r w:rsidR="00E75DFB">
        <w:t>dija</w:t>
      </w:r>
      <w:r>
        <w:t xml:space="preserve">grame.  </w:t>
      </w:r>
    </w:p>
    <w:p w14:paraId="66B8E72A" w14:textId="5EB852AD" w:rsidR="00072B69" w:rsidRDefault="00BB7562" w:rsidP="004913A2">
      <w:pPr>
        <w:pStyle w:val="Heading3"/>
      </w:pPr>
      <w:bookmarkStart w:id="34" w:name="_Toc220700954"/>
      <w:r w:rsidRPr="00D70865">
        <w:t>2.3.3 Software Architecture</w:t>
      </w:r>
      <w:r w:rsidR="00124856">
        <w:t xml:space="preserve"> Inception</w:t>
      </w:r>
      <w:r w:rsidRPr="00D70865">
        <w:t xml:space="preserve"> Canvas</w:t>
      </w:r>
      <w:bookmarkEnd w:id="34"/>
    </w:p>
    <w:p w14:paraId="5C0F15B8" w14:textId="14B4BBC1" w:rsidR="00913B80" w:rsidRPr="00124856" w:rsidRDefault="00913B80" w:rsidP="00913B80">
      <w:pPr>
        <w:rPr>
          <w:lang w:val="en-US"/>
        </w:rPr>
      </w:pPr>
      <w:r>
        <w:t>Software Architecture</w:t>
      </w:r>
      <w:r w:rsidR="00124856">
        <w:t xml:space="preserve"> </w:t>
      </w:r>
      <w:r w:rsidR="00E75DFB">
        <w:t>I</w:t>
      </w:r>
      <w:r w:rsidR="00124856">
        <w:t>nceptiom</w:t>
      </w:r>
      <w:r>
        <w:t xml:space="preserve"> Canvas je deo arc42 arhitekture templejta i predvi</w:t>
      </w:r>
      <w:r w:rsidR="00645107">
        <w:t>đ</w:t>
      </w:r>
      <w:r>
        <w:t xml:space="preserve">a sažet opis softverskog rešenja na jednoj slici nalik </w:t>
      </w:r>
      <w:r w:rsidR="00124856">
        <w:t>prezentacionom slajdu</w:t>
      </w:r>
      <w:r>
        <w:t xml:space="preserve">. Slika je podeljena u sekcije, gde svaka od sekcija </w:t>
      </w:r>
      <w:r w:rsidR="00822A6F">
        <w:t>opisuje</w:t>
      </w:r>
      <w:r>
        <w:t xml:space="preserve"> </w:t>
      </w:r>
      <w:r w:rsidR="00822A6F">
        <w:t>jednu od vrsta vodećih motivacionih faktora rešenja</w:t>
      </w:r>
      <w:r>
        <w:t>. Sekcije su različito oboje</w:t>
      </w:r>
      <w:r w:rsidR="00C42723">
        <w:t xml:space="preserve"> </w:t>
      </w:r>
      <w:r>
        <w:t xml:space="preserve"> i koriste ikonice kako bi dodatno olakšale razumevanje čitave slike.</w:t>
      </w:r>
      <w:r w:rsidR="00124856">
        <w:t xml:space="preserve"> Ovo je inception canvas, što znači da je glavni fokus skica </w:t>
      </w:r>
      <w:r w:rsidR="00A20B58">
        <w:t>ili suštin</w:t>
      </w:r>
      <w:r w:rsidR="00C42723">
        <w:t>a</w:t>
      </w:r>
      <w:r w:rsidR="00A20B58">
        <w:t xml:space="preserve"> </w:t>
      </w:r>
      <w:r w:rsidR="00124856">
        <w:t>rešenja, ne treba da sadrži bilo kakve detalje implementacije arhitekture</w:t>
      </w:r>
      <w:r w:rsidR="00A20B58">
        <w:t>.</w:t>
      </w:r>
      <w:hyperlink w:anchor="L18" w:history="1">
        <w:r w:rsidR="00E75DFB" w:rsidRPr="00E75DFB">
          <w:rPr>
            <w:rStyle w:val="Hyperlink"/>
            <w:vertAlign w:val="superscript"/>
          </w:rPr>
          <w:t>[18]</w:t>
        </w:r>
      </w:hyperlink>
    </w:p>
    <w:p w14:paraId="1B243F88" w14:textId="77777777" w:rsidR="000055CE" w:rsidRDefault="00913B80" w:rsidP="000055CE">
      <w:pPr>
        <w:keepNext/>
      </w:pPr>
      <w:r w:rsidRPr="00913B80">
        <w:rPr>
          <w:noProof/>
        </w:rPr>
        <w:drawing>
          <wp:inline distT="0" distB="0" distL="0" distR="0" wp14:anchorId="6EF19BD4" wp14:editId="4FD210D4">
            <wp:extent cx="5943600" cy="3698875"/>
            <wp:effectExtent l="0" t="0" r="0" b="0"/>
            <wp:docPr id="152256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61553" name=""/>
                    <pic:cNvPicPr/>
                  </pic:nvPicPr>
                  <pic:blipFill>
                    <a:blip r:embed="rId30"/>
                    <a:stretch>
                      <a:fillRect/>
                    </a:stretch>
                  </pic:blipFill>
                  <pic:spPr>
                    <a:xfrm>
                      <a:off x="0" y="0"/>
                      <a:ext cx="5943600" cy="3698875"/>
                    </a:xfrm>
                    <a:prstGeom prst="rect">
                      <a:avLst/>
                    </a:prstGeom>
                  </pic:spPr>
                </pic:pic>
              </a:graphicData>
            </a:graphic>
          </wp:inline>
        </w:drawing>
      </w:r>
    </w:p>
    <w:p w14:paraId="5D6A9C10" w14:textId="7480EF36" w:rsidR="00913B80" w:rsidRDefault="000055CE" w:rsidP="000055CE">
      <w:pPr>
        <w:pStyle w:val="Caption"/>
        <w:jc w:val="center"/>
      </w:pPr>
      <w:bookmarkStart w:id="35" w:name="_Toc220700856"/>
      <w:r>
        <w:t xml:space="preserve">Slika </w:t>
      </w:r>
      <w:r>
        <w:fldChar w:fldCharType="begin"/>
      </w:r>
      <w:r>
        <w:instrText xml:space="preserve"> SEQ Slika \* ARABIC </w:instrText>
      </w:r>
      <w:r>
        <w:fldChar w:fldCharType="separate"/>
      </w:r>
      <w:r w:rsidR="002341AD">
        <w:rPr>
          <w:noProof/>
        </w:rPr>
        <w:t>13</w:t>
      </w:r>
      <w:r>
        <w:fldChar w:fldCharType="end"/>
      </w:r>
      <w:r>
        <w:t xml:space="preserve">: </w:t>
      </w:r>
      <w:r w:rsidRPr="0061068F">
        <w:t>Software Architecture Canvas</w:t>
      </w:r>
      <w:bookmarkEnd w:id="35"/>
    </w:p>
    <w:p w14:paraId="10591794" w14:textId="16F3AE9E" w:rsidR="00913B80" w:rsidRDefault="00913B80" w:rsidP="00913B80">
      <w:r w:rsidRPr="00913B80">
        <w:rPr>
          <w:u w:val="single"/>
        </w:rPr>
        <w:t>Bussiness Case</w:t>
      </w:r>
      <w:r>
        <w:t xml:space="preserve"> – počinje od pitanja zašto</w:t>
      </w:r>
      <w:r>
        <w:rPr>
          <w:lang w:val="en-US"/>
        </w:rPr>
        <w:t>? Definisanje razloga iza projekta daje</w:t>
      </w:r>
      <w:r>
        <w:t xml:space="preserve"> orjentaciju produkcionom timu</w:t>
      </w:r>
      <w:r w:rsidR="00124856">
        <w:t xml:space="preserve"> i odgovor na pitanje</w:t>
      </w:r>
      <w:r>
        <w:t xml:space="preserve"> čemu će kranji proizvod služiti, kao i kolika je njegova bitnost. </w:t>
      </w:r>
      <w:r w:rsidR="00822A6F">
        <w:t>Dodatna vrednost je m</w:t>
      </w:r>
      <w:r>
        <w:t>otivacij</w:t>
      </w:r>
      <w:r w:rsidR="00822A6F">
        <w:t>a</w:t>
      </w:r>
      <w:r>
        <w:t xml:space="preserve"> samog tima jer </w:t>
      </w:r>
      <w:r w:rsidR="00822A6F">
        <w:t>izvršiocima</w:t>
      </w:r>
      <w:r>
        <w:t xml:space="preserve"> daje korelaciju izme</w:t>
      </w:r>
      <w:r w:rsidR="00645107">
        <w:t>đ</w:t>
      </w:r>
      <w:r>
        <w:t>u njihov</w:t>
      </w:r>
      <w:r w:rsidR="00E75DFB">
        <w:t>ih</w:t>
      </w:r>
      <w:r>
        <w:t xml:space="preserve"> invidualni</w:t>
      </w:r>
      <w:r w:rsidR="00E75DFB">
        <w:t>h</w:t>
      </w:r>
      <w:r>
        <w:t xml:space="preserve"> doprinosa i ekonomskih ciljeva preduzeća. </w:t>
      </w:r>
    </w:p>
    <w:p w14:paraId="5DFA6AD4" w14:textId="4D12545B" w:rsidR="00913B80" w:rsidRDefault="00913B80" w:rsidP="00913B80">
      <w:r w:rsidRPr="00913B80">
        <w:rPr>
          <w:u w:val="single"/>
        </w:rPr>
        <w:t>Functional Overview:</w:t>
      </w:r>
      <w:r w:rsidR="00E27F7A">
        <w:t xml:space="preserve"> daje odgovor na pitanje šta će naš softver raditi na najvišem nivou apstrakcije. Koje primarne probleme će ovaj softver rešiti.</w:t>
      </w:r>
    </w:p>
    <w:p w14:paraId="1D1F20E1" w14:textId="7C9387AB" w:rsidR="00E27F7A" w:rsidRDefault="00E27F7A" w:rsidP="00913B80">
      <w:pPr>
        <w:rPr>
          <w:lang w:val="en-US"/>
        </w:rPr>
      </w:pPr>
      <w:r w:rsidRPr="00E27F7A">
        <w:rPr>
          <w:u w:val="single"/>
        </w:rPr>
        <w:lastRenderedPageBreak/>
        <w:t>Quality Goals</w:t>
      </w:r>
      <w:r w:rsidRPr="00E27F7A">
        <w:rPr>
          <w:u w:val="single"/>
          <w:lang w:val="en-US"/>
        </w:rPr>
        <w:t>:</w:t>
      </w:r>
      <w:r w:rsidRPr="00E27F7A">
        <w:rPr>
          <w:lang w:val="en-US"/>
        </w:rPr>
        <w:t xml:space="preserve"> </w:t>
      </w:r>
      <w:r w:rsidR="00984842">
        <w:rPr>
          <w:lang w:val="en-US"/>
        </w:rPr>
        <w:t xml:space="preserve">Sadrži </w:t>
      </w:r>
      <w:r w:rsidR="00C655A5">
        <w:rPr>
          <w:lang w:val="en-US"/>
        </w:rPr>
        <w:t xml:space="preserve">3 do 4 </w:t>
      </w:r>
      <w:r w:rsidR="00984842">
        <w:rPr>
          <w:lang w:val="en-US"/>
        </w:rPr>
        <w:t>najbitnij</w:t>
      </w:r>
      <w:r w:rsidR="00C655A5">
        <w:rPr>
          <w:lang w:val="en-US"/>
        </w:rPr>
        <w:t>a</w:t>
      </w:r>
      <w:r w:rsidR="00984842">
        <w:rPr>
          <w:lang w:val="en-US"/>
        </w:rPr>
        <w:t xml:space="preserve"> atribut</w:t>
      </w:r>
      <w:r w:rsidR="00C655A5">
        <w:rPr>
          <w:lang w:val="en-US"/>
        </w:rPr>
        <w:t>a</w:t>
      </w:r>
      <w:r w:rsidR="00984842">
        <w:rPr>
          <w:lang w:val="en-US"/>
        </w:rPr>
        <w:t xml:space="preserve"> kvaliteta</w:t>
      </w:r>
      <w:r w:rsidR="00C655A5">
        <w:rPr>
          <w:lang w:val="en-US"/>
        </w:rPr>
        <w:t>. Prilikom biranja ovih ciljeva kvaliteta bitno je izabrati atribute</w:t>
      </w:r>
      <w:r w:rsidR="00984842">
        <w:rPr>
          <w:lang w:val="en-US"/>
        </w:rPr>
        <w:t xml:space="preserve"> kvalitet</w:t>
      </w:r>
      <w:r w:rsidR="00C655A5">
        <w:rPr>
          <w:lang w:val="en-US"/>
        </w:rPr>
        <w:t>a, imajući na umu da</w:t>
      </w:r>
      <w:r w:rsidR="00984842">
        <w:rPr>
          <w:lang w:val="en-US"/>
        </w:rPr>
        <w:t xml:space="preserve"> će</w:t>
      </w:r>
      <w:r w:rsidR="00C655A5">
        <w:rPr>
          <w:lang w:val="en-US"/>
        </w:rPr>
        <w:t xml:space="preserve"> oni</w:t>
      </w:r>
      <w:r w:rsidR="00984842">
        <w:rPr>
          <w:lang w:val="en-US"/>
        </w:rPr>
        <w:t xml:space="preserve"> biti vodilja svima koji će raditi na projektu</w:t>
      </w:r>
      <w:r w:rsidR="00C655A5">
        <w:rPr>
          <w:lang w:val="en-US"/>
        </w:rPr>
        <w:t>(internim stejkolderima), kao i da to treba da budu atributi koji će najbolje zadovoljiti klijente i menadžment (eksterne stejkoldere).</w:t>
      </w:r>
      <w:r w:rsidR="00984842">
        <w:rPr>
          <w:lang w:val="en-US"/>
        </w:rPr>
        <w:t xml:space="preserve"> </w:t>
      </w:r>
    </w:p>
    <w:p w14:paraId="6D8B0872" w14:textId="76BEFAE4" w:rsidR="00E27F7A" w:rsidRDefault="00E27F7A" w:rsidP="00E27F7A">
      <w:r w:rsidRPr="00F110A4">
        <w:rPr>
          <w:u w:val="single"/>
          <w:lang w:val="en-US"/>
        </w:rPr>
        <w:t>Business Context:</w:t>
      </w:r>
      <w:r>
        <w:rPr>
          <w:lang w:val="en-US"/>
        </w:rPr>
        <w:t xml:space="preserve"> </w:t>
      </w:r>
      <w:r>
        <w:t>Tretira rešenje kao crnu kutij</w:t>
      </w:r>
      <w:r w:rsidR="004665ED">
        <w:t>u</w:t>
      </w:r>
      <w:r>
        <w:t xml:space="preserve"> i fokusira se na susedne sisteme</w:t>
      </w:r>
      <w:r w:rsidR="00F110A4">
        <w:t xml:space="preserve"> i stakeholdere</w:t>
      </w:r>
      <w:r>
        <w:t xml:space="preserve"> koji zavise od ovog sistema ili od kojih ovaj sistem zavisi. </w:t>
      </w:r>
      <w:r w:rsidR="00F110A4">
        <w:t>Analiza susednih sistema i</w:t>
      </w:r>
      <w:r w:rsidR="00F110A4">
        <w:rPr>
          <w:lang w:val="en-US"/>
        </w:rPr>
        <w:t>/ili stakeholder</w:t>
      </w:r>
      <w:r w:rsidR="00C655A5">
        <w:rPr>
          <w:lang w:val="en-US"/>
        </w:rPr>
        <w:t>a</w:t>
      </w:r>
      <w:r w:rsidR="00F110A4">
        <w:t xml:space="preserve"> </w:t>
      </w:r>
      <w:r>
        <w:t>može biti korisna u kasnijem otkrivaju tehničkih rizika u vezi tih sistema. Ako je u pitanju alat kao podrška već postojećoj softverskoj arhitekturi, ovo poglavlje treba da da odgovor na to koji deo procesa će ovaj alat automatizovati ili olakšati i sa kojim funkcionalnostima.</w:t>
      </w:r>
      <w:r w:rsidR="00C42723">
        <w:t xml:space="preserve"> Može se tako</w:t>
      </w:r>
      <w:r w:rsidR="00645107">
        <w:t>đ</w:t>
      </w:r>
      <w:r w:rsidR="00C42723">
        <w:t>e predstaviti i ukratko samo sa jednim context dijagramom.</w:t>
      </w:r>
    </w:p>
    <w:p w14:paraId="5DC620C4" w14:textId="12F27516" w:rsidR="00DD3813" w:rsidRPr="00DD3813" w:rsidRDefault="00DD3813" w:rsidP="00DD3813">
      <w:pPr>
        <w:rPr>
          <w:lang w:val="en-US"/>
        </w:rPr>
      </w:pPr>
      <w:r>
        <w:rPr>
          <w:u w:val="single"/>
          <w:lang w:val="en-US"/>
        </w:rPr>
        <w:t>Organisational</w:t>
      </w:r>
      <w:r w:rsidRPr="00DD3813">
        <w:rPr>
          <w:u w:val="single"/>
          <w:lang w:val="en-US"/>
        </w:rPr>
        <w:t xml:space="preserve"> Co</w:t>
      </w:r>
      <w:r>
        <w:rPr>
          <w:u w:val="single"/>
          <w:lang w:val="en-US"/>
        </w:rPr>
        <w:t>nstraints</w:t>
      </w:r>
      <w:r w:rsidRPr="00DD3813">
        <w:rPr>
          <w:u w:val="single"/>
          <w:lang w:val="en-US"/>
        </w:rPr>
        <w:t>:</w:t>
      </w:r>
      <w:r w:rsidRPr="00DD3813">
        <w:rPr>
          <w:lang w:val="en-US"/>
        </w:rPr>
        <w:t xml:space="preserve"> </w:t>
      </w:r>
      <w:r w:rsidR="008E248F">
        <w:t>Odnosi se na ograni</w:t>
      </w:r>
      <w:r w:rsidR="008E248F">
        <w:rPr>
          <w:lang w:val="en-US"/>
        </w:rPr>
        <w:t>čenja poput vremena i novca, tako</w:t>
      </w:r>
      <w:r w:rsidR="00645107">
        <w:rPr>
          <w:lang w:val="en-US"/>
        </w:rPr>
        <w:t>đ</w:t>
      </w:r>
      <w:r w:rsidR="008E248F">
        <w:rPr>
          <w:lang w:val="en-US"/>
        </w:rPr>
        <w:t>e zahtevi nametnuti implementacijom tehnika poput npr SCRUM-a, utiču na definisanje jedinica posla.</w:t>
      </w:r>
    </w:p>
    <w:p w14:paraId="7DC32E67" w14:textId="15BF348C" w:rsidR="00DD3813" w:rsidRPr="00DD3813" w:rsidRDefault="00DD3813" w:rsidP="00DD3813">
      <w:r>
        <w:rPr>
          <w:u w:val="single"/>
          <w:lang w:val="en-US"/>
        </w:rPr>
        <w:t>Tech</w:t>
      </w:r>
      <w:r w:rsidR="00C42723">
        <w:rPr>
          <w:u w:val="single"/>
          <w:lang w:val="en-US"/>
        </w:rPr>
        <w:t>n</w:t>
      </w:r>
      <w:r>
        <w:rPr>
          <w:u w:val="single"/>
          <w:lang w:val="en-US"/>
        </w:rPr>
        <w:t>ical</w:t>
      </w:r>
      <w:r w:rsidRPr="00DD3813">
        <w:rPr>
          <w:u w:val="single"/>
          <w:lang w:val="en-US"/>
        </w:rPr>
        <w:t xml:space="preserve"> Co</w:t>
      </w:r>
      <w:r>
        <w:rPr>
          <w:u w:val="single"/>
          <w:lang w:val="en-US"/>
        </w:rPr>
        <w:t>nstraints</w:t>
      </w:r>
      <w:r w:rsidRPr="00DD3813">
        <w:rPr>
          <w:u w:val="single"/>
          <w:lang w:val="en-US"/>
        </w:rPr>
        <w:t>:</w:t>
      </w:r>
      <w:r w:rsidRPr="00DD3813">
        <w:rPr>
          <w:lang w:val="en-US"/>
        </w:rPr>
        <w:t xml:space="preserve"> </w:t>
      </w:r>
      <w:r w:rsidR="008E248F">
        <w:t>Odnosi se na konkretne tehnologije koje su izabrane za izradu rešenja. Npr u slučaju izrade web aplikacije, software arhitetkta može izabrati odre</w:t>
      </w:r>
      <w:r w:rsidR="00645107">
        <w:t>đ</w:t>
      </w:r>
      <w:r w:rsidR="008E248F">
        <w:t>en</w:t>
      </w:r>
      <w:r w:rsidR="00840EB9">
        <w:t>u kombinaciju</w:t>
      </w:r>
      <w:r w:rsidR="008E248F">
        <w:t xml:space="preserve"> </w:t>
      </w:r>
      <w:r w:rsidR="00840EB9">
        <w:t xml:space="preserve">tehnologija, </w:t>
      </w:r>
      <w:r w:rsidR="008E248F">
        <w:t>framework</w:t>
      </w:r>
      <w:r w:rsidR="00840EB9">
        <w:t>a, alata i baze podataka</w:t>
      </w:r>
      <w:r w:rsidR="008E248F">
        <w:t xml:space="preserve"> koj</w:t>
      </w:r>
      <w:r w:rsidR="00840EB9">
        <w:t>a</w:t>
      </w:r>
      <w:r w:rsidR="008E248F">
        <w:t xml:space="preserve"> sa sobom nos</w:t>
      </w:r>
      <w:r w:rsidR="00840EB9">
        <w:t>i</w:t>
      </w:r>
      <w:r w:rsidR="008E248F">
        <w:t xml:space="preserve"> odre</w:t>
      </w:r>
      <w:r w:rsidR="00645107">
        <w:t>đ</w:t>
      </w:r>
      <w:r w:rsidR="008E248F">
        <w:t>ena ograničenja</w:t>
      </w:r>
      <w:r w:rsidR="00C42723">
        <w:t>.</w:t>
      </w:r>
      <w:r w:rsidR="00840EB9">
        <w:t xml:space="preserve"> </w:t>
      </w:r>
      <w:r w:rsidR="00C42723">
        <w:t>N</w:t>
      </w:r>
      <w:r w:rsidR="00840EB9">
        <w:t>pr zastarele biblioteke</w:t>
      </w:r>
      <w:r w:rsidR="00EB362F">
        <w:t xml:space="preserve"> i tehnologije</w:t>
      </w:r>
      <w:r w:rsidR="00840EB9">
        <w:t xml:space="preserve"> često mogu biti ograničavajuć faktor, jer ograničavaju tim u korišćenju novi</w:t>
      </w:r>
      <w:r w:rsidR="00C42723">
        <w:t>je</w:t>
      </w:r>
      <w:r w:rsidR="00840EB9">
        <w:t xml:space="preserve"> </w:t>
      </w:r>
      <w:r w:rsidR="00C42723">
        <w:t>verzije</w:t>
      </w:r>
      <w:r w:rsidR="00840EB9">
        <w:t xml:space="preserve"> biblioteke</w:t>
      </w:r>
      <w:r w:rsidR="00C42723">
        <w:t>, jer ona nije kompatibilna</w:t>
      </w:r>
      <w:r w:rsidR="00840EB9">
        <w:t xml:space="preserve"> sa </w:t>
      </w:r>
      <w:r w:rsidR="00C42723">
        <w:t xml:space="preserve">tom </w:t>
      </w:r>
      <w:r w:rsidR="00840EB9">
        <w:t>zastarelom bibliotekom.</w:t>
      </w:r>
    </w:p>
    <w:p w14:paraId="43D83235" w14:textId="67A563D9" w:rsidR="00DD3813" w:rsidRPr="00DD3813" w:rsidRDefault="00DD3813" w:rsidP="00DD3813">
      <w:r>
        <w:rPr>
          <w:u w:val="single"/>
          <w:lang w:val="en-US"/>
        </w:rPr>
        <w:t>Architecture</w:t>
      </w:r>
      <w:r w:rsidRPr="00DD3813">
        <w:rPr>
          <w:u w:val="single"/>
          <w:lang w:val="en-US"/>
        </w:rPr>
        <w:t xml:space="preserve"> </w:t>
      </w:r>
      <w:r>
        <w:rPr>
          <w:u w:val="single"/>
          <w:lang w:val="en-US"/>
        </w:rPr>
        <w:t>Hypotheses</w:t>
      </w:r>
      <w:r w:rsidRPr="00DD3813">
        <w:rPr>
          <w:u w:val="single"/>
          <w:lang w:val="en-US"/>
        </w:rPr>
        <w:t>:</w:t>
      </w:r>
      <w:r w:rsidRPr="00DD3813">
        <w:rPr>
          <w:lang w:val="en-US"/>
        </w:rPr>
        <w:t xml:space="preserve"> </w:t>
      </w:r>
      <w:r w:rsidR="00840EB9">
        <w:t xml:space="preserve">Odnosi se na pretpostavke o arhitekturi na </w:t>
      </w:r>
      <w:r w:rsidR="00C42723">
        <w:t>naj</w:t>
      </w:r>
      <w:r w:rsidR="00840EB9">
        <w:t>višim nivoima apstrakcije</w:t>
      </w:r>
      <w:r w:rsidR="00C42723">
        <w:t>, bez ulaženja u detalje oko dizajna i implementacije</w:t>
      </w:r>
      <w:r w:rsidR="00840EB9">
        <w:t>.</w:t>
      </w:r>
      <w:r w:rsidR="00C42723">
        <w:t xml:space="preserve"> U praksi</w:t>
      </w:r>
      <w:r w:rsidR="004665ED">
        <w:t xml:space="preserve"> se</w:t>
      </w:r>
      <w:r w:rsidR="00C42723">
        <w:t xml:space="preserve"> često predstavlj</w:t>
      </w:r>
      <w:r w:rsidR="004665ED">
        <w:t>a</w:t>
      </w:r>
      <w:r w:rsidR="00C42723">
        <w:t xml:space="preserve"> skicom glavnih komponenti.</w:t>
      </w:r>
    </w:p>
    <w:p w14:paraId="580B00C8" w14:textId="7FB912E2" w:rsidR="00DD3813" w:rsidRPr="00DD3813" w:rsidRDefault="00DD3813" w:rsidP="00DD3813">
      <w:r>
        <w:rPr>
          <w:u w:val="single"/>
          <w:lang w:val="en-US"/>
        </w:rPr>
        <w:t>Techical Challenges &amp; Risks</w:t>
      </w:r>
      <w:r w:rsidRPr="00DD3813">
        <w:rPr>
          <w:u w:val="single"/>
          <w:lang w:val="en-US"/>
        </w:rPr>
        <w:t>:</w:t>
      </w:r>
      <w:r w:rsidRPr="00DD3813">
        <w:rPr>
          <w:lang w:val="en-US"/>
        </w:rPr>
        <w:t xml:space="preserve"> </w:t>
      </w:r>
      <w:r w:rsidR="00EB362F">
        <w:t>Može predstavljati bilo koju vrstu identifikovanog rizika koji ranije nije spomenut. Često ima veze sa nepoznatim mogućnostima tehnologija ili celokupnog biznis procesa koje rešenje treba da nadomesti u vreme pisanja canvasa. Tu tako</w:t>
      </w:r>
      <w:r w:rsidR="00645107">
        <w:t>đ</w:t>
      </w:r>
      <w:r w:rsidR="00EB362F">
        <w:t>e spadaju i ograničena mogućnost testiranja, mogućnost da aplikacija ne bude dobro prihvaćena od krajnjih korisnika iz nekih razloga itd.</w:t>
      </w:r>
    </w:p>
    <w:p w14:paraId="4EABA6CB" w14:textId="77777777" w:rsidR="00913B80" w:rsidRPr="00913B80" w:rsidRDefault="00913B80" w:rsidP="00913B80"/>
    <w:p w14:paraId="43F8DB5A" w14:textId="5812193F" w:rsidR="00072B69" w:rsidRDefault="00072B69" w:rsidP="004913A2">
      <w:pPr>
        <w:pStyle w:val="Heading2"/>
        <w:rPr>
          <w:lang w:val="sr-Latn-RS"/>
        </w:rPr>
      </w:pPr>
      <w:bookmarkStart w:id="36" w:name="_Toc220700955"/>
      <w:r w:rsidRPr="00B93C8C">
        <w:rPr>
          <w:lang w:val="sr-Latn-RS"/>
        </w:rPr>
        <w:t xml:space="preserve">2.4 </w:t>
      </w:r>
      <w:commentRangeStart w:id="37"/>
      <w:r w:rsidRPr="00B93C8C">
        <w:rPr>
          <w:lang w:val="sr-Latn-RS"/>
        </w:rPr>
        <w:t>Detaljno Projektovanje</w:t>
      </w:r>
      <w:bookmarkEnd w:id="36"/>
      <w:commentRangeEnd w:id="37"/>
      <w:r w:rsidR="006E18AB">
        <w:rPr>
          <w:rStyle w:val="CommentReference"/>
          <w:sz w:val="28"/>
          <w:szCs w:val="28"/>
          <w:lang w:val="sr-Latn-RS"/>
        </w:rPr>
        <w:commentReference w:id="37"/>
      </w:r>
    </w:p>
    <w:p w14:paraId="4AC54501" w14:textId="77777777" w:rsidR="00EB362F" w:rsidRDefault="007017EE" w:rsidP="007017EE">
      <w:pPr>
        <w:rPr>
          <w:lang w:val="en-US"/>
        </w:rPr>
      </w:pPr>
      <w:r>
        <w:t>U ovom poglavlju će biti reči o projektovanje softvera u tradicionalnom smislu(iz ugla objektno orjentisane paradigme)</w:t>
      </w:r>
      <w:r w:rsidR="00EB362F">
        <w:rPr>
          <w:lang w:val="sr-Cyrl-RS"/>
        </w:rPr>
        <w:t>.</w:t>
      </w:r>
    </w:p>
    <w:p w14:paraId="2CBC416A" w14:textId="000B10C3" w:rsidR="008E66F5" w:rsidRPr="008E66F5" w:rsidRDefault="008E66F5" w:rsidP="00BA587A">
      <w:pPr>
        <w:pStyle w:val="Heading2"/>
      </w:pPr>
      <w:bookmarkStart w:id="38" w:name="_Toc220700956"/>
      <w:r>
        <w:t xml:space="preserve">2.4.1 </w:t>
      </w:r>
      <w:r w:rsidRPr="008E66F5">
        <w:t>Opis zahteva pomo</w:t>
      </w:r>
      <w:r w:rsidRPr="008E66F5">
        <w:rPr>
          <w:lang w:val="sr-Latn-RS"/>
        </w:rPr>
        <w:t>ću</w:t>
      </w:r>
      <w:r w:rsidRPr="008E66F5">
        <w:t xml:space="preserve"> modela slučajeva korišćenja</w:t>
      </w:r>
      <w:bookmarkEnd w:id="38"/>
    </w:p>
    <w:p w14:paraId="1204A281" w14:textId="73E38CDA" w:rsidR="008E66F5" w:rsidRDefault="008E66F5" w:rsidP="007017EE">
      <w:pPr>
        <w:rPr>
          <w:lang w:val="en-US"/>
        </w:rPr>
      </w:pPr>
      <w:r>
        <w:t>Nakon identifikovanja zahteva klijenta kroz intervju i definisanja verbalnog opisa tih zahteva, izvla</w:t>
      </w:r>
      <w:r>
        <w:rPr>
          <w:lang w:val="en-US"/>
        </w:rPr>
        <w:t>če se slučajevi korišćenja i predstavljaju na UML Use Case Diagramu.</w:t>
      </w:r>
    </w:p>
    <w:p w14:paraId="02BE46D8" w14:textId="5EAFEA2C" w:rsidR="008E66F5" w:rsidRPr="00184AE5" w:rsidRDefault="00184AE5" w:rsidP="007017EE">
      <w:r w:rsidRPr="00184AE5">
        <w:t>Č</w:t>
      </w:r>
      <w:r w:rsidR="004665ED">
        <w:t>ovečuljci</w:t>
      </w:r>
      <w:r w:rsidRPr="00184AE5">
        <w:t xml:space="preserve"> se koriste da označe različite uloge korisnika u sistemu</w:t>
      </w:r>
      <w:r>
        <w:t xml:space="preserve">. Ključne reči include i extend su objašnjene u poglavlju </w:t>
      </w:r>
      <w:hyperlink w:anchor="_2.1.1_Funkcionalni_zahtevi" w:history="1">
        <w:r w:rsidRPr="00490B09">
          <w:rPr>
            <w:rStyle w:val="Hyperlink"/>
          </w:rPr>
          <w:t>2.1.1 Funkcionalni zahtevi</w:t>
        </w:r>
      </w:hyperlink>
      <w:r>
        <w:t xml:space="preserve">. </w:t>
      </w:r>
      <w:r w:rsidR="00BA587A">
        <w:t>Svaki od oblačića predstavlja jedan slučaj korišćenja.</w:t>
      </w:r>
    </w:p>
    <w:p w14:paraId="2521812D" w14:textId="76A3DEF6" w:rsidR="008E66F5" w:rsidRDefault="00BA587A" w:rsidP="007017EE">
      <w:pPr>
        <w:rPr>
          <w:lang w:val="en-US"/>
        </w:rPr>
      </w:pPr>
      <w:r>
        <w:rPr>
          <w:lang w:val="en-US"/>
        </w:rPr>
        <w:t>Sledeći korak je de</w:t>
      </w:r>
      <w:r w:rsidR="00184AE5">
        <w:rPr>
          <w:lang w:val="en-US"/>
        </w:rPr>
        <w:t xml:space="preserve">finisanje </w:t>
      </w:r>
      <w:r w:rsidR="004665ED">
        <w:rPr>
          <w:lang w:val="en-US"/>
        </w:rPr>
        <w:t>user s</w:t>
      </w:r>
      <w:r w:rsidR="00184AE5">
        <w:rPr>
          <w:lang w:val="en-US"/>
        </w:rPr>
        <w:t xml:space="preserve">torija i </w:t>
      </w:r>
      <w:r w:rsidR="004665ED">
        <w:rPr>
          <w:lang w:val="en-US"/>
        </w:rPr>
        <w:t>s</w:t>
      </w:r>
      <w:r w:rsidR="00184AE5">
        <w:rPr>
          <w:lang w:val="en-US"/>
        </w:rPr>
        <w:t>printova korišćenjem SCRUM Agilne metoda</w:t>
      </w:r>
      <w:r w:rsidR="004665ED">
        <w:rPr>
          <w:lang w:val="en-US"/>
        </w:rPr>
        <w:t>e.</w:t>
      </w:r>
    </w:p>
    <w:p w14:paraId="5E994A39" w14:textId="0F458180" w:rsidR="00184AE5" w:rsidRDefault="00184AE5" w:rsidP="00184AE5">
      <w:r>
        <w:t xml:space="preserve">Jedan ili više slučajeva korišćenja </w:t>
      </w:r>
      <w:r w:rsidR="00BA587A">
        <w:t xml:space="preserve">usecase diagrama </w:t>
      </w:r>
      <w:r>
        <w:t>se mapiraju na</w:t>
      </w:r>
      <w:r w:rsidR="00BA587A">
        <w:t xml:space="preserve"> jedan</w:t>
      </w:r>
      <w:r>
        <w:t xml:space="preserve"> userstor</w:t>
      </w:r>
      <w:r w:rsidR="00BA587A">
        <w:t>y</w:t>
      </w:r>
      <w:r>
        <w:t>.</w:t>
      </w:r>
    </w:p>
    <w:p w14:paraId="2A7ADD3B" w14:textId="6409ECB5" w:rsidR="00BA587A" w:rsidRDefault="00BA587A" w:rsidP="00184AE5">
      <w:pPr>
        <w:rPr>
          <w:lang w:val="en-US"/>
        </w:rPr>
      </w:pPr>
      <w:r>
        <w:t>User story su ve</w:t>
      </w:r>
      <w:r>
        <w:rPr>
          <w:lang w:val="en-US"/>
        </w:rPr>
        <w:t xml:space="preserve">ć ranije objašnjeni u poglavju </w:t>
      </w:r>
      <w:hyperlink w:anchor="_2.1.1_Funkcionalni_zahtevi" w:history="1">
        <w:r w:rsidRPr="00490B09">
          <w:rPr>
            <w:rStyle w:val="Hyperlink"/>
            <w:lang w:val="en-US"/>
          </w:rPr>
          <w:t>2.1.1 Funkcionalni zahtevi</w:t>
        </w:r>
      </w:hyperlink>
      <w:r>
        <w:rPr>
          <w:lang w:val="en-US"/>
        </w:rPr>
        <w:t>.</w:t>
      </w:r>
    </w:p>
    <w:p w14:paraId="2A937FA5" w14:textId="58DC9E23" w:rsidR="00BA587A" w:rsidRDefault="00BA587A" w:rsidP="00184AE5">
      <w:pPr>
        <w:rPr>
          <w:lang w:val="en-US"/>
        </w:rPr>
      </w:pPr>
      <w:r>
        <w:rPr>
          <w:lang w:val="en-US"/>
        </w:rPr>
        <w:lastRenderedPageBreak/>
        <w:t xml:space="preserve">Zahtevi se po potrebi </w:t>
      </w:r>
      <w:r w:rsidR="004665ED">
        <w:rPr>
          <w:lang w:val="en-US"/>
        </w:rPr>
        <w:t xml:space="preserve">ako je to potrebno, </w:t>
      </w:r>
      <w:r>
        <w:rPr>
          <w:lang w:val="en-US"/>
        </w:rPr>
        <w:t>mogu opisati i veoma detaljno kroz interakcije sa sistemom i očekivanog odgovora u slučaju pozitivnog ishoda (glavni scenario) i u slučaju greške(alternativni scenario).</w:t>
      </w:r>
    </w:p>
    <w:p w14:paraId="30697F3B" w14:textId="22AB82FA" w:rsidR="00E36DEB" w:rsidRDefault="00E36DEB" w:rsidP="004665ED">
      <w:pPr>
        <w:pStyle w:val="Heading2"/>
      </w:pPr>
      <w:bookmarkStart w:id="39" w:name="_Toc220700957"/>
      <w:r>
        <w:t>2.4.2 Opis ponašanja sistema korišćenjem sequence dijagrama</w:t>
      </w:r>
      <w:bookmarkEnd w:id="39"/>
    </w:p>
    <w:p w14:paraId="001D66ED" w14:textId="07B10E95" w:rsidR="007017EE" w:rsidRDefault="004520D6" w:rsidP="007017EE">
      <w:r>
        <w:t xml:space="preserve">Nakon detaljnog definisanja slučajeva korišćenja, </w:t>
      </w:r>
      <w:r w:rsidR="00215FB4">
        <w:t>analiza scenarija</w:t>
      </w:r>
      <w:r>
        <w:t xml:space="preserve"> podrazumeva transformaciju tekstualnih opisa u UML dijagrame sekvenci.</w:t>
      </w:r>
    </w:p>
    <w:p w14:paraId="0B93EDE3" w14:textId="5D525645" w:rsidR="004520D6" w:rsidRDefault="004520D6" w:rsidP="007017EE">
      <w:r>
        <w:t>Uzimaju se samo delovi slučaja koji se odnose na pozivanje sistemskih operacija (APSO) i povratne argumente</w:t>
      </w:r>
      <w:r w:rsidR="00186944">
        <w:t xml:space="preserve"> tih operacija</w:t>
      </w:r>
      <w:r>
        <w:t xml:space="preserve"> (IA).</w:t>
      </w:r>
      <w:r w:rsidR="00186944">
        <w:t xml:space="preserve"> </w:t>
      </w:r>
    </w:p>
    <w:p w14:paraId="0CF8D1E4" w14:textId="5AEB10E7" w:rsidR="00521B35" w:rsidRPr="00BB7562" w:rsidRDefault="00072B69" w:rsidP="00570978">
      <w:pPr>
        <w:pStyle w:val="Heading1"/>
      </w:pPr>
      <w:bookmarkStart w:id="40" w:name="_Toc220700958"/>
      <w:r w:rsidRPr="00BB7562">
        <w:t>3. Studijki primer - projektovanje rešenja</w:t>
      </w:r>
      <w:bookmarkEnd w:id="40"/>
    </w:p>
    <w:p w14:paraId="72F29055" w14:textId="314F2EF4" w:rsidR="006B0DF8" w:rsidRDefault="006B0DF8" w:rsidP="006B0DF8">
      <w:r>
        <w:t>U ovom poglavlju je predstavljen prim</w:t>
      </w:r>
      <w:r w:rsidR="00186944">
        <w:t>er</w:t>
      </w:r>
      <w:r>
        <w:t xml:space="preserve"> projektovanja re</w:t>
      </w:r>
      <w:r>
        <w:rPr>
          <w:lang w:val="en-US"/>
        </w:rPr>
        <w:t>šenja na temu “</w:t>
      </w:r>
      <w:r>
        <w:t>Razvoj web aplikacije za studentsku službu“. Kroz ovo poglavlje bi</w:t>
      </w:r>
      <w:r>
        <w:rPr>
          <w:lang w:val="en-US"/>
        </w:rPr>
        <w:t>će demonstirana primena prethodno diskutovanih metodologija</w:t>
      </w:r>
      <w:r>
        <w:t xml:space="preserve">. Poglavlja će pratiti prvenstveno strukturu </w:t>
      </w:r>
      <w:r w:rsidR="00FD7059">
        <w:t xml:space="preserve">arc42 templejta, ali će u uvodu biti definisan software architecture inception canvas kao overview celog rešenja. </w:t>
      </w:r>
    </w:p>
    <w:p w14:paraId="2B350E36" w14:textId="48A96A49" w:rsidR="00FD7059" w:rsidRDefault="00FD7059" w:rsidP="006B0DF8">
      <w:pPr>
        <w:rPr>
          <w:lang w:val="en-US"/>
        </w:rPr>
      </w:pPr>
      <w:r>
        <w:t>4</w:t>
      </w:r>
      <w:r>
        <w:rPr>
          <w:lang w:val="en-US"/>
        </w:rPr>
        <w:t>+1 View Model nije eksplicitno korišćen, ali se može povući paralela izme</w:t>
      </w:r>
      <w:r w:rsidR="00645107">
        <w:rPr>
          <w:lang w:val="en-US"/>
        </w:rPr>
        <w:t>đ</w:t>
      </w:r>
      <w:r>
        <w:rPr>
          <w:lang w:val="en-US"/>
        </w:rPr>
        <w:t>u poglavlja.</w:t>
      </w:r>
    </w:p>
    <w:p w14:paraId="007995A3" w14:textId="0630F818" w:rsidR="00FD7059" w:rsidRPr="00694FAF" w:rsidRDefault="00FD7059">
      <w:pPr>
        <w:pStyle w:val="ListParagraph"/>
        <w:numPr>
          <w:ilvl w:val="0"/>
          <w:numId w:val="20"/>
        </w:numPr>
        <w:rPr>
          <w:lang w:val="en-US"/>
        </w:rPr>
      </w:pPr>
      <w:r w:rsidRPr="00FD7059">
        <w:t>3.3 Kontekst i opseg resenja</w:t>
      </w:r>
      <w:r>
        <w:t xml:space="preserve"> -</w:t>
      </w:r>
      <w:r w:rsidRPr="00694FAF">
        <w:rPr>
          <w:lang w:val="en-US"/>
        </w:rPr>
        <w:t>&gt; Logical View</w:t>
      </w:r>
    </w:p>
    <w:p w14:paraId="69620659" w14:textId="492CAAAA" w:rsidR="00FD7059" w:rsidRDefault="00FD7059">
      <w:pPr>
        <w:pStyle w:val="ListParagraph"/>
        <w:numPr>
          <w:ilvl w:val="0"/>
          <w:numId w:val="20"/>
        </w:numPr>
      </w:pPr>
      <w:r w:rsidRPr="00FD7059">
        <w:t xml:space="preserve">3.5 </w:t>
      </w:r>
      <w:r>
        <w:t>Pregled Module (</w:t>
      </w:r>
      <w:r w:rsidRPr="00FD7059">
        <w:t>Building Block View</w:t>
      </w:r>
      <w:r>
        <w:t>) -&gt; Development View</w:t>
      </w:r>
    </w:p>
    <w:p w14:paraId="774A062A" w14:textId="2145C3F3" w:rsidR="004D425F" w:rsidRDefault="004D425F">
      <w:pPr>
        <w:pStyle w:val="ListParagraph"/>
        <w:numPr>
          <w:ilvl w:val="0"/>
          <w:numId w:val="20"/>
        </w:numPr>
      </w:pPr>
      <w:r>
        <w:t>3.6 Pregled Procesa (Runtime View) -&gt; Process View</w:t>
      </w:r>
    </w:p>
    <w:p w14:paraId="7BDCA6FB" w14:textId="51DBA866" w:rsidR="00FD7059" w:rsidRDefault="00FD7059">
      <w:pPr>
        <w:pStyle w:val="ListParagraph"/>
        <w:numPr>
          <w:ilvl w:val="0"/>
          <w:numId w:val="20"/>
        </w:numPr>
      </w:pPr>
      <w:r w:rsidRPr="00FD7059">
        <w:t>3.7 Deployment View</w:t>
      </w:r>
      <w:r>
        <w:t xml:space="preserve"> -&gt; Psyhical View</w:t>
      </w:r>
    </w:p>
    <w:p w14:paraId="07C1F2E8" w14:textId="77777777" w:rsidR="00186944" w:rsidRDefault="0074121E">
      <w:pPr>
        <w:pStyle w:val="ListParagraph"/>
        <w:numPr>
          <w:ilvl w:val="0"/>
          <w:numId w:val="20"/>
        </w:numPr>
      </w:pPr>
      <w:r>
        <w:t xml:space="preserve">U okviru poglavlja o detaljnom projektovanju </w:t>
      </w:r>
    </w:p>
    <w:p w14:paraId="6B9EB197" w14:textId="45926842" w:rsidR="00FD7059" w:rsidRDefault="00186944" w:rsidP="00186944">
      <w:pPr>
        <w:pStyle w:val="ListParagraph"/>
      </w:pPr>
      <w:r>
        <w:t>3</w:t>
      </w:r>
      <w:r w:rsidR="00D2193E">
        <w:t>.12</w:t>
      </w:r>
      <w:r w:rsidR="00FD7059">
        <w:t xml:space="preserve">.1 </w:t>
      </w:r>
      <w:r w:rsidRPr="00186944">
        <w:t xml:space="preserve">Analiza zahteva i projektovanje interfejsa </w:t>
      </w:r>
      <w:r w:rsidR="00FD7059">
        <w:t xml:space="preserve">-&gt; </w:t>
      </w:r>
      <w:r w:rsidR="00694FAF">
        <w:t>Scenario View</w:t>
      </w:r>
    </w:p>
    <w:p w14:paraId="2D16F78E" w14:textId="77777777" w:rsidR="0082316A" w:rsidRDefault="0082316A" w:rsidP="0082316A"/>
    <w:p w14:paraId="1EB9FF96" w14:textId="77777777" w:rsidR="00694FAF" w:rsidRPr="00FD7059" w:rsidRDefault="00694FAF" w:rsidP="006B0DF8">
      <w:pPr>
        <w:rPr>
          <w:lang w:val="en-US"/>
        </w:rPr>
      </w:pPr>
    </w:p>
    <w:p w14:paraId="1D536C2A" w14:textId="603D4AE2" w:rsidR="00A34CFC" w:rsidRDefault="00072B69" w:rsidP="00A70B92">
      <w:pPr>
        <w:pStyle w:val="Heading2"/>
      </w:pPr>
      <w:bookmarkStart w:id="41" w:name="_Toc220700959"/>
      <w:r w:rsidRPr="00A70B92">
        <w:t>3</w:t>
      </w:r>
      <w:r w:rsidR="00B93299" w:rsidRPr="00A70B92">
        <w:t>.</w:t>
      </w:r>
      <w:r w:rsidR="00521B35" w:rsidRPr="00A70B92">
        <w:t>1</w:t>
      </w:r>
      <w:r w:rsidR="00A34CFC" w:rsidRPr="00A70B92">
        <w:t xml:space="preserve"> </w:t>
      </w:r>
      <w:r w:rsidR="0082316A">
        <w:t xml:space="preserve">Uvod </w:t>
      </w:r>
      <w:r w:rsidR="00521B35" w:rsidRPr="00A70B92">
        <w:t>i ciljevi</w:t>
      </w:r>
      <w:bookmarkEnd w:id="41"/>
    </w:p>
    <w:p w14:paraId="3927E8A6" w14:textId="12B486CF" w:rsidR="004133CC" w:rsidRPr="004133CC" w:rsidRDefault="004133CC" w:rsidP="004133CC">
      <w:pPr>
        <w:rPr>
          <w:lang w:val="en-US"/>
        </w:rPr>
      </w:pPr>
      <w:r>
        <w:rPr>
          <w:lang w:val="en-US"/>
        </w:rPr>
        <w:t xml:space="preserve">Na slici 18 je prikazan Architecture Inception Canvas koji na jednoj slici u kratkim crtama skicira rešenje i u kratkim crtama daje uvid u funkcionalne I nefunckionalnce zahteve, </w:t>
      </w:r>
      <w:r w:rsidR="003E166B">
        <w:rPr>
          <w:lang w:val="en-US"/>
        </w:rPr>
        <w:t>organizaciona i tehnička ograničenja kao i glavne komponente softverskog sistema.</w:t>
      </w:r>
      <w:r>
        <w:rPr>
          <w:lang w:val="en-US"/>
        </w:rPr>
        <w:t xml:space="preserve"> </w:t>
      </w:r>
      <w:commentRangeStart w:id="42"/>
      <w:commentRangeEnd w:id="42"/>
      <w:r w:rsidR="00A34CFC" w:rsidRPr="004133CC">
        <w:rPr>
          <w:rStyle w:val="CommentReference"/>
          <w:sz w:val="22"/>
          <w:szCs w:val="22"/>
          <w:lang w:val="en-US"/>
        </w:rPr>
        <w:commentReference w:id="42"/>
      </w:r>
    </w:p>
    <w:p w14:paraId="3A15709D" w14:textId="77777777" w:rsidR="000055CE" w:rsidRDefault="00A51633" w:rsidP="000055CE">
      <w:pPr>
        <w:keepNext/>
      </w:pPr>
      <w:r>
        <w:rPr>
          <w:noProof/>
          <w:lang w:val="en-US"/>
        </w:rPr>
        <w:lastRenderedPageBreak/>
        <w:drawing>
          <wp:inline distT="0" distB="0" distL="0" distR="0" wp14:anchorId="77D64D87" wp14:editId="573E0BBE">
            <wp:extent cx="5943497" cy="3954144"/>
            <wp:effectExtent l="0" t="0" r="635" b="8890"/>
            <wp:docPr id="794846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46471" name="Picture 2"/>
                    <pic:cNvPicPr/>
                  </pic:nvPicPr>
                  <pic:blipFill>
                    <a:blip r:embed="rId31"/>
                    <a:stretch>
                      <a:fillRect/>
                    </a:stretch>
                  </pic:blipFill>
                  <pic:spPr>
                    <a:xfrm>
                      <a:off x="0" y="0"/>
                      <a:ext cx="5943497" cy="3954144"/>
                    </a:xfrm>
                    <a:prstGeom prst="rect">
                      <a:avLst/>
                    </a:prstGeom>
                  </pic:spPr>
                </pic:pic>
              </a:graphicData>
            </a:graphic>
          </wp:inline>
        </w:drawing>
      </w:r>
    </w:p>
    <w:p w14:paraId="5E04304F" w14:textId="393ABDFB" w:rsidR="008D4A59" w:rsidRDefault="000055CE" w:rsidP="000055CE">
      <w:pPr>
        <w:pStyle w:val="Caption"/>
        <w:jc w:val="center"/>
      </w:pPr>
      <w:bookmarkStart w:id="43" w:name="_Toc220700858"/>
      <w:r>
        <w:t xml:space="preserve">Slika </w:t>
      </w:r>
      <w:r>
        <w:fldChar w:fldCharType="begin"/>
      </w:r>
      <w:r>
        <w:instrText xml:space="preserve"> SEQ Slika \* ARABIC </w:instrText>
      </w:r>
      <w:r>
        <w:fldChar w:fldCharType="separate"/>
      </w:r>
      <w:r w:rsidR="002341AD">
        <w:rPr>
          <w:noProof/>
        </w:rPr>
        <w:t>18</w:t>
      </w:r>
      <w:r>
        <w:fldChar w:fldCharType="end"/>
      </w:r>
      <w:r>
        <w:t xml:space="preserve">: </w:t>
      </w:r>
      <w:r w:rsidRPr="00101D6E">
        <w:t>Architecture Inception Canvas za projekat Studentska služba</w:t>
      </w:r>
      <w:bookmarkEnd w:id="43"/>
    </w:p>
    <w:p w14:paraId="41417E0C" w14:textId="47769394" w:rsidR="0082316A" w:rsidRDefault="004D4B7A" w:rsidP="00010F3F">
      <w:pPr>
        <w:pStyle w:val="Heading3"/>
        <w:rPr>
          <w:lang w:val="en-US"/>
        </w:rPr>
      </w:pPr>
      <w:bookmarkStart w:id="44" w:name="_Toc220700960"/>
      <w:r>
        <w:rPr>
          <w:lang w:val="en-US"/>
        </w:rPr>
        <w:t xml:space="preserve">3.1.1 </w:t>
      </w:r>
      <w:r w:rsidR="00254D96" w:rsidRPr="00254D96">
        <w:rPr>
          <w:lang w:val="en-US"/>
        </w:rPr>
        <w:t>Pregled zahteva</w:t>
      </w:r>
      <w:bookmarkEnd w:id="44"/>
    </w:p>
    <w:p w14:paraId="62D10A07" w14:textId="7E218151" w:rsidR="0082316A" w:rsidRDefault="0082316A" w:rsidP="00010F3F">
      <w:pPr>
        <w:jc w:val="both"/>
        <w:rPr>
          <w:lang w:val="en-US"/>
        </w:rPr>
      </w:pPr>
      <w:r>
        <w:rPr>
          <w:lang w:val="en-US"/>
        </w:rPr>
        <w:t>Projektni zahtev</w:t>
      </w:r>
      <w:r w:rsidR="003B2D28">
        <w:rPr>
          <w:lang w:val="en-US"/>
        </w:rPr>
        <w:t xml:space="preserve"> </w:t>
      </w:r>
      <w:r>
        <w:rPr>
          <w:lang w:val="en-US"/>
        </w:rPr>
        <w:t>(verbalni opis)</w:t>
      </w:r>
    </w:p>
    <w:p w14:paraId="1174AF01" w14:textId="01FDE6C7" w:rsidR="00E53728" w:rsidRPr="00010F3F" w:rsidRDefault="00E53728" w:rsidP="00010F3F">
      <w:pPr>
        <w:jc w:val="both"/>
        <w:rPr>
          <w:u w:val="single"/>
          <w:lang w:val="en-US"/>
        </w:rPr>
      </w:pPr>
      <w:r w:rsidRPr="00010F3F">
        <w:rPr>
          <w:u w:val="single"/>
          <w:lang w:val="en-US"/>
        </w:rPr>
        <w:t>Funkcionalni</w:t>
      </w:r>
    </w:p>
    <w:p w14:paraId="4103CF9B" w14:textId="76785911" w:rsidR="00E53728" w:rsidRDefault="0082316A" w:rsidP="00010F3F">
      <w:pPr>
        <w:jc w:val="both"/>
        <w:rPr>
          <w:lang w:val="en-US"/>
        </w:rPr>
      </w:pPr>
      <w:r>
        <w:rPr>
          <w:lang w:val="en-US"/>
        </w:rPr>
        <w:t>Potrebno je napraviti softversko rešenje za menadžment ispita</w:t>
      </w:r>
      <w:r w:rsidR="00E53728">
        <w:rPr>
          <w:lang w:val="en-US"/>
        </w:rPr>
        <w:t xml:space="preserve"> </w:t>
      </w:r>
      <w:r w:rsidR="00010F3F">
        <w:rPr>
          <w:lang w:val="en-US"/>
        </w:rPr>
        <w:t>z</w:t>
      </w:r>
      <w:r w:rsidR="00E53728">
        <w:rPr>
          <w:lang w:val="en-US"/>
        </w:rPr>
        <w:t>a Fakultet Organizacionih Nauka</w:t>
      </w:r>
      <w:r>
        <w:rPr>
          <w:lang w:val="en-US"/>
        </w:rPr>
        <w:t xml:space="preserve">. Rešenje treba da omogući sledeće funkcionalnosti zaposlenima fakulteta i studentima: </w:t>
      </w:r>
      <w:r w:rsidR="00010F3F">
        <w:rPr>
          <w:lang w:val="en-US"/>
        </w:rPr>
        <w:t>prijavljivanje</w:t>
      </w:r>
      <w:r w:rsidR="00E53728">
        <w:rPr>
          <w:lang w:val="en-US"/>
        </w:rPr>
        <w:t xml:space="preserve"> i </w:t>
      </w:r>
      <w:r w:rsidR="00010F3F">
        <w:rPr>
          <w:lang w:val="en-US"/>
        </w:rPr>
        <w:t>odjavljivanje</w:t>
      </w:r>
      <w:r w:rsidR="00E53728">
        <w:rPr>
          <w:lang w:val="en-US"/>
        </w:rPr>
        <w:t xml:space="preserve"> na persolni nalog </w:t>
      </w:r>
      <w:r w:rsidR="00010F3F">
        <w:rPr>
          <w:lang w:val="en-US"/>
        </w:rPr>
        <w:t>i</w:t>
      </w:r>
      <w:r w:rsidR="00E53728">
        <w:rPr>
          <w:lang w:val="en-US"/>
        </w:rPr>
        <w:t xml:space="preserve"> </w:t>
      </w:r>
      <w:r>
        <w:rPr>
          <w:lang w:val="en-US"/>
        </w:rPr>
        <w:t xml:space="preserve">uvid u trenutno </w:t>
      </w:r>
      <w:r w:rsidR="00E53728">
        <w:rPr>
          <w:lang w:val="en-US"/>
        </w:rPr>
        <w:t>aktivne ispitne rokove. Samo studentima treba omogućiti prijavu i odjavu ispita dok period prijave/odjave traje kao i uvid u uspešna polaganja ukupno ostvaren broj espb i prosečnu ocenu. Zaposlenima treba omogućiti ocenjivanje prijava na ispitima gde su prijavljeni kao ocenjivači, takodje potrebno je obezbediti mogućnost generisanja izveštaja posle održavanja ispita radi uvida u izlazno,</w:t>
      </w:r>
      <w:r w:rsidR="00F05EFA">
        <w:rPr>
          <w:lang w:val="en-US"/>
        </w:rPr>
        <w:t xml:space="preserve"> </w:t>
      </w:r>
      <w:r w:rsidR="00E53728">
        <w:rPr>
          <w:lang w:val="en-US"/>
        </w:rPr>
        <w:t xml:space="preserve">prosečnu ocenu i prolaznost, takodje potrebno je omogućiti generisanje izveštaje sa istim metrikama ali za celu godine po rokovima. </w:t>
      </w:r>
    </w:p>
    <w:p w14:paraId="1FD68464" w14:textId="60F8823A" w:rsidR="00E53728" w:rsidRPr="00010F3F" w:rsidRDefault="00E53728" w:rsidP="00010F3F">
      <w:pPr>
        <w:jc w:val="both"/>
        <w:rPr>
          <w:u w:val="single"/>
          <w:lang w:val="en-US"/>
        </w:rPr>
      </w:pPr>
      <w:r w:rsidRPr="00010F3F">
        <w:rPr>
          <w:u w:val="single"/>
          <w:lang w:val="en-US"/>
        </w:rPr>
        <w:t>Nefunkcionalni</w:t>
      </w:r>
    </w:p>
    <w:p w14:paraId="1DA738A8" w14:textId="26E2A5EF" w:rsidR="00F05EFA" w:rsidRDefault="00E53728" w:rsidP="00010F3F">
      <w:pPr>
        <w:jc w:val="both"/>
        <w:rPr>
          <w:lang w:val="en-US"/>
        </w:rPr>
      </w:pPr>
      <w:r>
        <w:rPr>
          <w:lang w:val="en-US"/>
        </w:rPr>
        <w:t xml:space="preserve">Prilikom dizajna obratiti pažnju na iduće attribute kvaliteta. Dizajn </w:t>
      </w:r>
      <w:r w:rsidR="00F05EFA">
        <w:rPr>
          <w:lang w:val="en-US"/>
        </w:rPr>
        <w:t xml:space="preserve">korisničkog interfejsa </w:t>
      </w:r>
      <w:r>
        <w:rPr>
          <w:lang w:val="en-US"/>
        </w:rPr>
        <w:t>treba da bude prijatan oku</w:t>
      </w:r>
      <w:r w:rsidR="00F05EFA">
        <w:rPr>
          <w:lang w:val="en-US"/>
        </w:rPr>
        <w:t xml:space="preserve"> i intiutivan za korišćenje korisnicima, vodjena principima material</w:t>
      </w:r>
      <w:r>
        <w:rPr>
          <w:lang w:val="en-US"/>
        </w:rPr>
        <w:t xml:space="preserve"> </w:t>
      </w:r>
      <w:r w:rsidR="00F05EFA">
        <w:rPr>
          <w:lang w:val="en-US"/>
        </w:rPr>
        <w:t>dizajna. Aplikacija treba da bude pouzdana, brza i sigurna od mogućih zloupotrebljavanja</w:t>
      </w:r>
      <w:r w:rsidR="00010F3F">
        <w:rPr>
          <w:lang w:val="en-US"/>
        </w:rPr>
        <w:t>.</w:t>
      </w:r>
      <w:r w:rsidR="00F05EFA">
        <w:rPr>
          <w:lang w:val="en-US"/>
        </w:rPr>
        <w:t xml:space="preserve"> </w:t>
      </w:r>
    </w:p>
    <w:p w14:paraId="42EADFCD" w14:textId="666B0B91" w:rsidR="0082316A" w:rsidRPr="00010F3F" w:rsidRDefault="0082316A" w:rsidP="004D4B7A">
      <w:pPr>
        <w:rPr>
          <w:u w:val="single"/>
          <w:lang w:val="en-US"/>
        </w:rPr>
      </w:pPr>
      <w:r w:rsidRPr="00010F3F">
        <w:rPr>
          <w:u w:val="single"/>
          <w:lang w:val="en-US"/>
        </w:rPr>
        <w:t>Business Case</w:t>
      </w:r>
      <w:r w:rsidR="003B2D28">
        <w:rPr>
          <w:u w:val="single"/>
          <w:lang w:val="en-US"/>
        </w:rPr>
        <w:t xml:space="preserve"> </w:t>
      </w:r>
      <w:r w:rsidR="00010F3F">
        <w:rPr>
          <w:u w:val="single"/>
          <w:lang w:val="en-US"/>
        </w:rPr>
        <w:t>(sa Architecture Inception Canvasa)</w:t>
      </w:r>
    </w:p>
    <w:p w14:paraId="43AD8F59" w14:textId="65BEC708" w:rsidR="0082316A" w:rsidRDefault="0082316A" w:rsidP="0082316A">
      <w:pPr>
        <w:rPr>
          <w:lang w:val="en-US"/>
        </w:rPr>
      </w:pPr>
      <w:r w:rsidRPr="0082316A">
        <w:rPr>
          <w:lang w:val="en-US"/>
        </w:rPr>
        <w:lastRenderedPageBreak/>
        <w:t>Trenutno rešenje estudent, ne zadovoljava sve potrebe biznisa i FON kao jedan od vodećih fakulteta po praćenju trendova u IT-u, želi da demonstrira svojim studentima praktičnu implementaciju modernih tehnologija.</w:t>
      </w:r>
      <w:r w:rsidR="00010F3F">
        <w:rPr>
          <w:lang w:val="en-US"/>
        </w:rPr>
        <w:t xml:space="preserve"> </w:t>
      </w:r>
      <w:r w:rsidRPr="0082316A">
        <w:rPr>
          <w:lang w:val="en-US"/>
        </w:rPr>
        <w:t>Studentska služba je zamišljena kao prototip moderne web aplikacija za prijavu ispita i menadžment istih.</w:t>
      </w:r>
    </w:p>
    <w:p w14:paraId="0AF2122A" w14:textId="33A79F5B" w:rsidR="00010F3F" w:rsidRPr="00010F3F" w:rsidRDefault="00010F3F" w:rsidP="00010F3F">
      <w:pPr>
        <w:spacing w:after="80"/>
        <w:rPr>
          <w:lang w:val="en-US"/>
        </w:rPr>
      </w:pPr>
      <w:r w:rsidRPr="00010F3F">
        <w:rPr>
          <w:u w:val="single"/>
          <w:lang w:val="en-US"/>
        </w:rPr>
        <w:t>Functional Overview</w:t>
      </w:r>
      <w:r w:rsidR="003B2D28">
        <w:rPr>
          <w:u w:val="single"/>
          <w:lang w:val="en-US"/>
        </w:rPr>
        <w:t xml:space="preserve"> </w:t>
      </w:r>
      <w:r w:rsidRPr="00010F3F">
        <w:rPr>
          <w:u w:val="single"/>
          <w:lang w:val="en-US"/>
        </w:rPr>
        <w:t>(s</w:t>
      </w:r>
      <w:r>
        <w:rPr>
          <w:u w:val="single"/>
          <w:lang w:val="en-US"/>
        </w:rPr>
        <w:t>a Architecture Inception Canvasa)</w:t>
      </w:r>
      <w:r w:rsidRPr="00010F3F">
        <w:rPr>
          <w:lang w:val="en-US"/>
        </w:rPr>
        <w:br/>
      </w:r>
      <w:r w:rsidRPr="00010F3F">
        <w:rPr>
          <w:i/>
          <w:iCs/>
          <w:lang w:val="en-US"/>
        </w:rPr>
        <w:br/>
      </w:r>
      <w:r w:rsidRPr="00010F3F">
        <w:rPr>
          <w:lang w:val="en-US"/>
        </w:rPr>
        <w:t>Sofversko rešenje treba da omogući sledeće osnovne funkcionalnosti:</w:t>
      </w:r>
    </w:p>
    <w:p w14:paraId="03AF866A" w14:textId="03366FA4" w:rsidR="00010F3F" w:rsidRPr="00010F3F" w:rsidRDefault="00010F3F" w:rsidP="00010F3F">
      <w:pPr>
        <w:pStyle w:val="ListParagraph"/>
        <w:numPr>
          <w:ilvl w:val="0"/>
          <w:numId w:val="26"/>
        </w:numPr>
        <w:spacing w:after="80"/>
        <w:ind w:left="450"/>
        <w:rPr>
          <w:lang w:val="en-US"/>
        </w:rPr>
      </w:pPr>
      <w:r w:rsidRPr="00010F3F">
        <w:rPr>
          <w:lang w:val="en-US"/>
        </w:rPr>
        <w:t>personalizovan nalog za svakog studenta i profesora</w:t>
      </w:r>
    </w:p>
    <w:p w14:paraId="7FC449F9" w14:textId="5A658C0A" w:rsidR="00010F3F" w:rsidRPr="00010F3F" w:rsidRDefault="00010F3F" w:rsidP="00010F3F">
      <w:pPr>
        <w:pStyle w:val="ListParagraph"/>
        <w:numPr>
          <w:ilvl w:val="0"/>
          <w:numId w:val="26"/>
        </w:numPr>
        <w:spacing w:after="80"/>
        <w:ind w:left="450"/>
        <w:rPr>
          <w:lang w:val="en-US"/>
        </w:rPr>
      </w:pPr>
      <w:r w:rsidRPr="00010F3F">
        <w:rPr>
          <w:lang w:val="en-US"/>
        </w:rPr>
        <w:t>pregled svih ispita u aktuelnom ispitnom roku</w:t>
      </w:r>
    </w:p>
    <w:p w14:paraId="2856E1E0" w14:textId="04BA54F3" w:rsidR="00010F3F" w:rsidRPr="00010F3F" w:rsidRDefault="00010F3F" w:rsidP="00010F3F">
      <w:pPr>
        <w:pStyle w:val="ListParagraph"/>
        <w:numPr>
          <w:ilvl w:val="0"/>
          <w:numId w:val="26"/>
        </w:numPr>
        <w:spacing w:after="80"/>
        <w:ind w:left="450"/>
        <w:rPr>
          <w:lang w:val="en-US"/>
        </w:rPr>
      </w:pPr>
      <w:r w:rsidRPr="00010F3F">
        <w:rPr>
          <w:lang w:val="en-US"/>
        </w:rPr>
        <w:t>prijavu ispita studentima</w:t>
      </w:r>
    </w:p>
    <w:p w14:paraId="28241123" w14:textId="7B599550" w:rsidR="00010F3F" w:rsidRPr="00010F3F" w:rsidRDefault="00010F3F" w:rsidP="00010F3F">
      <w:pPr>
        <w:pStyle w:val="ListParagraph"/>
        <w:numPr>
          <w:ilvl w:val="0"/>
          <w:numId w:val="26"/>
        </w:numPr>
        <w:spacing w:after="80"/>
        <w:ind w:left="450"/>
        <w:rPr>
          <w:lang w:val="en-US"/>
        </w:rPr>
      </w:pPr>
      <w:r w:rsidRPr="00010F3F">
        <w:rPr>
          <w:lang w:val="en-US"/>
        </w:rPr>
        <w:t>uvid u trenutno prijave studentima</w:t>
      </w:r>
    </w:p>
    <w:p w14:paraId="0AB23F7D" w14:textId="36C21041" w:rsidR="00010F3F" w:rsidRPr="00010F3F" w:rsidRDefault="00010F3F" w:rsidP="00010F3F">
      <w:pPr>
        <w:pStyle w:val="ListParagraph"/>
        <w:numPr>
          <w:ilvl w:val="0"/>
          <w:numId w:val="26"/>
        </w:numPr>
        <w:spacing w:after="80"/>
        <w:ind w:left="450"/>
        <w:rPr>
          <w:lang w:val="en-US"/>
        </w:rPr>
      </w:pPr>
      <w:r w:rsidRPr="00010F3F">
        <w:rPr>
          <w:lang w:val="en-US"/>
        </w:rPr>
        <w:t>opciono odustajanje od polaganja</w:t>
      </w:r>
    </w:p>
    <w:p w14:paraId="733A54BB" w14:textId="4DF6608F" w:rsidR="00010F3F" w:rsidRPr="00010F3F" w:rsidRDefault="00010F3F" w:rsidP="00010F3F">
      <w:pPr>
        <w:pStyle w:val="ListParagraph"/>
        <w:numPr>
          <w:ilvl w:val="0"/>
          <w:numId w:val="26"/>
        </w:numPr>
        <w:spacing w:after="80"/>
        <w:ind w:left="450"/>
        <w:rPr>
          <w:lang w:val="en-US"/>
        </w:rPr>
      </w:pPr>
      <w:r w:rsidRPr="00010F3F">
        <w:rPr>
          <w:lang w:val="en-US"/>
        </w:rPr>
        <w:t>uvid u rezultate polaganja studentima</w:t>
      </w:r>
    </w:p>
    <w:p w14:paraId="1FD17E39" w14:textId="7FE32AB5" w:rsidR="00010F3F" w:rsidRPr="00010F3F" w:rsidRDefault="00010F3F" w:rsidP="00010F3F">
      <w:pPr>
        <w:pStyle w:val="ListParagraph"/>
        <w:numPr>
          <w:ilvl w:val="0"/>
          <w:numId w:val="26"/>
        </w:numPr>
        <w:spacing w:after="80"/>
        <w:ind w:left="450"/>
        <w:rPr>
          <w:lang w:val="en-US"/>
        </w:rPr>
      </w:pPr>
      <w:r w:rsidRPr="00010F3F">
        <w:rPr>
          <w:lang w:val="en-US"/>
        </w:rPr>
        <w:t>zakazivanje rokova i polagaja ispita profesorima</w:t>
      </w:r>
    </w:p>
    <w:p w14:paraId="42E426F3" w14:textId="48EA5D03" w:rsidR="00010F3F" w:rsidRDefault="00010F3F" w:rsidP="00010F3F">
      <w:pPr>
        <w:pStyle w:val="ListParagraph"/>
        <w:numPr>
          <w:ilvl w:val="0"/>
          <w:numId w:val="26"/>
        </w:numPr>
        <w:spacing w:after="80"/>
        <w:ind w:left="450"/>
        <w:rPr>
          <w:lang w:val="en-US"/>
        </w:rPr>
      </w:pPr>
      <w:r w:rsidRPr="00010F3F">
        <w:rPr>
          <w:lang w:val="en-US"/>
        </w:rPr>
        <w:t>ocenjivanje polaganja profesorima</w:t>
      </w:r>
    </w:p>
    <w:p w14:paraId="412870A7" w14:textId="77777777" w:rsidR="00010F3F" w:rsidRPr="00010F3F" w:rsidRDefault="00010F3F" w:rsidP="00010F3F">
      <w:pPr>
        <w:pStyle w:val="ListParagraph"/>
        <w:spacing w:after="80"/>
        <w:ind w:left="450"/>
        <w:rPr>
          <w:lang w:val="en-US"/>
        </w:rPr>
      </w:pPr>
    </w:p>
    <w:p w14:paraId="1B6034E3" w14:textId="73B6D229" w:rsidR="004D4B7A" w:rsidRDefault="004D4B7A" w:rsidP="004D4B7A">
      <w:pPr>
        <w:pStyle w:val="Heading3"/>
        <w:rPr>
          <w:lang w:val="en-US"/>
        </w:rPr>
      </w:pPr>
      <w:bookmarkStart w:id="45" w:name="_Toc220700961"/>
      <w:r>
        <w:rPr>
          <w:lang w:val="en-US"/>
        </w:rPr>
        <w:t>3.1.2 Ciljevi kvaliteta</w:t>
      </w:r>
      <w:r w:rsidR="003B2D28">
        <w:rPr>
          <w:lang w:val="en-US"/>
        </w:rPr>
        <w:t xml:space="preserve"> i Stejkholderi</w:t>
      </w:r>
      <w:bookmarkEnd w:id="45"/>
    </w:p>
    <w:p w14:paraId="23CB5ACD" w14:textId="1D554516" w:rsidR="004D425F" w:rsidRDefault="003B2D28" w:rsidP="004D425F">
      <w:pPr>
        <w:rPr>
          <w:lang w:val="en-US"/>
        </w:rPr>
      </w:pPr>
      <w:r>
        <w:rPr>
          <w:lang w:val="en-US"/>
        </w:rPr>
        <w:t>Iz sekcije Quality Goals</w:t>
      </w:r>
      <w:r w:rsidR="004D425F">
        <w:rPr>
          <w:lang w:val="en-US"/>
        </w:rPr>
        <w:t xml:space="preserve"> ar</w:t>
      </w:r>
      <w:r w:rsidR="00551DF2">
        <w:rPr>
          <w:lang w:val="en-US"/>
        </w:rPr>
        <w:t>chite</w:t>
      </w:r>
      <w:r w:rsidR="004D425F">
        <w:rPr>
          <w:lang w:val="en-US"/>
        </w:rPr>
        <w:t>cture inception canvasa</w:t>
      </w:r>
      <w:r>
        <w:rPr>
          <w:lang w:val="en-US"/>
        </w:rPr>
        <w:t>:</w:t>
      </w:r>
    </w:p>
    <w:p w14:paraId="451AC941" w14:textId="77777777" w:rsidR="003B2D28" w:rsidRDefault="003B2D28" w:rsidP="003B2D28">
      <w:pPr>
        <w:jc w:val="both"/>
        <w:rPr>
          <w:lang w:val="en-US"/>
        </w:rPr>
      </w:pPr>
      <w:r w:rsidRPr="003B2D28">
        <w:rPr>
          <w:lang w:val="en-US"/>
        </w:rPr>
        <w:t>Definisani su sledeći ciljevi kvaliteta kojima će aplikacija težiti analizirajući željene kvaliteta iz 4 ugla: Korisnik, Programera, DevOps i Menadžement:</w:t>
      </w:r>
    </w:p>
    <w:p w14:paraId="6FA0C904" w14:textId="77777777" w:rsidR="003B2D28" w:rsidRPr="003B2D28" w:rsidRDefault="003B2D28" w:rsidP="003B2D28">
      <w:pPr>
        <w:jc w:val="both"/>
        <w:rPr>
          <w:lang w:val="en-US"/>
        </w:rPr>
      </w:pPr>
    </w:p>
    <w:p w14:paraId="4E37E825" w14:textId="4A242CBC" w:rsidR="003B2D28" w:rsidRPr="003B2D28" w:rsidRDefault="003B2D28" w:rsidP="003B2D28">
      <w:pPr>
        <w:pStyle w:val="ListParagraph"/>
        <w:numPr>
          <w:ilvl w:val="0"/>
          <w:numId w:val="27"/>
        </w:numPr>
        <w:spacing w:after="80"/>
        <w:ind w:left="270" w:hanging="270"/>
        <w:rPr>
          <w:lang w:val="en-US"/>
        </w:rPr>
      </w:pPr>
      <w:r w:rsidRPr="003B2D28">
        <w:rPr>
          <w:lang w:val="en-US"/>
        </w:rPr>
        <w:t>Korisnik</w:t>
      </w:r>
      <w:r>
        <w:rPr>
          <w:lang w:val="en-US"/>
        </w:rPr>
        <w:t>(Student)</w:t>
      </w:r>
      <w:r w:rsidRPr="003B2D28">
        <w:rPr>
          <w:lang w:val="en-US"/>
        </w:rPr>
        <w:t>: korisna, laka za razumeti i prijatna za korišćenje, pouzdana, sigurna.</w:t>
      </w:r>
    </w:p>
    <w:p w14:paraId="75D73EF8" w14:textId="24CB5A97" w:rsidR="003B2D28" w:rsidRPr="003B2D28" w:rsidRDefault="003B2D28" w:rsidP="003B2D28">
      <w:pPr>
        <w:pStyle w:val="ListParagraph"/>
        <w:numPr>
          <w:ilvl w:val="0"/>
          <w:numId w:val="27"/>
        </w:numPr>
        <w:spacing w:after="80"/>
        <w:ind w:left="270" w:hanging="270"/>
        <w:rPr>
          <w:lang w:val="en-US"/>
        </w:rPr>
      </w:pPr>
      <w:r w:rsidRPr="003B2D28">
        <w:rPr>
          <w:lang w:val="en-US"/>
        </w:rPr>
        <w:t>Programer: fleksibilna u smislu održavanja koda i dodavanja novih featura, predvidjiva, interoperabilnost sa budućim rešenjima</w:t>
      </w:r>
    </w:p>
    <w:p w14:paraId="64E6A9FB" w14:textId="61D9C27A" w:rsidR="003B2D28" w:rsidRPr="003B2D28" w:rsidRDefault="003B2D28" w:rsidP="003B2D28">
      <w:pPr>
        <w:pStyle w:val="ListParagraph"/>
        <w:numPr>
          <w:ilvl w:val="0"/>
          <w:numId w:val="27"/>
        </w:numPr>
        <w:spacing w:after="80"/>
        <w:ind w:left="270" w:hanging="270"/>
        <w:rPr>
          <w:lang w:val="en-US"/>
        </w:rPr>
      </w:pPr>
      <w:r w:rsidRPr="003B2D28">
        <w:rPr>
          <w:lang w:val="en-US"/>
        </w:rPr>
        <w:t>DevOps: konfigurabilna, laka za postavljanje u produkciono okruženje, efikasna u korišćenju resursa.</w:t>
      </w:r>
    </w:p>
    <w:p w14:paraId="465B48F0" w14:textId="366EAB95" w:rsidR="003B2D28" w:rsidRPr="003B2D28" w:rsidRDefault="003B2D28" w:rsidP="003B2D28">
      <w:pPr>
        <w:pStyle w:val="ListParagraph"/>
        <w:numPr>
          <w:ilvl w:val="0"/>
          <w:numId w:val="27"/>
        </w:numPr>
        <w:spacing w:after="80"/>
        <w:ind w:left="270" w:hanging="270"/>
        <w:rPr>
          <w:lang w:val="en-US"/>
        </w:rPr>
      </w:pPr>
      <w:r w:rsidRPr="003B2D28">
        <w:rPr>
          <w:lang w:val="en-US"/>
        </w:rPr>
        <w:t>Menadžment: efikasna u smislu cene razvoja, održavanja i vremena razvoja, pouzdana.</w:t>
      </w:r>
    </w:p>
    <w:p w14:paraId="236AD36A" w14:textId="77777777" w:rsidR="00254D96" w:rsidRPr="00D563E7" w:rsidRDefault="00254D96" w:rsidP="009E6ABF">
      <w:pPr>
        <w:rPr>
          <w:lang w:val="en-US"/>
        </w:rPr>
      </w:pPr>
    </w:p>
    <w:p w14:paraId="350470D7" w14:textId="2BE66DC2" w:rsidR="00A34CFC" w:rsidRDefault="00072B69" w:rsidP="00A70B92">
      <w:pPr>
        <w:pStyle w:val="Heading2"/>
      </w:pPr>
      <w:bookmarkStart w:id="46" w:name="_Toc220700962"/>
      <w:r>
        <w:t>3</w:t>
      </w:r>
      <w:r w:rsidR="00B93299">
        <w:t>.</w:t>
      </w:r>
      <w:r w:rsidR="00A34CFC">
        <w:t xml:space="preserve">2. </w:t>
      </w:r>
      <w:commentRangeStart w:id="47"/>
      <w:r w:rsidR="00A34CFC">
        <w:t>Ograničenja</w:t>
      </w:r>
      <w:bookmarkEnd w:id="46"/>
      <w:commentRangeEnd w:id="47"/>
      <w:r w:rsidR="00491E08">
        <w:rPr>
          <w:rStyle w:val="CommentReference"/>
          <w:sz w:val="28"/>
          <w:szCs w:val="28"/>
        </w:rPr>
        <w:commentReference w:id="47"/>
      </w:r>
    </w:p>
    <w:p w14:paraId="184D9EA5" w14:textId="3C7B8406" w:rsidR="00F80D81" w:rsidRDefault="00F80D81" w:rsidP="00C173C8">
      <w:pPr>
        <w:pStyle w:val="Heading3"/>
      </w:pPr>
      <w:bookmarkStart w:id="48" w:name="_Toc220700963"/>
      <w:r>
        <w:rPr>
          <w:lang w:val="en-US"/>
        </w:rPr>
        <w:t>3.2.1 Tehni</w:t>
      </w:r>
      <w:r>
        <w:t>čka ograničenja</w:t>
      </w:r>
      <w:bookmarkEnd w:id="48"/>
    </w:p>
    <w:tbl>
      <w:tblPr>
        <w:tblStyle w:val="TableGrid"/>
        <w:tblW w:w="0" w:type="auto"/>
        <w:tblLook w:val="04A0" w:firstRow="1" w:lastRow="0" w:firstColumn="1" w:lastColumn="0" w:noHBand="0" w:noVBand="1"/>
      </w:tblPr>
      <w:tblGrid>
        <w:gridCol w:w="4675"/>
        <w:gridCol w:w="4675"/>
      </w:tblGrid>
      <w:tr w:rsidR="00F80D81" w14:paraId="2AA92B19" w14:textId="77777777" w:rsidTr="00F80D81">
        <w:tc>
          <w:tcPr>
            <w:tcW w:w="4675" w:type="dxa"/>
            <w:shd w:val="clear" w:color="auto" w:fill="C9C9C9" w:themeFill="accent3" w:themeFillTint="99"/>
          </w:tcPr>
          <w:p w14:paraId="06C1FE3B" w14:textId="4572C97F" w:rsidR="00F80D81" w:rsidRDefault="00F80D81" w:rsidP="00F80D81">
            <w:r>
              <w:t>Ograničenje</w:t>
            </w:r>
          </w:p>
        </w:tc>
        <w:tc>
          <w:tcPr>
            <w:tcW w:w="4675" w:type="dxa"/>
            <w:shd w:val="clear" w:color="auto" w:fill="C9C9C9" w:themeFill="accent3" w:themeFillTint="99"/>
          </w:tcPr>
          <w:p w14:paraId="5B42BF13" w14:textId="066745AD" w:rsidR="00F80D81" w:rsidRPr="00F80D81" w:rsidRDefault="00F80D81" w:rsidP="00F80D81">
            <w:pPr>
              <w:rPr>
                <w:lang w:val="en-US"/>
              </w:rPr>
            </w:pPr>
            <w:r>
              <w:t xml:space="preserve">Razlog i </w:t>
            </w:r>
            <w:r>
              <w:rPr>
                <w:lang w:val="en-US"/>
              </w:rPr>
              <w:t>/ili motivacija</w:t>
            </w:r>
            <w:r>
              <w:rPr>
                <w:lang w:val="en-US"/>
              </w:rPr>
              <w:tab/>
            </w:r>
          </w:p>
        </w:tc>
      </w:tr>
      <w:tr w:rsidR="00F80D81" w14:paraId="44066219" w14:textId="77777777" w:rsidTr="00F80D81">
        <w:tc>
          <w:tcPr>
            <w:tcW w:w="4675" w:type="dxa"/>
          </w:tcPr>
          <w:p w14:paraId="36E726D7" w14:textId="33A79893" w:rsidR="00F80D81" w:rsidRPr="00F80D81" w:rsidRDefault="00D610FB" w:rsidP="00F80D81">
            <w:pPr>
              <w:rPr>
                <w:lang w:val="en-US"/>
              </w:rPr>
            </w:pPr>
            <w:r>
              <w:t>Softver predvi</w:t>
            </w:r>
            <w:r w:rsidR="00645107">
              <w:t>đ</w:t>
            </w:r>
            <w:r>
              <w:t>en za rad na Windows operativnim sistemima</w:t>
            </w:r>
          </w:p>
        </w:tc>
        <w:tc>
          <w:tcPr>
            <w:tcW w:w="4675" w:type="dxa"/>
          </w:tcPr>
          <w:p w14:paraId="5CC9C7E4" w14:textId="53DF8940" w:rsidR="00F80D81" w:rsidRDefault="00D610FB" w:rsidP="00F80D81">
            <w:r>
              <w:t>Zbog velike distribuiranosti ovog sistema i toga što je predvi</w:t>
            </w:r>
            <w:r w:rsidR="00645107">
              <w:t>đ</w:t>
            </w:r>
            <w:r>
              <w:t xml:space="preserve">eno rešenje u formi web aplikacije, iako je implementacija u Linixu i MaxOs poželjna u ovom slučaju nije obavezna  </w:t>
            </w:r>
          </w:p>
        </w:tc>
      </w:tr>
      <w:tr w:rsidR="00F80D81" w14:paraId="71D073D1" w14:textId="77777777" w:rsidTr="00F80D81">
        <w:tc>
          <w:tcPr>
            <w:tcW w:w="4675" w:type="dxa"/>
          </w:tcPr>
          <w:p w14:paraId="43EE44FB" w14:textId="1DB80604" w:rsidR="00F80D81" w:rsidRDefault="00D610FB" w:rsidP="00F80D81">
            <w:r>
              <w:t xml:space="preserve">React.js kao frontend framework </w:t>
            </w:r>
          </w:p>
        </w:tc>
        <w:tc>
          <w:tcPr>
            <w:tcW w:w="4675" w:type="dxa"/>
          </w:tcPr>
          <w:p w14:paraId="26D91A3E" w14:textId="44279EC2" w:rsidR="00F80D81" w:rsidRDefault="00D610FB" w:rsidP="00F80D81">
            <w:r>
              <w:t>Izabran zbog popularnosti ovog js frameworka u trenutku pisanja i kao vežba programeru radi usavršavanja znanja u ovom okruženju</w:t>
            </w:r>
          </w:p>
        </w:tc>
      </w:tr>
      <w:tr w:rsidR="001940AE" w14:paraId="22E9D8C7" w14:textId="77777777" w:rsidTr="00F80D81">
        <w:tc>
          <w:tcPr>
            <w:tcW w:w="4675" w:type="dxa"/>
          </w:tcPr>
          <w:p w14:paraId="4BE32AE6" w14:textId="21C28C88" w:rsidR="001940AE" w:rsidRDefault="001940AE" w:rsidP="00F80D81">
            <w:r>
              <w:t>Bootstrap 5</w:t>
            </w:r>
          </w:p>
        </w:tc>
        <w:tc>
          <w:tcPr>
            <w:tcW w:w="4675" w:type="dxa"/>
          </w:tcPr>
          <w:p w14:paraId="64F194E4" w14:textId="54CAFFDA" w:rsidR="001940AE" w:rsidRDefault="001940AE" w:rsidP="00F80D81">
            <w:r>
              <w:t xml:space="preserve">Standardna biblioteka sa predefinisanim css </w:t>
            </w:r>
            <w:r w:rsidR="00551DF2">
              <w:t>k</w:t>
            </w:r>
            <w:r>
              <w:t>lasama za stilizovanje komponenti</w:t>
            </w:r>
          </w:p>
        </w:tc>
      </w:tr>
      <w:tr w:rsidR="00F80D81" w14:paraId="5EF645CF" w14:textId="77777777" w:rsidTr="00F80D81">
        <w:tc>
          <w:tcPr>
            <w:tcW w:w="4675" w:type="dxa"/>
          </w:tcPr>
          <w:p w14:paraId="64F81B13" w14:textId="44A522D3" w:rsidR="00F80D81" w:rsidRDefault="00D610FB" w:rsidP="00F80D81">
            <w:r>
              <w:lastRenderedPageBreak/>
              <w:t>Laravel.php kao backend framework</w:t>
            </w:r>
          </w:p>
        </w:tc>
        <w:tc>
          <w:tcPr>
            <w:tcW w:w="4675" w:type="dxa"/>
          </w:tcPr>
          <w:p w14:paraId="1D339560" w14:textId="3A4C3407" w:rsidR="00F80D81" w:rsidRDefault="00D610FB" w:rsidP="00C563CC">
            <w:pPr>
              <w:keepNext/>
            </w:pPr>
            <w:r>
              <w:t>Stabilan i popularan framework. Postojala je opcija da se rešenje piše i u Java SpringBoot frameworku, ali je Laravel.php izabran radi usavršavanja i vežbe prethodno stečenih zna</w:t>
            </w:r>
            <w:r w:rsidR="00A3764C">
              <w:t>n</w:t>
            </w:r>
            <w:r>
              <w:t>ja iz php-a</w:t>
            </w:r>
            <w:r w:rsidR="00490B09">
              <w:t xml:space="preserve"> na fakultetu</w:t>
            </w:r>
          </w:p>
        </w:tc>
      </w:tr>
    </w:tbl>
    <w:p w14:paraId="35129345" w14:textId="1504A8BE" w:rsidR="00F80D81" w:rsidRDefault="00C563CC" w:rsidP="00C563CC">
      <w:pPr>
        <w:pStyle w:val="Caption"/>
        <w:jc w:val="center"/>
      </w:pPr>
      <w:bookmarkStart w:id="49" w:name="_Toc220700840"/>
      <w:r>
        <w:t xml:space="preserve">Tabela </w:t>
      </w:r>
      <w:r>
        <w:fldChar w:fldCharType="begin"/>
      </w:r>
      <w:r>
        <w:instrText xml:space="preserve"> SEQ Tabela \* ARABIC </w:instrText>
      </w:r>
      <w:r>
        <w:fldChar w:fldCharType="separate"/>
      </w:r>
      <w:r>
        <w:rPr>
          <w:noProof/>
        </w:rPr>
        <w:t>4</w:t>
      </w:r>
      <w:r>
        <w:fldChar w:fldCharType="end"/>
      </w:r>
      <w:r>
        <w:t>: Tehnička ograničenja</w:t>
      </w:r>
      <w:bookmarkEnd w:id="49"/>
    </w:p>
    <w:p w14:paraId="22D8770B" w14:textId="1C128608" w:rsidR="00F80D81" w:rsidRDefault="00F80D81" w:rsidP="00C173C8">
      <w:pPr>
        <w:pStyle w:val="Heading3"/>
      </w:pPr>
      <w:bookmarkStart w:id="50" w:name="_Toc220700964"/>
      <w:r>
        <w:t>3.2.2 Organizaciona ograničenja</w:t>
      </w:r>
      <w:bookmarkEnd w:id="50"/>
    </w:p>
    <w:tbl>
      <w:tblPr>
        <w:tblStyle w:val="TableGrid"/>
        <w:tblW w:w="0" w:type="auto"/>
        <w:tblLook w:val="04A0" w:firstRow="1" w:lastRow="0" w:firstColumn="1" w:lastColumn="0" w:noHBand="0" w:noVBand="1"/>
      </w:tblPr>
      <w:tblGrid>
        <w:gridCol w:w="4675"/>
        <w:gridCol w:w="4675"/>
      </w:tblGrid>
      <w:tr w:rsidR="00A3764C" w14:paraId="2834453A" w14:textId="77777777" w:rsidTr="000A1967">
        <w:tc>
          <w:tcPr>
            <w:tcW w:w="4675" w:type="dxa"/>
            <w:shd w:val="clear" w:color="auto" w:fill="C9C9C9" w:themeFill="accent3" w:themeFillTint="99"/>
          </w:tcPr>
          <w:p w14:paraId="1EC71B70" w14:textId="77777777" w:rsidR="00A3764C" w:rsidRDefault="00A3764C" w:rsidP="000A1967">
            <w:r>
              <w:t>Ograničenje</w:t>
            </w:r>
          </w:p>
        </w:tc>
        <w:tc>
          <w:tcPr>
            <w:tcW w:w="4675" w:type="dxa"/>
            <w:shd w:val="clear" w:color="auto" w:fill="C9C9C9" w:themeFill="accent3" w:themeFillTint="99"/>
          </w:tcPr>
          <w:p w14:paraId="57746ADB" w14:textId="77777777" w:rsidR="00A3764C" w:rsidRPr="00F80D81" w:rsidRDefault="00A3764C" w:rsidP="000A1967">
            <w:pPr>
              <w:rPr>
                <w:lang w:val="en-US"/>
              </w:rPr>
            </w:pPr>
            <w:r>
              <w:t xml:space="preserve">Razlog i </w:t>
            </w:r>
            <w:r>
              <w:rPr>
                <w:lang w:val="en-US"/>
              </w:rPr>
              <w:t>/ili motivacija</w:t>
            </w:r>
            <w:r>
              <w:rPr>
                <w:lang w:val="en-US"/>
              </w:rPr>
              <w:tab/>
            </w:r>
          </w:p>
        </w:tc>
      </w:tr>
      <w:tr w:rsidR="00A3764C" w14:paraId="2E876F26" w14:textId="77777777" w:rsidTr="000A1967">
        <w:tc>
          <w:tcPr>
            <w:tcW w:w="4675" w:type="dxa"/>
          </w:tcPr>
          <w:p w14:paraId="78508A99" w14:textId="1AA7EC4D" w:rsidR="00A3764C" w:rsidRPr="00F80D81" w:rsidRDefault="00A3764C" w:rsidP="000A1967">
            <w:pPr>
              <w:rPr>
                <w:lang w:val="en-US"/>
              </w:rPr>
            </w:pPr>
            <w:r>
              <w:t>Projekat treba da sadrži ne više od 10 slučajeva korišćenja</w:t>
            </w:r>
          </w:p>
        </w:tc>
        <w:tc>
          <w:tcPr>
            <w:tcW w:w="4675" w:type="dxa"/>
          </w:tcPr>
          <w:p w14:paraId="44E20931" w14:textId="6977487F" w:rsidR="00A3764C" w:rsidRDefault="00A3764C" w:rsidP="000A1967">
            <w:r>
              <w:t xml:space="preserve">Zbog ograničenog vremena developera i cilja rešenja, tj. demonstracija potencijalnog realnog rešenja </w:t>
            </w:r>
          </w:p>
        </w:tc>
      </w:tr>
      <w:tr w:rsidR="00A3764C" w14:paraId="42DF5887" w14:textId="77777777" w:rsidTr="000A1967">
        <w:tc>
          <w:tcPr>
            <w:tcW w:w="4675" w:type="dxa"/>
          </w:tcPr>
          <w:p w14:paraId="1CBFD02F" w14:textId="254653D5" w:rsidR="00A3764C" w:rsidRDefault="00A3764C" w:rsidP="000A1967">
            <w:r>
              <w:t xml:space="preserve">SCRUM metodologija </w:t>
            </w:r>
          </w:p>
        </w:tc>
        <w:tc>
          <w:tcPr>
            <w:tcW w:w="4675" w:type="dxa"/>
          </w:tcPr>
          <w:p w14:paraId="05A26A94" w14:textId="393AD78D" w:rsidR="00A3764C" w:rsidRDefault="00A3764C" w:rsidP="000A1967">
            <w:r>
              <w:t xml:space="preserve">Podela posla na manje celine, user storije olakšava konzistentan rad u 2 nedeljnim sprintovima </w:t>
            </w:r>
          </w:p>
        </w:tc>
      </w:tr>
      <w:tr w:rsidR="000A1967" w14:paraId="13DE8D31" w14:textId="77777777" w:rsidTr="000A1967">
        <w:tc>
          <w:tcPr>
            <w:tcW w:w="4675" w:type="dxa"/>
          </w:tcPr>
          <w:p w14:paraId="3D6ADE85" w14:textId="772690F0" w:rsidR="000A1967" w:rsidRDefault="000A1967" w:rsidP="000A1967">
            <w:r>
              <w:t>Jedan neiskusan developer</w:t>
            </w:r>
          </w:p>
        </w:tc>
        <w:tc>
          <w:tcPr>
            <w:tcW w:w="4675" w:type="dxa"/>
          </w:tcPr>
          <w:p w14:paraId="47E76A1C" w14:textId="6076E418" w:rsidR="000A1967" w:rsidRDefault="000A1967" w:rsidP="00C563CC">
            <w:pPr>
              <w:keepNext/>
            </w:pPr>
            <w:r>
              <w:t>Vladimir Jecić, ovo mu je prvi projekat u Laravelu i Reactu, teža procena potrebnog truda, potencijalno kašnjenje taskova zbog potrebe da se douče odre</w:t>
            </w:r>
            <w:r w:rsidR="00645107">
              <w:t>đ</w:t>
            </w:r>
            <w:r>
              <w:t>eni koncepti Reacta i Laravela</w:t>
            </w:r>
          </w:p>
        </w:tc>
      </w:tr>
    </w:tbl>
    <w:p w14:paraId="5DA1AF18" w14:textId="25B328B3" w:rsidR="00A3764C" w:rsidRDefault="00C563CC" w:rsidP="00C563CC">
      <w:pPr>
        <w:pStyle w:val="Caption"/>
        <w:jc w:val="center"/>
      </w:pPr>
      <w:bookmarkStart w:id="51" w:name="_Toc220700841"/>
      <w:r>
        <w:t xml:space="preserve">Tabela </w:t>
      </w:r>
      <w:r>
        <w:fldChar w:fldCharType="begin"/>
      </w:r>
      <w:r>
        <w:instrText xml:space="preserve"> SEQ Tabela \* ARABIC </w:instrText>
      </w:r>
      <w:r>
        <w:fldChar w:fldCharType="separate"/>
      </w:r>
      <w:r>
        <w:rPr>
          <w:noProof/>
        </w:rPr>
        <w:t>5</w:t>
      </w:r>
      <w:r>
        <w:fldChar w:fldCharType="end"/>
      </w:r>
      <w:r>
        <w:t>: Organizaciona ograničenja</w:t>
      </w:r>
      <w:bookmarkEnd w:id="51"/>
    </w:p>
    <w:p w14:paraId="351233BE" w14:textId="24782F6D" w:rsidR="00F80D81" w:rsidRDefault="00F80D81" w:rsidP="00C173C8">
      <w:pPr>
        <w:pStyle w:val="Heading3"/>
      </w:pPr>
      <w:bookmarkStart w:id="52" w:name="_Toc220700965"/>
      <w:r>
        <w:t>3.2.3 Konvencije</w:t>
      </w:r>
      <w:bookmarkEnd w:id="52"/>
    </w:p>
    <w:tbl>
      <w:tblPr>
        <w:tblStyle w:val="TableGrid"/>
        <w:tblW w:w="0" w:type="auto"/>
        <w:tblLook w:val="04A0" w:firstRow="1" w:lastRow="0" w:firstColumn="1" w:lastColumn="0" w:noHBand="0" w:noVBand="1"/>
      </w:tblPr>
      <w:tblGrid>
        <w:gridCol w:w="4675"/>
        <w:gridCol w:w="4675"/>
      </w:tblGrid>
      <w:tr w:rsidR="000A1967" w14:paraId="57CB7F70" w14:textId="77777777" w:rsidTr="000A1967">
        <w:tc>
          <w:tcPr>
            <w:tcW w:w="4675" w:type="dxa"/>
            <w:shd w:val="clear" w:color="auto" w:fill="C9C9C9" w:themeFill="accent3" w:themeFillTint="99"/>
          </w:tcPr>
          <w:p w14:paraId="6E3C8D5B" w14:textId="77777777" w:rsidR="000A1967" w:rsidRDefault="000A1967" w:rsidP="000A1967">
            <w:r>
              <w:t>Ograničenje</w:t>
            </w:r>
          </w:p>
        </w:tc>
        <w:tc>
          <w:tcPr>
            <w:tcW w:w="4675" w:type="dxa"/>
            <w:shd w:val="clear" w:color="auto" w:fill="C9C9C9" w:themeFill="accent3" w:themeFillTint="99"/>
          </w:tcPr>
          <w:p w14:paraId="2407BC32" w14:textId="77777777" w:rsidR="000A1967" w:rsidRPr="00F80D81" w:rsidRDefault="000A1967" w:rsidP="000A1967">
            <w:pPr>
              <w:rPr>
                <w:lang w:val="en-US"/>
              </w:rPr>
            </w:pPr>
            <w:r>
              <w:t xml:space="preserve">Razlog i </w:t>
            </w:r>
            <w:r>
              <w:rPr>
                <w:lang w:val="en-US"/>
              </w:rPr>
              <w:t>/ili motivacija</w:t>
            </w:r>
            <w:r>
              <w:rPr>
                <w:lang w:val="en-US"/>
              </w:rPr>
              <w:tab/>
            </w:r>
          </w:p>
        </w:tc>
      </w:tr>
      <w:tr w:rsidR="000A1967" w14:paraId="14A254AC" w14:textId="77777777" w:rsidTr="000A1967">
        <w:tc>
          <w:tcPr>
            <w:tcW w:w="4675" w:type="dxa"/>
          </w:tcPr>
          <w:p w14:paraId="34E4CB26" w14:textId="0EF73FD4" w:rsidR="000A1967" w:rsidRPr="00F80D81" w:rsidRDefault="000A1967" w:rsidP="000A1967">
            <w:pPr>
              <w:rPr>
                <w:lang w:val="en-US"/>
              </w:rPr>
            </w:pPr>
            <w:r w:rsidRPr="000A1967">
              <w:rPr>
                <w:lang w:val="en-US"/>
              </w:rPr>
              <w:t>MVVM arhitektura</w:t>
            </w:r>
          </w:p>
        </w:tc>
        <w:tc>
          <w:tcPr>
            <w:tcW w:w="4675" w:type="dxa"/>
          </w:tcPr>
          <w:p w14:paraId="48523404" w14:textId="5487A1EB" w:rsidR="000A1967" w:rsidRDefault="000A1967" w:rsidP="000A1967">
            <w:r w:rsidRPr="000A1967">
              <w:t>za podelu odgovornosti komponenti na frontedu</w:t>
            </w:r>
          </w:p>
        </w:tc>
      </w:tr>
      <w:tr w:rsidR="000A1967" w14:paraId="14ED90F9" w14:textId="77777777" w:rsidTr="000A1967">
        <w:tc>
          <w:tcPr>
            <w:tcW w:w="4675" w:type="dxa"/>
          </w:tcPr>
          <w:p w14:paraId="32970E72" w14:textId="447EA1E0" w:rsidR="000A1967" w:rsidRDefault="00490B09" w:rsidP="000A1967">
            <w:r>
              <w:t>Hexagon</w:t>
            </w:r>
            <w:r w:rsidR="00C173C8">
              <w:t xml:space="preserve"> arhitektura</w:t>
            </w:r>
            <w:r w:rsidR="000A1967">
              <w:t xml:space="preserve"> </w:t>
            </w:r>
          </w:p>
        </w:tc>
        <w:tc>
          <w:tcPr>
            <w:tcW w:w="4675" w:type="dxa"/>
          </w:tcPr>
          <w:p w14:paraId="6811FB96" w14:textId="3F937D4F" w:rsidR="000A1967" w:rsidRDefault="00C173C8" w:rsidP="000A1967">
            <w:r>
              <w:t>za podelu odgovornosti komponenti na backendu</w:t>
            </w:r>
          </w:p>
        </w:tc>
      </w:tr>
      <w:tr w:rsidR="000A1967" w14:paraId="60BB393D" w14:textId="77777777" w:rsidTr="000A1967">
        <w:tc>
          <w:tcPr>
            <w:tcW w:w="4675" w:type="dxa"/>
          </w:tcPr>
          <w:p w14:paraId="78DF4E03" w14:textId="1C9108AE" w:rsidR="000A1967" w:rsidRDefault="00C173C8" w:rsidP="000A1967">
            <w:r>
              <w:t>REST api stil projektovanja</w:t>
            </w:r>
          </w:p>
        </w:tc>
        <w:tc>
          <w:tcPr>
            <w:tcW w:w="4675" w:type="dxa"/>
          </w:tcPr>
          <w:p w14:paraId="29C0B3B7" w14:textId="1F82F813" w:rsidR="000A1967" w:rsidRPr="00C173C8" w:rsidRDefault="00C173C8" w:rsidP="000A1967">
            <w:pPr>
              <w:rPr>
                <w:lang w:val="en-US"/>
              </w:rPr>
            </w:pPr>
            <w:r>
              <w:t>Popularna konvencija, pogodna za dokumentovanj</w:t>
            </w:r>
            <w:r w:rsidR="0027779D">
              <w:t xml:space="preserve">e i interoperabilnost </w:t>
            </w:r>
            <w:r w:rsidR="00551DF2">
              <w:t>api</w:t>
            </w:r>
          </w:p>
        </w:tc>
      </w:tr>
      <w:tr w:rsidR="00135E48" w14:paraId="58C5D836" w14:textId="77777777" w:rsidTr="000A1967">
        <w:tc>
          <w:tcPr>
            <w:tcW w:w="4675" w:type="dxa"/>
          </w:tcPr>
          <w:p w14:paraId="22656C9E" w14:textId="39260D00" w:rsidR="00135E48" w:rsidRDefault="00135E48" w:rsidP="000A1967">
            <w:r>
              <w:t>Kamel notacija imenovanja promenljivih</w:t>
            </w:r>
          </w:p>
        </w:tc>
        <w:tc>
          <w:tcPr>
            <w:tcW w:w="4675" w:type="dxa"/>
          </w:tcPr>
          <w:p w14:paraId="2804BCA5" w14:textId="3A6F559F" w:rsidR="00135E48" w:rsidRPr="00135E48" w:rsidRDefault="00135E48" w:rsidP="000A1967">
            <w:pPr>
              <w:rPr>
                <w:lang w:val="en-US"/>
              </w:rPr>
            </w:pPr>
            <w:r>
              <w:t>prihvaćena u php i javascript jeziku</w:t>
            </w:r>
          </w:p>
        </w:tc>
      </w:tr>
      <w:tr w:rsidR="00135E48" w14:paraId="50655278" w14:textId="77777777" w:rsidTr="000A1967">
        <w:tc>
          <w:tcPr>
            <w:tcW w:w="4675" w:type="dxa"/>
          </w:tcPr>
          <w:p w14:paraId="32D9E61A" w14:textId="2F806EF5" w:rsidR="00135E48" w:rsidRPr="00135E48" w:rsidRDefault="00135E48" w:rsidP="000A1967">
            <w:pPr>
              <w:rPr>
                <w:lang w:val="en-US"/>
              </w:rPr>
            </w:pPr>
            <w:r>
              <w:t>Primarni jezik korišćen za kodiranje (nazivi promenljivih, klasa itd.) - engleski</w:t>
            </w:r>
          </w:p>
        </w:tc>
        <w:tc>
          <w:tcPr>
            <w:tcW w:w="4675" w:type="dxa"/>
          </w:tcPr>
          <w:p w14:paraId="6C5D3FCB" w14:textId="44273AA2" w:rsidR="00135E48" w:rsidRPr="00135E48" w:rsidRDefault="00135E48" w:rsidP="00C563CC">
            <w:pPr>
              <w:keepNext/>
              <w:rPr>
                <w:lang w:val="en-US"/>
              </w:rPr>
            </w:pPr>
            <w:r>
              <w:t>prostiji jezik za imenovanja,preferenca</w:t>
            </w:r>
          </w:p>
        </w:tc>
      </w:tr>
    </w:tbl>
    <w:p w14:paraId="6042657E" w14:textId="4BEEBF41" w:rsidR="000A1967" w:rsidRPr="00F80D81" w:rsidRDefault="00C563CC" w:rsidP="00C563CC">
      <w:pPr>
        <w:pStyle w:val="Caption"/>
        <w:jc w:val="center"/>
      </w:pPr>
      <w:bookmarkStart w:id="53" w:name="_Toc220700842"/>
      <w:r>
        <w:t xml:space="preserve">Tabela </w:t>
      </w:r>
      <w:r>
        <w:fldChar w:fldCharType="begin"/>
      </w:r>
      <w:r>
        <w:instrText xml:space="preserve"> SEQ Tabela \* ARABIC </w:instrText>
      </w:r>
      <w:r>
        <w:fldChar w:fldCharType="separate"/>
      </w:r>
      <w:r>
        <w:rPr>
          <w:noProof/>
        </w:rPr>
        <w:t>6</w:t>
      </w:r>
      <w:r>
        <w:fldChar w:fldCharType="end"/>
      </w:r>
      <w:r>
        <w:rPr>
          <w:lang w:val="en-US"/>
        </w:rPr>
        <w:t>: Konvencije</w:t>
      </w:r>
      <w:bookmarkEnd w:id="53"/>
    </w:p>
    <w:p w14:paraId="01046DEF" w14:textId="5DC79DE8" w:rsidR="00A34CFC" w:rsidRDefault="00072B69" w:rsidP="00A70B92">
      <w:pPr>
        <w:pStyle w:val="Heading2"/>
      </w:pPr>
      <w:bookmarkStart w:id="54" w:name="_Toc220700966"/>
      <w:r>
        <w:lastRenderedPageBreak/>
        <w:t>3</w:t>
      </w:r>
      <w:r w:rsidR="00A34CFC">
        <w:t xml:space="preserve">.3. </w:t>
      </w:r>
      <w:commentRangeStart w:id="55"/>
      <w:r w:rsidR="00A34CFC">
        <w:t>Kontekst i opseg rešenja</w:t>
      </w:r>
      <w:bookmarkEnd w:id="54"/>
      <w:commentRangeEnd w:id="55"/>
      <w:r w:rsidR="00327923">
        <w:rPr>
          <w:rStyle w:val="CommentReference"/>
          <w:sz w:val="28"/>
          <w:szCs w:val="28"/>
        </w:rPr>
        <w:commentReference w:id="55"/>
      </w:r>
    </w:p>
    <w:p w14:paraId="0CAA836A" w14:textId="79B33D78" w:rsidR="00A70B92" w:rsidRDefault="00002614" w:rsidP="00294920">
      <w:pPr>
        <w:pStyle w:val="Heading3"/>
        <w:rPr>
          <w:lang w:val="de-AT"/>
        </w:rPr>
      </w:pPr>
      <w:bookmarkStart w:id="56" w:name="_Toc220700967"/>
      <w:r>
        <w:rPr>
          <w:lang w:val="de-AT"/>
        </w:rPr>
        <w:t>3.3.1 Business Context</w:t>
      </w:r>
      <w:bookmarkEnd w:id="56"/>
    </w:p>
    <w:p w14:paraId="73BE03E9" w14:textId="77777777" w:rsidR="000055CE" w:rsidRDefault="00002614" w:rsidP="000055CE">
      <w:pPr>
        <w:keepNext/>
      </w:pPr>
      <w:r w:rsidRPr="00002614">
        <w:rPr>
          <w:noProof/>
          <w:lang w:val="de-AT"/>
        </w:rPr>
        <w:drawing>
          <wp:inline distT="0" distB="0" distL="0" distR="0" wp14:anchorId="39043CBA" wp14:editId="3723F678">
            <wp:extent cx="5943600" cy="4181475"/>
            <wp:effectExtent l="0" t="0" r="0" b="9525"/>
            <wp:docPr id="47790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03428" name=""/>
                    <pic:cNvPicPr/>
                  </pic:nvPicPr>
                  <pic:blipFill>
                    <a:blip r:embed="rId33"/>
                    <a:stretch>
                      <a:fillRect/>
                    </a:stretch>
                  </pic:blipFill>
                  <pic:spPr>
                    <a:xfrm>
                      <a:off x="0" y="0"/>
                      <a:ext cx="5943600" cy="4181475"/>
                    </a:xfrm>
                    <a:prstGeom prst="rect">
                      <a:avLst/>
                    </a:prstGeom>
                  </pic:spPr>
                </pic:pic>
              </a:graphicData>
            </a:graphic>
          </wp:inline>
        </w:drawing>
      </w:r>
    </w:p>
    <w:p w14:paraId="382895C1" w14:textId="46BD06C7" w:rsidR="00C563CC" w:rsidRDefault="000055CE" w:rsidP="000055CE">
      <w:pPr>
        <w:pStyle w:val="Caption"/>
        <w:jc w:val="center"/>
      </w:pPr>
      <w:bookmarkStart w:id="57" w:name="_Toc220700859"/>
      <w:r>
        <w:t xml:space="preserve">Slika </w:t>
      </w:r>
      <w:r>
        <w:fldChar w:fldCharType="begin"/>
      </w:r>
      <w:r>
        <w:instrText xml:space="preserve"> SEQ Slika \* ARABIC </w:instrText>
      </w:r>
      <w:r>
        <w:fldChar w:fldCharType="separate"/>
      </w:r>
      <w:r w:rsidR="002341AD">
        <w:rPr>
          <w:noProof/>
        </w:rPr>
        <w:t>19</w:t>
      </w:r>
      <w:r>
        <w:fldChar w:fldCharType="end"/>
      </w:r>
      <w:r>
        <w:t xml:space="preserve">: </w:t>
      </w:r>
      <w:r w:rsidRPr="00DC746F">
        <w:t>Business Context Studentske službe</w:t>
      </w:r>
      <w:bookmarkEnd w:id="57"/>
    </w:p>
    <w:p w14:paraId="5F8CA039" w14:textId="19E79CE1" w:rsidR="00551DF2" w:rsidRPr="00551DF2" w:rsidRDefault="00551DF2" w:rsidP="00002614">
      <w:pPr>
        <w:rPr>
          <w:lang w:val="de-AT"/>
        </w:rPr>
      </w:pPr>
      <w:r w:rsidRPr="0067635A">
        <w:rPr>
          <w:u w:val="single"/>
          <w:lang w:val="de-AT"/>
        </w:rPr>
        <w:t>Raspored Ispita</w:t>
      </w:r>
      <w:r>
        <w:rPr>
          <w:u w:val="single"/>
          <w:lang w:val="de-AT"/>
        </w:rPr>
        <w:t>,</w:t>
      </w:r>
      <w:r w:rsidRPr="00453388">
        <w:rPr>
          <w:u w:val="single"/>
          <w:lang w:val="de-AT"/>
        </w:rPr>
        <w:t xml:space="preserve"> </w:t>
      </w:r>
      <w:r>
        <w:rPr>
          <w:u w:val="single"/>
          <w:lang w:val="de-AT"/>
        </w:rPr>
        <w:t>Spisak p</w:t>
      </w:r>
      <w:r w:rsidRPr="0067635A">
        <w:rPr>
          <w:u w:val="single"/>
          <w:lang w:val="de-AT"/>
        </w:rPr>
        <w:t>rijavljeni</w:t>
      </w:r>
      <w:r>
        <w:rPr>
          <w:u w:val="single"/>
          <w:lang w:val="de-AT"/>
        </w:rPr>
        <w:t>h</w:t>
      </w:r>
      <w:r w:rsidRPr="0067635A">
        <w:rPr>
          <w:u w:val="single"/>
          <w:lang w:val="de-AT"/>
        </w:rPr>
        <w:t xml:space="preserve"> </w:t>
      </w:r>
      <w:r>
        <w:rPr>
          <w:u w:val="single"/>
          <w:lang w:val="de-AT"/>
        </w:rPr>
        <w:t>s</w:t>
      </w:r>
      <w:r w:rsidRPr="0067635A">
        <w:rPr>
          <w:u w:val="single"/>
          <w:lang w:val="de-AT"/>
        </w:rPr>
        <w:t>tuden</w:t>
      </w:r>
      <w:r>
        <w:rPr>
          <w:u w:val="single"/>
          <w:lang w:val="de-AT"/>
        </w:rPr>
        <w:t>ata</w:t>
      </w:r>
      <w:r w:rsidRPr="0067635A">
        <w:rPr>
          <w:u w:val="single"/>
          <w:lang w:val="de-AT"/>
        </w:rPr>
        <w:t xml:space="preserve"> po predmetima</w:t>
      </w:r>
      <w:r>
        <w:rPr>
          <w:u w:val="single"/>
          <w:lang w:val="de-AT"/>
        </w:rPr>
        <w:t>,</w:t>
      </w:r>
      <w:r w:rsidRPr="00453388">
        <w:rPr>
          <w:u w:val="single"/>
          <w:lang w:val="de-AT"/>
        </w:rPr>
        <w:t xml:space="preserve"> </w:t>
      </w:r>
      <w:r>
        <w:rPr>
          <w:u w:val="single"/>
          <w:lang w:val="de-AT"/>
        </w:rPr>
        <w:t>u</w:t>
      </w:r>
      <w:r w:rsidRPr="0067635A">
        <w:rPr>
          <w:u w:val="single"/>
          <w:lang w:val="de-AT"/>
        </w:rPr>
        <w:t xml:space="preserve">pisani </w:t>
      </w:r>
      <w:r>
        <w:rPr>
          <w:u w:val="single"/>
          <w:lang w:val="de-AT"/>
        </w:rPr>
        <w:t>s</w:t>
      </w:r>
      <w:r w:rsidRPr="0067635A">
        <w:rPr>
          <w:u w:val="single"/>
          <w:lang w:val="de-AT"/>
        </w:rPr>
        <w:t>tudenti i profesori</w:t>
      </w:r>
      <w:r w:rsidRPr="00551DF2">
        <w:rPr>
          <w:lang w:val="de-AT"/>
        </w:rPr>
        <w:t xml:space="preserve"> eksterni sistemi ili baze znanja</w:t>
      </w:r>
    </w:p>
    <w:p w14:paraId="459DC6CD" w14:textId="78B5550C" w:rsidR="00551DF2" w:rsidRPr="00551DF2" w:rsidRDefault="00551DF2" w:rsidP="00002614">
      <w:pPr>
        <w:rPr>
          <w:lang w:val="de-AT"/>
        </w:rPr>
      </w:pPr>
      <w:r w:rsidRPr="00551DF2">
        <w:rPr>
          <w:u w:val="single"/>
          <w:lang w:val="de-AT"/>
        </w:rPr>
        <w:t>Korisnici</w:t>
      </w:r>
      <w:r w:rsidRPr="00551DF2">
        <w:rPr>
          <w:lang w:val="de-AT"/>
        </w:rPr>
        <w:t>:</w:t>
      </w:r>
    </w:p>
    <w:p w14:paraId="742D4F5F" w14:textId="6A7FD867" w:rsidR="00002614" w:rsidRPr="0067635A" w:rsidRDefault="00002614" w:rsidP="00002614">
      <w:pPr>
        <w:rPr>
          <w:u w:val="single"/>
          <w:lang w:val="de-AT"/>
        </w:rPr>
      </w:pPr>
      <w:r w:rsidRPr="0067635A">
        <w:rPr>
          <w:u w:val="single"/>
          <w:lang w:val="de-AT"/>
        </w:rPr>
        <w:t>Student</w:t>
      </w:r>
    </w:p>
    <w:p w14:paraId="33D04685" w14:textId="420654BE" w:rsidR="006D0F08" w:rsidRPr="006D0F08" w:rsidRDefault="006D0F08" w:rsidP="00002614">
      <w:r>
        <w:rPr>
          <w:lang w:val="de-AT"/>
        </w:rPr>
        <w:t>Student ima ograničene mogućnosti koje se njega tiču, student može da pregleda prethodna polaganja, aktuelne rokove, prijavi polaganje ili o</w:t>
      </w:r>
      <w:r w:rsidR="006A1CCB">
        <w:rPr>
          <w:lang w:val="de-AT"/>
        </w:rPr>
        <w:t>dj</w:t>
      </w:r>
      <w:r>
        <w:rPr>
          <w:lang w:val="de-AT"/>
        </w:rPr>
        <w:t xml:space="preserve">avi polaganje ispita. </w:t>
      </w:r>
    </w:p>
    <w:p w14:paraId="68F0825C" w14:textId="5A7A0123" w:rsidR="00002614" w:rsidRPr="0067635A" w:rsidRDefault="00002614" w:rsidP="00002614">
      <w:pPr>
        <w:rPr>
          <w:u w:val="single"/>
          <w:lang w:val="de-AT"/>
        </w:rPr>
      </w:pPr>
      <w:r w:rsidRPr="0067635A">
        <w:rPr>
          <w:u w:val="single"/>
          <w:lang w:val="de-AT"/>
        </w:rPr>
        <w:t>Admin</w:t>
      </w:r>
    </w:p>
    <w:p w14:paraId="60D033A9" w14:textId="4997A12E" w:rsidR="006D0F08" w:rsidRDefault="006D0F08" w:rsidP="00002614">
      <w:pPr>
        <w:rPr>
          <w:lang w:val="de-AT"/>
        </w:rPr>
      </w:pPr>
      <w:r>
        <w:rPr>
          <w:lang w:val="de-AT"/>
        </w:rPr>
        <w:t>Ima prava da objavljuje nove rokove, dodaje studente na odre</w:t>
      </w:r>
      <w:r w:rsidR="00645107">
        <w:rPr>
          <w:lang w:val="de-AT"/>
        </w:rPr>
        <w:t>đ</w:t>
      </w:r>
      <w:r>
        <w:rPr>
          <w:lang w:val="de-AT"/>
        </w:rPr>
        <w:t>ene predmete</w:t>
      </w:r>
      <w:r w:rsidR="00490B09">
        <w:rPr>
          <w:lang w:val="de-AT"/>
        </w:rPr>
        <w:t xml:space="preserve">, pregleda izveštaje ispita(izlaznost,prolaznost,prosečna ocena) ili statistiku predmeta </w:t>
      </w:r>
      <w:r w:rsidR="0089077A">
        <w:rPr>
          <w:lang w:val="de-AT"/>
        </w:rPr>
        <w:t xml:space="preserve">tokom </w:t>
      </w:r>
      <w:r w:rsidR="00490B09">
        <w:rPr>
          <w:lang w:val="de-AT"/>
        </w:rPr>
        <w:t xml:space="preserve">cele </w:t>
      </w:r>
      <w:r w:rsidR="0089077A">
        <w:rPr>
          <w:lang w:val="de-AT"/>
        </w:rPr>
        <w:t xml:space="preserve">školske </w:t>
      </w:r>
      <w:r w:rsidR="00490B09">
        <w:rPr>
          <w:lang w:val="de-AT"/>
        </w:rPr>
        <w:t>godine</w:t>
      </w:r>
      <w:r>
        <w:rPr>
          <w:lang w:val="de-AT"/>
        </w:rPr>
        <w:t xml:space="preserve"> itd.</w:t>
      </w:r>
    </w:p>
    <w:p w14:paraId="1EDB5EFE" w14:textId="6CCEC4FF" w:rsidR="00002614" w:rsidRPr="0067635A" w:rsidRDefault="00002614" w:rsidP="00002614">
      <w:pPr>
        <w:rPr>
          <w:u w:val="single"/>
          <w:lang w:val="de-AT"/>
        </w:rPr>
      </w:pPr>
      <w:r w:rsidRPr="0067635A">
        <w:rPr>
          <w:u w:val="single"/>
          <w:lang w:val="de-AT"/>
        </w:rPr>
        <w:t>Profesor</w:t>
      </w:r>
    </w:p>
    <w:p w14:paraId="73AB0084" w14:textId="055FE787" w:rsidR="006D0F08" w:rsidRDefault="006D0F08" w:rsidP="00002614">
      <w:pPr>
        <w:rPr>
          <w:lang w:val="de-AT"/>
        </w:rPr>
      </w:pPr>
      <w:r>
        <w:rPr>
          <w:lang w:val="de-AT"/>
        </w:rPr>
        <w:t>Svaki profesor istovremeno ima i rolu admina i tako</w:t>
      </w:r>
      <w:r w:rsidR="00645107">
        <w:rPr>
          <w:lang w:val="de-AT"/>
        </w:rPr>
        <w:t>đ</w:t>
      </w:r>
      <w:r>
        <w:rPr>
          <w:lang w:val="de-AT"/>
        </w:rPr>
        <w:t>e ima prava da oceni polaganja.</w:t>
      </w:r>
    </w:p>
    <w:p w14:paraId="35A7BEA7" w14:textId="40652452" w:rsidR="00453388" w:rsidRDefault="00453388" w:rsidP="00453388">
      <w:pPr>
        <w:pStyle w:val="Heading3"/>
        <w:rPr>
          <w:lang w:val="de-AT"/>
        </w:rPr>
      </w:pPr>
      <w:bookmarkStart w:id="58" w:name="_Toc220700968"/>
      <w:r w:rsidRPr="00453388">
        <w:rPr>
          <w:lang w:val="de-AT"/>
        </w:rPr>
        <w:lastRenderedPageBreak/>
        <w:t>3.3.2 Deployment Context</w:t>
      </w:r>
      <w:bookmarkEnd w:id="58"/>
    </w:p>
    <w:p w14:paraId="0A6286B1" w14:textId="77777777" w:rsidR="000055CE" w:rsidRDefault="008A08C1" w:rsidP="000055CE">
      <w:pPr>
        <w:keepNext/>
      </w:pPr>
      <w:r w:rsidRPr="008A08C1">
        <w:rPr>
          <w:noProof/>
          <w:lang w:val="de-AT"/>
        </w:rPr>
        <w:drawing>
          <wp:inline distT="0" distB="0" distL="0" distR="0" wp14:anchorId="5A14B4BE" wp14:editId="2FFBD127">
            <wp:extent cx="5943600" cy="2326640"/>
            <wp:effectExtent l="0" t="0" r="0" b="0"/>
            <wp:docPr id="32709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95014" name=""/>
                    <pic:cNvPicPr/>
                  </pic:nvPicPr>
                  <pic:blipFill>
                    <a:blip r:embed="rId34"/>
                    <a:stretch>
                      <a:fillRect/>
                    </a:stretch>
                  </pic:blipFill>
                  <pic:spPr>
                    <a:xfrm>
                      <a:off x="0" y="0"/>
                      <a:ext cx="5943600" cy="2326640"/>
                    </a:xfrm>
                    <a:prstGeom prst="rect">
                      <a:avLst/>
                    </a:prstGeom>
                  </pic:spPr>
                </pic:pic>
              </a:graphicData>
            </a:graphic>
          </wp:inline>
        </w:drawing>
      </w:r>
    </w:p>
    <w:p w14:paraId="26BF636E" w14:textId="3265FE0B" w:rsidR="00C563CC" w:rsidRDefault="000055CE" w:rsidP="000055CE">
      <w:pPr>
        <w:pStyle w:val="Caption"/>
        <w:jc w:val="center"/>
      </w:pPr>
      <w:bookmarkStart w:id="59" w:name="_Toc220700860"/>
      <w:r>
        <w:t xml:space="preserve">Slika </w:t>
      </w:r>
      <w:r>
        <w:fldChar w:fldCharType="begin"/>
      </w:r>
      <w:r>
        <w:instrText xml:space="preserve"> SEQ Slika \* ARABIC </w:instrText>
      </w:r>
      <w:r>
        <w:fldChar w:fldCharType="separate"/>
      </w:r>
      <w:r w:rsidR="002341AD">
        <w:rPr>
          <w:noProof/>
        </w:rPr>
        <w:t>20</w:t>
      </w:r>
      <w:r>
        <w:fldChar w:fldCharType="end"/>
      </w:r>
      <w:r>
        <w:t xml:space="preserve">: </w:t>
      </w:r>
      <w:r w:rsidRPr="00B81157">
        <w:t>Deployment Context</w:t>
      </w:r>
      <w:bookmarkEnd w:id="59"/>
    </w:p>
    <w:p w14:paraId="5D51AA77" w14:textId="7D038FA4" w:rsidR="00A34CFC" w:rsidRDefault="00072B69" w:rsidP="00A70B92">
      <w:pPr>
        <w:pStyle w:val="Heading2"/>
        <w:rPr>
          <w:lang w:val="de-AT"/>
        </w:rPr>
      </w:pPr>
      <w:bookmarkStart w:id="60" w:name="_Toc220700969"/>
      <w:r w:rsidRPr="006E18AB">
        <w:rPr>
          <w:lang w:val="de-AT"/>
        </w:rPr>
        <w:t>3</w:t>
      </w:r>
      <w:r w:rsidR="00A34CFC" w:rsidRPr="006E18AB">
        <w:rPr>
          <w:lang w:val="de-AT"/>
        </w:rPr>
        <w:t xml:space="preserve">.4. </w:t>
      </w:r>
      <w:commentRangeStart w:id="61"/>
      <w:r w:rsidR="00A34CFC" w:rsidRPr="006E18AB">
        <w:rPr>
          <w:lang w:val="de-AT"/>
        </w:rPr>
        <w:t>Strategija rešenja</w:t>
      </w:r>
      <w:bookmarkEnd w:id="60"/>
      <w:commentRangeEnd w:id="61"/>
      <w:r w:rsidR="00695D97">
        <w:rPr>
          <w:rStyle w:val="CommentReference"/>
          <w:sz w:val="28"/>
          <w:szCs w:val="28"/>
          <w:lang w:val="de-AT"/>
        </w:rPr>
        <w:commentReference w:id="61"/>
      </w:r>
    </w:p>
    <w:p w14:paraId="4148D9FB" w14:textId="77777777" w:rsidR="000C597E" w:rsidRPr="000C597E" w:rsidRDefault="000C597E" w:rsidP="000C597E">
      <w:pPr>
        <w:rPr>
          <w:lang w:val="de-AT"/>
        </w:rPr>
      </w:pPr>
    </w:p>
    <w:p w14:paraId="74690D4A" w14:textId="09A0AD61" w:rsidR="008A08C1" w:rsidRDefault="00072B69" w:rsidP="000C597E">
      <w:pPr>
        <w:pStyle w:val="Heading3"/>
      </w:pPr>
      <w:bookmarkStart w:id="62" w:name="_Toc220700970"/>
      <w:r>
        <w:t>3</w:t>
      </w:r>
      <w:r w:rsidR="00197750">
        <w:t>.4.1 Nefunkcionalni zahtevi</w:t>
      </w:r>
      <w:bookmarkEnd w:id="62"/>
    </w:p>
    <w:tbl>
      <w:tblPr>
        <w:tblStyle w:val="TableGrid"/>
        <w:tblW w:w="0" w:type="auto"/>
        <w:jc w:val="center"/>
        <w:tblLook w:val="04A0" w:firstRow="1" w:lastRow="0" w:firstColumn="1" w:lastColumn="0" w:noHBand="0" w:noVBand="1"/>
      </w:tblPr>
      <w:tblGrid>
        <w:gridCol w:w="2337"/>
        <w:gridCol w:w="2337"/>
        <w:gridCol w:w="2338"/>
      </w:tblGrid>
      <w:tr w:rsidR="00D323A9" w14:paraId="43E0EB7C" w14:textId="77777777" w:rsidTr="00F37183">
        <w:trPr>
          <w:jc w:val="center"/>
        </w:trPr>
        <w:tc>
          <w:tcPr>
            <w:tcW w:w="2337" w:type="dxa"/>
          </w:tcPr>
          <w:p w14:paraId="2913182E" w14:textId="77777777" w:rsidR="00D323A9" w:rsidRDefault="00D323A9" w:rsidP="00344A48">
            <w:r w:rsidRPr="00984731">
              <w:rPr>
                <w:lang w:val="en-US"/>
              </w:rPr>
              <w:t>Quality goal</w:t>
            </w:r>
          </w:p>
        </w:tc>
        <w:tc>
          <w:tcPr>
            <w:tcW w:w="2337" w:type="dxa"/>
          </w:tcPr>
          <w:p w14:paraId="5C936DB5" w14:textId="77777777" w:rsidR="00D323A9" w:rsidRDefault="00D323A9" w:rsidP="00344A48">
            <w:r w:rsidRPr="00984731">
              <w:rPr>
                <w:lang w:val="en-US"/>
              </w:rPr>
              <w:t>Scenario</w:t>
            </w:r>
          </w:p>
        </w:tc>
        <w:tc>
          <w:tcPr>
            <w:tcW w:w="2338" w:type="dxa"/>
          </w:tcPr>
          <w:p w14:paraId="1EE4A028" w14:textId="77777777" w:rsidR="00D323A9" w:rsidRDefault="00D323A9" w:rsidP="00344A48">
            <w:r w:rsidRPr="00984731">
              <w:rPr>
                <w:lang w:val="en-US"/>
              </w:rPr>
              <w:t>Solution approach</w:t>
            </w:r>
          </w:p>
        </w:tc>
      </w:tr>
      <w:tr w:rsidR="00D323A9" w14:paraId="22025EF5" w14:textId="77777777" w:rsidTr="00F37183">
        <w:trPr>
          <w:jc w:val="center"/>
        </w:trPr>
        <w:tc>
          <w:tcPr>
            <w:tcW w:w="2337" w:type="dxa"/>
          </w:tcPr>
          <w:p w14:paraId="26B6BC6E" w14:textId="77777777" w:rsidR="00D323A9" w:rsidRDefault="00D323A9" w:rsidP="00344A48">
            <w:r>
              <w:t>Laka za razumeti, prijatna za korišćenje</w:t>
            </w:r>
          </w:p>
          <w:p w14:paraId="4B678D45" w14:textId="77777777" w:rsidR="00D323A9" w:rsidRPr="000C597E" w:rsidRDefault="00D323A9" w:rsidP="00344A48">
            <w:r>
              <w:t>Laka navigacija</w:t>
            </w:r>
          </w:p>
        </w:tc>
        <w:tc>
          <w:tcPr>
            <w:tcW w:w="2337" w:type="dxa"/>
          </w:tcPr>
          <w:p w14:paraId="5EA36A94" w14:textId="77777777" w:rsidR="00D323A9" w:rsidRDefault="00D323A9" w:rsidP="00344A48">
            <w:r>
              <w:rPr>
                <w:lang w:val="en-US"/>
              </w:rPr>
              <w:t>Student želi da pregleda aktuelne rokove</w:t>
            </w:r>
          </w:p>
        </w:tc>
        <w:tc>
          <w:tcPr>
            <w:tcW w:w="2338" w:type="dxa"/>
          </w:tcPr>
          <w:p w14:paraId="3E3C99CA" w14:textId="77777777" w:rsidR="00D323A9" w:rsidRDefault="00D323A9" w:rsidP="00344A48">
            <w:pPr>
              <w:rPr>
                <w:lang w:val="en-US"/>
              </w:rPr>
            </w:pPr>
            <w:r>
              <w:rPr>
                <w:lang w:val="en-US"/>
              </w:rPr>
              <w:t xml:space="preserve">Single Page aplikacija, </w:t>
            </w:r>
          </w:p>
          <w:p w14:paraId="35E4B50C" w14:textId="77777777" w:rsidR="00D323A9" w:rsidRDefault="00D323A9" w:rsidP="00344A48">
            <w:r>
              <w:rPr>
                <w:lang w:val="en-US"/>
              </w:rPr>
              <w:t>Korišćenje adekvantne font-awesome ikone i jasnog layouta, minimalistički dizajn</w:t>
            </w:r>
          </w:p>
        </w:tc>
      </w:tr>
      <w:tr w:rsidR="00D323A9" w14:paraId="6C57B474" w14:textId="77777777" w:rsidTr="00F37183">
        <w:trPr>
          <w:jc w:val="center"/>
        </w:trPr>
        <w:tc>
          <w:tcPr>
            <w:tcW w:w="2337" w:type="dxa"/>
          </w:tcPr>
          <w:p w14:paraId="5001AF6D" w14:textId="77777777" w:rsidR="00D323A9" w:rsidRDefault="00D323A9" w:rsidP="00344A48">
            <w:r w:rsidRPr="005B22B0">
              <w:t>fleksibilna u smislu održavanja koda i dodavanja novih featura</w:t>
            </w:r>
          </w:p>
        </w:tc>
        <w:tc>
          <w:tcPr>
            <w:tcW w:w="2337" w:type="dxa"/>
          </w:tcPr>
          <w:p w14:paraId="6BB3BAF1" w14:textId="77777777" w:rsidR="00D323A9" w:rsidRDefault="00D323A9" w:rsidP="00344A48">
            <w:r>
              <w:rPr>
                <w:lang w:val="en-US"/>
              </w:rPr>
              <w:t>Programer zeli da doda novi feature za profesore, retroaktivno menjanje unetih detalja polaganja</w:t>
            </w:r>
          </w:p>
        </w:tc>
        <w:tc>
          <w:tcPr>
            <w:tcW w:w="2338" w:type="dxa"/>
          </w:tcPr>
          <w:p w14:paraId="6917A14A" w14:textId="2762B45D" w:rsidR="00D323A9" w:rsidRDefault="00D323A9" w:rsidP="00344A48">
            <w:r>
              <w:t>REST api</w:t>
            </w:r>
            <w:r w:rsidR="0089077A">
              <w:t>,MVC</w:t>
            </w:r>
            <w:r>
              <w:t xml:space="preserve"> i </w:t>
            </w:r>
            <w:r w:rsidR="0089077A">
              <w:t>Hexagon</w:t>
            </w:r>
            <w:r>
              <w:t xml:space="preserve"> pattern na backendu, jasna organizacija foldera i </w:t>
            </w:r>
          </w:p>
          <w:p w14:paraId="4A9389E5" w14:textId="77777777" w:rsidR="00D323A9" w:rsidRDefault="00D323A9" w:rsidP="00344A48">
            <w:r>
              <w:t>open-closed principle,</w:t>
            </w:r>
          </w:p>
          <w:p w14:paraId="191DF341" w14:textId="77777777" w:rsidR="00D323A9" w:rsidRDefault="00D323A9" w:rsidP="00344A48">
            <w:r>
              <w:t>migracione skripte</w:t>
            </w:r>
          </w:p>
          <w:p w14:paraId="2D09CF05" w14:textId="77777777" w:rsidR="00D323A9" w:rsidRDefault="00D323A9" w:rsidP="00344A48">
            <w:r>
              <w:t xml:space="preserve">omogućavaju intuitivno proširenje rešenja sa novim modelima i slučajevima korišćenja u budućnosti  </w:t>
            </w:r>
          </w:p>
        </w:tc>
      </w:tr>
      <w:tr w:rsidR="00D323A9" w14:paraId="21B3896F" w14:textId="77777777" w:rsidTr="00F37183">
        <w:trPr>
          <w:jc w:val="center"/>
        </w:trPr>
        <w:tc>
          <w:tcPr>
            <w:tcW w:w="2337" w:type="dxa"/>
          </w:tcPr>
          <w:p w14:paraId="7BB2A479" w14:textId="77777777" w:rsidR="00D323A9" w:rsidRPr="005B22B0" w:rsidRDefault="00D323A9" w:rsidP="00344A48">
            <w:r>
              <w:t xml:space="preserve">Pouzdana, sigurna, kontrolisan pristup u zavisnosti od uloge </w:t>
            </w:r>
          </w:p>
        </w:tc>
        <w:tc>
          <w:tcPr>
            <w:tcW w:w="2337" w:type="dxa"/>
          </w:tcPr>
          <w:p w14:paraId="0F5CAA2D" w14:textId="578ED499" w:rsidR="00D323A9" w:rsidRDefault="00D323A9" w:rsidP="00344A48">
            <w:pPr>
              <w:rPr>
                <w:lang w:val="en-US"/>
              </w:rPr>
            </w:pPr>
            <w:r>
              <w:rPr>
                <w:lang w:val="en-US"/>
              </w:rPr>
              <w:t>Korisnik želi da njegovi podaci budu zaštićeni passwordom, dok Biznis tako</w:t>
            </w:r>
            <w:r w:rsidR="00645107">
              <w:rPr>
                <w:lang w:val="en-US"/>
              </w:rPr>
              <w:t>đ</w:t>
            </w:r>
            <w:r>
              <w:rPr>
                <w:lang w:val="en-US"/>
              </w:rPr>
              <w:t>e želi i da ograniči pristup odre</w:t>
            </w:r>
            <w:r w:rsidR="00645107">
              <w:rPr>
                <w:lang w:val="en-US"/>
              </w:rPr>
              <w:t>đ</w:t>
            </w:r>
            <w:r>
              <w:rPr>
                <w:lang w:val="en-US"/>
              </w:rPr>
              <w:t xml:space="preserve">enim rutama na backendu(npr da </w:t>
            </w:r>
            <w:r>
              <w:rPr>
                <w:lang w:val="en-US"/>
              </w:rPr>
              <w:lastRenderedPageBreak/>
              <w:t xml:space="preserve">student ne bi sam sebi upisivao ocene) </w:t>
            </w:r>
          </w:p>
        </w:tc>
        <w:tc>
          <w:tcPr>
            <w:tcW w:w="2338" w:type="dxa"/>
          </w:tcPr>
          <w:p w14:paraId="70F92955" w14:textId="77777777" w:rsidR="00D323A9" w:rsidRPr="00D211C8" w:rsidRDefault="00D323A9" w:rsidP="00344A48">
            <w:pPr>
              <w:rPr>
                <w:lang w:val="en-US"/>
              </w:rPr>
            </w:pPr>
            <w:r>
              <w:lastRenderedPageBreak/>
              <w:t>Login strana sa enkriptovanim passwordom za authentikaciju i OAuth 2.0 za autorizaciju</w:t>
            </w:r>
          </w:p>
        </w:tc>
      </w:tr>
      <w:tr w:rsidR="00D323A9" w14:paraId="313BAC97" w14:textId="77777777" w:rsidTr="00F37183">
        <w:trPr>
          <w:jc w:val="center"/>
        </w:trPr>
        <w:tc>
          <w:tcPr>
            <w:tcW w:w="2337" w:type="dxa"/>
          </w:tcPr>
          <w:p w14:paraId="7FAC1BFF" w14:textId="77777777" w:rsidR="00D323A9" w:rsidRDefault="00D323A9" w:rsidP="00344A48">
            <w:r>
              <w:t>Testabilna</w:t>
            </w:r>
          </w:p>
        </w:tc>
        <w:tc>
          <w:tcPr>
            <w:tcW w:w="2337" w:type="dxa"/>
          </w:tcPr>
          <w:p w14:paraId="08BAFA14" w14:textId="0A120064" w:rsidR="00D323A9" w:rsidRPr="00AB6EF9" w:rsidRDefault="00D323A9" w:rsidP="00344A48">
            <w:r>
              <w:rPr>
                <w:lang w:val="en-US"/>
              </w:rPr>
              <w:t xml:space="preserve">Tokom razvoja developer </w:t>
            </w:r>
            <w:r>
              <w:t>želi da testira prijavljivanje odre</w:t>
            </w:r>
            <w:r w:rsidR="00645107">
              <w:t>đ</w:t>
            </w:r>
            <w:r>
              <w:t>enog ispita u odre</w:t>
            </w:r>
            <w:r w:rsidR="00645107">
              <w:t>đ</w:t>
            </w:r>
            <w:r>
              <w:t>enom roku od odre</w:t>
            </w:r>
            <w:r w:rsidR="00645107">
              <w:t>đ</w:t>
            </w:r>
            <w:r>
              <w:t>enog studenta</w:t>
            </w:r>
          </w:p>
        </w:tc>
        <w:tc>
          <w:tcPr>
            <w:tcW w:w="2338" w:type="dxa"/>
          </w:tcPr>
          <w:p w14:paraId="08188F3C" w14:textId="1DBCB0C0" w:rsidR="00D323A9" w:rsidRDefault="00D323A9" w:rsidP="00C563CC">
            <w:pPr>
              <w:keepNext/>
            </w:pPr>
            <w:r>
              <w:t xml:space="preserve">Factory u Laravelu(za definisanje fake podataka) i Seeder za </w:t>
            </w:r>
            <w:r w:rsidR="009E1524">
              <w:t>generisanje konkretnih</w:t>
            </w:r>
            <w:r>
              <w:t xml:space="preserve"> ispita npr seed 20 random ispita</w:t>
            </w:r>
            <w:r w:rsidR="009E1524">
              <w:t xml:space="preserve">, kao </w:t>
            </w:r>
            <w:r>
              <w:t xml:space="preserve">i </w:t>
            </w:r>
            <w:r w:rsidR="009E1524">
              <w:t>u</w:t>
            </w:r>
            <w:r>
              <w:t>nit testovi za simulaciju use-case</w:t>
            </w:r>
            <w:r w:rsidR="009E1524">
              <w:t>a</w:t>
            </w:r>
            <w:r>
              <w:t xml:space="preserve"> </w:t>
            </w:r>
          </w:p>
        </w:tc>
      </w:tr>
    </w:tbl>
    <w:p w14:paraId="12C84BDD" w14:textId="354FBFDE" w:rsidR="00D323A9" w:rsidRPr="00D323A9" w:rsidRDefault="00C563CC" w:rsidP="00C563CC">
      <w:pPr>
        <w:pStyle w:val="Caption"/>
        <w:jc w:val="center"/>
      </w:pPr>
      <w:bookmarkStart w:id="63" w:name="_Toc220700843"/>
      <w:r>
        <w:t xml:space="preserve">Tabela </w:t>
      </w:r>
      <w:r>
        <w:fldChar w:fldCharType="begin"/>
      </w:r>
      <w:r>
        <w:instrText xml:space="preserve"> SEQ Tabela \* ARABIC </w:instrText>
      </w:r>
      <w:r>
        <w:fldChar w:fldCharType="separate"/>
      </w:r>
      <w:r>
        <w:rPr>
          <w:noProof/>
        </w:rPr>
        <w:t>7</w:t>
      </w:r>
      <w:r>
        <w:fldChar w:fldCharType="end"/>
      </w:r>
      <w:r>
        <w:t>: Ciljevi kvaliteta u strategiji rešenja</w:t>
      </w:r>
      <w:bookmarkEnd w:id="63"/>
    </w:p>
    <w:p w14:paraId="5DB63C7D" w14:textId="6A4787C1" w:rsidR="00D323A9" w:rsidRDefault="00072B69" w:rsidP="00D323A9">
      <w:pPr>
        <w:pStyle w:val="Heading3"/>
      </w:pPr>
      <w:bookmarkStart w:id="64" w:name="_Toc220700971"/>
      <w:r>
        <w:t>3</w:t>
      </w:r>
      <w:r w:rsidR="00197750">
        <w:t>.4.2 Principi i Paterni</w:t>
      </w:r>
      <w:bookmarkEnd w:id="64"/>
      <w:r w:rsidR="00D323A9" w:rsidRPr="00D323A9">
        <w:t xml:space="preserve"> </w:t>
      </w:r>
    </w:p>
    <w:p w14:paraId="2E9D8F04" w14:textId="77777777" w:rsidR="000055CE" w:rsidRDefault="00D323A9" w:rsidP="000055CE">
      <w:pPr>
        <w:pStyle w:val="Caption"/>
        <w:keepNext/>
      </w:pPr>
      <w:r w:rsidRPr="00D323A9">
        <w:rPr>
          <w:noProof/>
        </w:rPr>
        <w:drawing>
          <wp:inline distT="0" distB="0" distL="0" distR="0" wp14:anchorId="1F65F907" wp14:editId="68F529C1">
            <wp:extent cx="5943600" cy="1824990"/>
            <wp:effectExtent l="0" t="0" r="0" b="3810"/>
            <wp:docPr id="86391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16479" name=""/>
                    <pic:cNvPicPr/>
                  </pic:nvPicPr>
                  <pic:blipFill>
                    <a:blip r:embed="rId35"/>
                    <a:stretch>
                      <a:fillRect/>
                    </a:stretch>
                  </pic:blipFill>
                  <pic:spPr>
                    <a:xfrm>
                      <a:off x="0" y="0"/>
                      <a:ext cx="5943600" cy="1824990"/>
                    </a:xfrm>
                    <a:prstGeom prst="rect">
                      <a:avLst/>
                    </a:prstGeom>
                  </pic:spPr>
                </pic:pic>
              </a:graphicData>
            </a:graphic>
          </wp:inline>
        </w:drawing>
      </w:r>
    </w:p>
    <w:p w14:paraId="416A7FF1" w14:textId="5D99866C" w:rsidR="00D323A9" w:rsidRDefault="000055CE" w:rsidP="000055CE">
      <w:pPr>
        <w:pStyle w:val="Caption"/>
        <w:jc w:val="center"/>
      </w:pPr>
      <w:bookmarkStart w:id="65" w:name="_Toc220700861"/>
      <w:r>
        <w:t xml:space="preserve">Slika </w:t>
      </w:r>
      <w:r>
        <w:fldChar w:fldCharType="begin"/>
      </w:r>
      <w:r>
        <w:instrText xml:space="preserve"> SEQ Slika \* ARABIC </w:instrText>
      </w:r>
      <w:r>
        <w:fldChar w:fldCharType="separate"/>
      </w:r>
      <w:r w:rsidR="002341AD">
        <w:rPr>
          <w:noProof/>
        </w:rPr>
        <w:t>21</w:t>
      </w:r>
      <w:r>
        <w:fldChar w:fldCharType="end"/>
      </w:r>
      <w:r>
        <w:t xml:space="preserve">: </w:t>
      </w:r>
      <w:r w:rsidRPr="00DC4922">
        <w:t>Arhitektura na najvišem nivou apstrakcije</w:t>
      </w:r>
      <w:bookmarkEnd w:id="65"/>
    </w:p>
    <w:p w14:paraId="0C069ECD" w14:textId="1C1F8691" w:rsidR="009E6ABF" w:rsidRDefault="00A76848" w:rsidP="00B36E8D">
      <w:r>
        <w:t>Arhitektura predvi</w:t>
      </w:r>
      <w:r w:rsidR="00645107">
        <w:t>đ</w:t>
      </w:r>
      <w:r>
        <w:t>ena strategijom</w:t>
      </w:r>
      <w:r w:rsidR="00D323A9">
        <w:t xml:space="preserve"> na slici 14 predvi</w:t>
      </w:r>
      <w:r w:rsidR="00645107">
        <w:t>đ</w:t>
      </w:r>
      <w:r w:rsidR="00D323A9">
        <w:t>a raslojavanje frontenda na 3 sloja. Korisnik unosi podatke kroz View i okida funkcije u ViewModel</w:t>
      </w:r>
      <w:r w:rsidR="009E1524">
        <w:t>-</w:t>
      </w:r>
      <w:r w:rsidR="00D323A9">
        <w:t>u. Funkcij</w:t>
      </w:r>
      <w:r w:rsidR="007C1676">
        <w:t>a</w:t>
      </w:r>
      <w:r w:rsidR="00D323A9">
        <w:t xml:space="preserve"> u ViewModelu </w:t>
      </w:r>
      <w:r>
        <w:t xml:space="preserve">vrši frontend validaciju i kreira Request i </w:t>
      </w:r>
      <w:r w:rsidR="00D323A9">
        <w:t>prosle</w:t>
      </w:r>
      <w:r w:rsidR="00645107">
        <w:t>đ</w:t>
      </w:r>
      <w:r w:rsidR="00D323A9">
        <w:t>uj</w:t>
      </w:r>
      <w:r>
        <w:t>e</w:t>
      </w:r>
      <w:r w:rsidR="00D323A9">
        <w:t xml:space="preserve"> </w:t>
      </w:r>
      <w:r>
        <w:t xml:space="preserve">ga </w:t>
      </w:r>
      <w:r w:rsidR="00D323A9">
        <w:t>HTTP</w:t>
      </w:r>
      <w:r>
        <w:t xml:space="preserve"> protokolom backendu na </w:t>
      </w:r>
      <w:r w:rsidR="009E1524">
        <w:t>endpoint</w:t>
      </w:r>
      <w:r>
        <w:t xml:space="preserve"> u Ruteru definisan po REST api stilu. Ruter dalje poziva odgovarajuću metodu u Controller</w:t>
      </w:r>
      <w:r w:rsidR="009E1524">
        <w:t>-</w:t>
      </w:r>
      <w:r>
        <w:t>u. Controller ima ulogu stateless servisa koji vrši odre</w:t>
      </w:r>
      <w:r w:rsidR="00645107">
        <w:t>đ</w:t>
      </w:r>
      <w:r>
        <w:t xml:space="preserve">ene validacije i izvršava jednu od ili kombinaciju CRUD operacija nad </w:t>
      </w:r>
      <w:r w:rsidR="00594255">
        <w:t xml:space="preserve">Modelom. Model u Laravel arhitekturi nije ekvivalent POJO objektu u javi, </w:t>
      </w:r>
      <w:r w:rsidR="007C1676">
        <w:t>već</w:t>
      </w:r>
      <w:r w:rsidR="00594255">
        <w:t xml:space="preserve"> nasle</w:t>
      </w:r>
      <w:r w:rsidR="00645107">
        <w:t>đ</w:t>
      </w:r>
      <w:r w:rsidR="00594255">
        <w:t xml:space="preserve">uje Model klasu u php-u koja u sebi ima predefinisane </w:t>
      </w:r>
      <w:r w:rsidR="009E1524">
        <w:t xml:space="preserve">ORM </w:t>
      </w:r>
      <w:r w:rsidR="00594255">
        <w:t>metode koje rade direktno sa bazom</w:t>
      </w:r>
      <w:r w:rsidR="009E1524">
        <w:t>.</w:t>
      </w:r>
      <w:r w:rsidR="00594255">
        <w:t xml:space="preserve"> </w:t>
      </w:r>
      <w:r w:rsidR="009E1524">
        <w:t>U suštini</w:t>
      </w:r>
      <w:r w:rsidR="00594255">
        <w:t xml:space="preserve"> pozivanjem metode Modela, Laravel Eloquent ORM</w:t>
      </w:r>
      <w:r w:rsidR="007C1676">
        <w:t>-om</w:t>
      </w:r>
      <w:r w:rsidR="00594255">
        <w:t>(Object Relationship Mappingom), promene u modelu</w:t>
      </w:r>
      <w:r w:rsidR="009E1524">
        <w:t xml:space="preserve"> se</w:t>
      </w:r>
      <w:r w:rsidR="00594255">
        <w:t xml:space="preserve"> perzistuju nad </w:t>
      </w:r>
      <w:r w:rsidR="007C1676">
        <w:t>odgovarajućom</w:t>
      </w:r>
      <w:r w:rsidR="00594255">
        <w:t xml:space="preserve"> relacij</w:t>
      </w:r>
      <w:r w:rsidR="007C1676">
        <w:t>om</w:t>
      </w:r>
      <w:r w:rsidR="00594255">
        <w:t xml:space="preserve"> u bazi podatata. Model na frontendu je  klasa koja služi kao posrednica u mapiranju DTO(Data Transfer Objekata) u JSON formatu, tj. Resursa po Laravel nomenklaturi u odgovarajući objekat pogodan za prikaz u ViewModelu. </w:t>
      </w:r>
      <w:r w:rsidR="00EB1203">
        <w:t>Nakon uspešne operacije ViewModel zove in</w:t>
      </w:r>
      <w:r w:rsidR="009E1524">
        <w:t>jected</w:t>
      </w:r>
      <w:r w:rsidR="00EB1203">
        <w:t xml:space="preserve"> metodu iz View-a</w:t>
      </w:r>
      <w:r w:rsidR="007E3603">
        <w:t xml:space="preserve"> koja korišćenjem useState() react hooka osvežava trenutni prikaz u View sa projekciom trenutnog stanja u ViewModelu.</w:t>
      </w:r>
    </w:p>
    <w:p w14:paraId="740D9600" w14:textId="77777777" w:rsidR="008B02F2" w:rsidRPr="008B02F2" w:rsidRDefault="008B02F2" w:rsidP="008B02F2"/>
    <w:p w14:paraId="3FF50D04" w14:textId="78951056" w:rsidR="005C383B" w:rsidRDefault="00072B69" w:rsidP="000C597E">
      <w:pPr>
        <w:pStyle w:val="Heading2"/>
      </w:pPr>
      <w:bookmarkStart w:id="66" w:name="_Toc220700972"/>
      <w:r>
        <w:t>3</w:t>
      </w:r>
      <w:r w:rsidR="00A34CFC" w:rsidRPr="0001744A">
        <w:t xml:space="preserve">.5 </w:t>
      </w:r>
      <w:commentRangeStart w:id="67"/>
      <w:r w:rsidR="00D27B42" w:rsidRPr="0001744A">
        <w:t xml:space="preserve">Pregled </w:t>
      </w:r>
      <w:r w:rsidR="00D91F6F" w:rsidRPr="0001744A">
        <w:t>M</w:t>
      </w:r>
      <w:r w:rsidR="00D27B42" w:rsidRPr="0001744A">
        <w:t>odula</w:t>
      </w:r>
      <w:r w:rsidR="0001744A">
        <w:t>(Building Block View)</w:t>
      </w:r>
      <w:bookmarkEnd w:id="66"/>
      <w:commentRangeEnd w:id="67"/>
      <w:r w:rsidR="00695D97">
        <w:rPr>
          <w:rStyle w:val="CommentReference"/>
          <w:sz w:val="28"/>
          <w:szCs w:val="28"/>
        </w:rPr>
        <w:commentReference w:id="67"/>
      </w:r>
    </w:p>
    <w:p w14:paraId="18F7936C" w14:textId="77777777" w:rsidR="008B02F2" w:rsidRDefault="008B02F2" w:rsidP="005C383B">
      <w:pPr>
        <w:spacing w:after="80" w:line="240" w:lineRule="auto"/>
        <w:ind w:left="720"/>
      </w:pPr>
    </w:p>
    <w:p w14:paraId="522E5DDD" w14:textId="7E30542D" w:rsidR="008B02F2" w:rsidRDefault="00CD7131" w:rsidP="00CD7131">
      <w:pPr>
        <w:pStyle w:val="Heading3"/>
      </w:pPr>
      <w:bookmarkStart w:id="68" w:name="_Toc220700973"/>
      <w:r>
        <w:lastRenderedPageBreak/>
        <w:t>3.5.1 Relacioni Model</w:t>
      </w:r>
      <w:bookmarkEnd w:id="68"/>
    </w:p>
    <w:p w14:paraId="7C2120BF" w14:textId="1C3C58FB" w:rsidR="005C383B" w:rsidRDefault="005C383B" w:rsidP="005C383B">
      <w:pPr>
        <w:spacing w:after="80" w:line="240" w:lineRule="auto"/>
        <w:ind w:left="720"/>
      </w:pPr>
      <w:r>
        <w:t>User(</w:t>
      </w:r>
      <w:r w:rsidRPr="0007212A">
        <w:rPr>
          <w:b/>
          <w:bCs/>
          <w:u w:val="single"/>
        </w:rPr>
        <w:t>user_id</w:t>
      </w:r>
      <w:r>
        <w:t>,indexNum,name,email,role,password)</w:t>
      </w:r>
    </w:p>
    <w:p w14:paraId="1DF2461C" w14:textId="77777777" w:rsidR="005C383B" w:rsidRDefault="005C383B" w:rsidP="005C383B">
      <w:pPr>
        <w:spacing w:after="80" w:line="240" w:lineRule="auto"/>
        <w:ind w:left="720"/>
      </w:pPr>
      <w:r>
        <w:t>Course(</w:t>
      </w:r>
      <w:r w:rsidRPr="0007212A">
        <w:rPr>
          <w:b/>
          <w:bCs/>
          <w:u w:val="single"/>
        </w:rPr>
        <w:t>course_id</w:t>
      </w:r>
      <w:r>
        <w:t>,name,semester,espb)</w:t>
      </w:r>
    </w:p>
    <w:p w14:paraId="72786A6C" w14:textId="77777777" w:rsidR="005C383B" w:rsidRDefault="005C383B" w:rsidP="005C383B">
      <w:pPr>
        <w:spacing w:after="80" w:line="240" w:lineRule="auto"/>
        <w:ind w:left="720"/>
      </w:pPr>
      <w:r>
        <w:t>CourseUser(</w:t>
      </w:r>
      <w:r w:rsidRPr="0007212A">
        <w:rPr>
          <w:b/>
          <w:bCs/>
          <w:i/>
          <w:iCs/>
          <w:u w:val="single"/>
        </w:rPr>
        <w:t>user_id,course_id</w:t>
      </w:r>
      <w:r>
        <w:t>)</w:t>
      </w:r>
    </w:p>
    <w:p w14:paraId="1097B1AA" w14:textId="77777777" w:rsidR="005C383B" w:rsidRDefault="005C383B" w:rsidP="005C383B">
      <w:pPr>
        <w:spacing w:after="80" w:line="240" w:lineRule="auto"/>
        <w:ind w:left="720"/>
      </w:pPr>
      <w:r>
        <w:t>ExamPeriod(</w:t>
      </w:r>
      <w:r w:rsidRPr="0007212A">
        <w:rPr>
          <w:b/>
          <w:bCs/>
          <w:u w:val="single"/>
        </w:rPr>
        <w:t>exam_period_id</w:t>
      </w:r>
      <w:r>
        <w:t>,name,dateRegisterStart,dateRegisterEnd,dateStart,dateEnd)</w:t>
      </w:r>
    </w:p>
    <w:p w14:paraId="26878720" w14:textId="77777777" w:rsidR="005C383B" w:rsidRDefault="005C383B" w:rsidP="005C383B">
      <w:pPr>
        <w:spacing w:after="80" w:line="240" w:lineRule="auto"/>
        <w:ind w:left="720"/>
      </w:pPr>
      <w:r>
        <w:t>CourseExam(</w:t>
      </w:r>
      <w:r w:rsidRPr="0007212A">
        <w:rPr>
          <w:b/>
          <w:bCs/>
          <w:i/>
          <w:iCs/>
          <w:u w:val="single"/>
        </w:rPr>
        <w:t>course_id, exam_period_id</w:t>
      </w:r>
      <w:r w:rsidRPr="00C44C00">
        <w:rPr>
          <w:b/>
          <w:bCs/>
        </w:rPr>
        <w:t>,</w:t>
      </w:r>
      <w:r>
        <w:t>examDateTime,hall)</w:t>
      </w:r>
    </w:p>
    <w:p w14:paraId="38578B3A" w14:textId="77777777" w:rsidR="005C383B" w:rsidRDefault="005C383B" w:rsidP="005C383B">
      <w:pPr>
        <w:ind w:left="720"/>
      </w:pPr>
      <w:r>
        <w:t>ExamRegistration(</w:t>
      </w:r>
      <w:r w:rsidRPr="0007212A">
        <w:rPr>
          <w:b/>
          <w:bCs/>
          <w:i/>
          <w:iCs/>
          <w:u w:val="single"/>
        </w:rPr>
        <w:t>course_id, exam_period_id, student_id</w:t>
      </w:r>
      <w:r w:rsidRPr="00C44C00">
        <w:t>, mark,</w:t>
      </w:r>
      <w:r>
        <w:t xml:space="preserve"> comment</w:t>
      </w:r>
      <w:r w:rsidRPr="0007212A">
        <w:rPr>
          <w:i/>
          <w:iCs/>
        </w:rPr>
        <w:t>, signed_by_id</w:t>
      </w:r>
      <w:r w:rsidRPr="00C44C00">
        <w:t>)</w:t>
      </w:r>
    </w:p>
    <w:p w14:paraId="45ABED02" w14:textId="40D56775" w:rsidR="007E3603" w:rsidRPr="00ED77E6" w:rsidRDefault="007E3603" w:rsidP="007E3603">
      <w:pPr>
        <w:pStyle w:val="Heading3"/>
        <w:rPr>
          <w:lang w:val="en-US"/>
        </w:rPr>
      </w:pPr>
      <w:bookmarkStart w:id="69" w:name="_Toc220700974"/>
      <w:r>
        <w:t xml:space="preserve">3.5.2 </w:t>
      </w:r>
      <w:r w:rsidR="00576A90">
        <w:t>Konceptualni</w:t>
      </w:r>
      <w:r>
        <w:t xml:space="preserve"> Model</w:t>
      </w:r>
      <w:bookmarkEnd w:id="69"/>
    </w:p>
    <w:p w14:paraId="0730D4CC" w14:textId="5C65E0A6" w:rsidR="000055CE" w:rsidRDefault="00F123DD" w:rsidP="00576A90">
      <w:pPr>
        <w:pStyle w:val="BodyText"/>
        <w:keepNext/>
        <w:spacing w:before="59" w:after="240"/>
        <w:jc w:val="center"/>
      </w:pPr>
      <w:r w:rsidRPr="00F123DD">
        <w:rPr>
          <w:noProof/>
        </w:rPr>
        <w:drawing>
          <wp:inline distT="0" distB="0" distL="0" distR="0" wp14:anchorId="4B681679" wp14:editId="66FABAEA">
            <wp:extent cx="5836060" cy="5898515"/>
            <wp:effectExtent l="0" t="0" r="0" b="6985"/>
            <wp:docPr id="30060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04656" name="Picture 1"/>
                    <pic:cNvPicPr/>
                  </pic:nvPicPr>
                  <pic:blipFill>
                    <a:blip r:embed="rId36"/>
                    <a:stretch>
                      <a:fillRect/>
                    </a:stretch>
                  </pic:blipFill>
                  <pic:spPr>
                    <a:xfrm>
                      <a:off x="0" y="0"/>
                      <a:ext cx="5836060" cy="5898515"/>
                    </a:xfrm>
                    <a:prstGeom prst="rect">
                      <a:avLst/>
                    </a:prstGeom>
                  </pic:spPr>
                </pic:pic>
              </a:graphicData>
            </a:graphic>
          </wp:inline>
        </w:drawing>
      </w:r>
    </w:p>
    <w:p w14:paraId="1184F72E" w14:textId="4CED2E40" w:rsidR="005C383B" w:rsidRDefault="000055CE" w:rsidP="000055CE">
      <w:pPr>
        <w:pStyle w:val="Caption"/>
        <w:jc w:val="center"/>
      </w:pPr>
      <w:bookmarkStart w:id="70" w:name="_Toc220700862"/>
      <w:r>
        <w:t xml:space="preserve">Slika </w:t>
      </w:r>
      <w:r>
        <w:fldChar w:fldCharType="begin"/>
      </w:r>
      <w:r>
        <w:instrText xml:space="preserve"> SEQ Slika \* ARABIC </w:instrText>
      </w:r>
      <w:r>
        <w:fldChar w:fldCharType="separate"/>
      </w:r>
      <w:r w:rsidR="002341AD">
        <w:rPr>
          <w:noProof/>
        </w:rPr>
        <w:t>22</w:t>
      </w:r>
      <w:r>
        <w:fldChar w:fldCharType="end"/>
      </w:r>
      <w:r w:rsidR="00576A90">
        <w:rPr>
          <w:lang w:val="en-US"/>
        </w:rPr>
        <w:t>: Konceptualni model</w:t>
      </w:r>
      <w:r w:rsidR="0089077A">
        <w:rPr>
          <w:lang w:val="en-US"/>
        </w:rPr>
        <w:t xml:space="preserve"> (ER Diagram – Crow’s Foot Notacija)</w:t>
      </w:r>
      <w:bookmarkEnd w:id="70"/>
    </w:p>
    <w:p w14:paraId="28E83863" w14:textId="59A9923A" w:rsidR="00E570D9" w:rsidRDefault="00ED77E6" w:rsidP="00ED77E6">
      <w:pPr>
        <w:pStyle w:val="Heading3"/>
      </w:pPr>
      <w:bookmarkStart w:id="71" w:name="_Toc220700975"/>
      <w:r>
        <w:lastRenderedPageBreak/>
        <w:t>3.5.3 Pr</w:t>
      </w:r>
      <w:r w:rsidR="001E7D2D">
        <w:t>e</w:t>
      </w:r>
      <w:r>
        <w:t>gled Modula Frontend</w:t>
      </w:r>
      <w:bookmarkEnd w:id="71"/>
    </w:p>
    <w:p w14:paraId="6E1EDF92" w14:textId="7A0D7DB9" w:rsidR="005E518D" w:rsidRDefault="005E518D" w:rsidP="005E518D">
      <w:pPr>
        <w:ind w:left="142"/>
      </w:pPr>
    </w:p>
    <w:p w14:paraId="3BCE22EE" w14:textId="77777777" w:rsidR="005E518D" w:rsidRPr="005E518D" w:rsidRDefault="005E518D" w:rsidP="005E518D"/>
    <w:p w14:paraId="568B4125" w14:textId="77777777" w:rsidR="000055CE" w:rsidRDefault="00ED77E6" w:rsidP="000055CE">
      <w:pPr>
        <w:keepNext/>
      </w:pPr>
      <w:r>
        <w:rPr>
          <w:noProof/>
        </w:rPr>
        <w:drawing>
          <wp:inline distT="0" distB="0" distL="0" distR="0" wp14:anchorId="05C2639A" wp14:editId="04BE38BD">
            <wp:extent cx="5570194" cy="3985259"/>
            <wp:effectExtent l="0" t="0" r="0" b="0"/>
            <wp:docPr id="218017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17099" name="Picture 2"/>
                    <pic:cNvPicPr/>
                  </pic:nvPicPr>
                  <pic:blipFill>
                    <a:blip r:embed="rId37"/>
                    <a:stretch>
                      <a:fillRect/>
                    </a:stretch>
                  </pic:blipFill>
                  <pic:spPr>
                    <a:xfrm>
                      <a:off x="0" y="0"/>
                      <a:ext cx="5570194" cy="3985259"/>
                    </a:xfrm>
                    <a:prstGeom prst="rect">
                      <a:avLst/>
                    </a:prstGeom>
                  </pic:spPr>
                </pic:pic>
              </a:graphicData>
            </a:graphic>
          </wp:inline>
        </w:drawing>
      </w:r>
    </w:p>
    <w:p w14:paraId="0411BEC7" w14:textId="7E9A0344" w:rsidR="00ED77E6" w:rsidRDefault="000055CE" w:rsidP="000055CE">
      <w:pPr>
        <w:pStyle w:val="Caption"/>
        <w:jc w:val="center"/>
      </w:pPr>
      <w:bookmarkStart w:id="72" w:name="_Toc220700863"/>
      <w:r>
        <w:t xml:space="preserve">Slika </w:t>
      </w:r>
      <w:r>
        <w:fldChar w:fldCharType="begin"/>
      </w:r>
      <w:r>
        <w:instrText xml:space="preserve"> SEQ Slika \* ARABIC </w:instrText>
      </w:r>
      <w:r>
        <w:fldChar w:fldCharType="separate"/>
      </w:r>
      <w:r w:rsidR="002341AD">
        <w:rPr>
          <w:noProof/>
        </w:rPr>
        <w:t>23</w:t>
      </w:r>
      <w:r>
        <w:fldChar w:fldCharType="end"/>
      </w:r>
      <w:r>
        <w:t xml:space="preserve">: </w:t>
      </w:r>
      <w:r w:rsidRPr="0069333E">
        <w:t>Struktura frontenda sistema studentska služba</w:t>
      </w:r>
      <w:bookmarkEnd w:id="72"/>
    </w:p>
    <w:p w14:paraId="3CF6FF86" w14:textId="4784E8F8" w:rsidR="00ED77E6" w:rsidRDefault="00ED77E6" w:rsidP="00ED77E6">
      <w:pPr>
        <w:pStyle w:val="Heading3"/>
      </w:pPr>
      <w:bookmarkStart w:id="73" w:name="_Toc220700976"/>
      <w:r>
        <w:lastRenderedPageBreak/>
        <w:t>3.5.4 Pregled Modula Backend</w:t>
      </w:r>
      <w:bookmarkEnd w:id="73"/>
    </w:p>
    <w:p w14:paraId="6CA21628" w14:textId="77777777" w:rsidR="000055CE" w:rsidRDefault="00024A4D" w:rsidP="00B45D9C">
      <w:pPr>
        <w:keepNext/>
        <w:jc w:val="center"/>
      </w:pPr>
      <w:r>
        <w:rPr>
          <w:noProof/>
        </w:rPr>
        <w:drawing>
          <wp:inline distT="0" distB="0" distL="0" distR="0" wp14:anchorId="681B5DDD" wp14:editId="61BE6943">
            <wp:extent cx="4125935" cy="3066415"/>
            <wp:effectExtent l="0" t="0" r="8255" b="635"/>
            <wp:docPr id="104424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44810" name="Picture 1"/>
                    <pic:cNvPicPr/>
                  </pic:nvPicPr>
                  <pic:blipFill>
                    <a:blip r:embed="rId38"/>
                    <a:stretch>
                      <a:fillRect/>
                    </a:stretch>
                  </pic:blipFill>
                  <pic:spPr>
                    <a:xfrm>
                      <a:off x="0" y="0"/>
                      <a:ext cx="4125935" cy="3066415"/>
                    </a:xfrm>
                    <a:prstGeom prst="rect">
                      <a:avLst/>
                    </a:prstGeom>
                  </pic:spPr>
                </pic:pic>
              </a:graphicData>
            </a:graphic>
          </wp:inline>
        </w:drawing>
      </w:r>
    </w:p>
    <w:p w14:paraId="46649BB5" w14:textId="4D59F953" w:rsidR="00024A4D" w:rsidRDefault="000055CE" w:rsidP="000055CE">
      <w:pPr>
        <w:pStyle w:val="Caption"/>
        <w:jc w:val="center"/>
      </w:pPr>
      <w:bookmarkStart w:id="74" w:name="_Toc220700864"/>
      <w:r>
        <w:t xml:space="preserve">Slika </w:t>
      </w:r>
      <w:r>
        <w:fldChar w:fldCharType="begin"/>
      </w:r>
      <w:r>
        <w:instrText xml:space="preserve"> SEQ Slika \* ARABIC </w:instrText>
      </w:r>
      <w:r>
        <w:fldChar w:fldCharType="separate"/>
      </w:r>
      <w:r w:rsidR="002341AD">
        <w:rPr>
          <w:noProof/>
        </w:rPr>
        <w:t>24</w:t>
      </w:r>
      <w:r>
        <w:fldChar w:fldCharType="end"/>
      </w:r>
      <w:r>
        <w:t xml:space="preserve">: </w:t>
      </w:r>
      <w:r w:rsidRPr="003A55AF">
        <w:t xml:space="preserve">Struktura </w:t>
      </w:r>
      <w:r>
        <w:t>backenda</w:t>
      </w:r>
      <w:r w:rsidRPr="003A55AF">
        <w:t xml:space="preserve"> sistema studentska služba</w:t>
      </w:r>
      <w:bookmarkEnd w:id="74"/>
    </w:p>
    <w:p w14:paraId="20826C54" w14:textId="3DDDD653" w:rsidR="00A34CFC" w:rsidRDefault="00072B69" w:rsidP="00A70B92">
      <w:pPr>
        <w:pStyle w:val="Heading2"/>
        <w:rPr>
          <w:rStyle w:val="Heading2Char"/>
        </w:rPr>
      </w:pPr>
      <w:bookmarkStart w:id="75" w:name="_Toc220700977"/>
      <w:r>
        <w:t>3</w:t>
      </w:r>
      <w:r w:rsidR="005C4254">
        <w:t>.6</w:t>
      </w:r>
      <w:r w:rsidR="00A34CFC">
        <w:t xml:space="preserve"> </w:t>
      </w:r>
      <w:commentRangeStart w:id="76"/>
      <w:r w:rsidR="00D27B42" w:rsidRPr="001A4B96">
        <w:rPr>
          <w:rStyle w:val="Heading2Char"/>
        </w:rPr>
        <w:t>Pregled Procesa</w:t>
      </w:r>
      <w:r w:rsidR="006306C9" w:rsidRPr="001A4B96">
        <w:rPr>
          <w:rStyle w:val="Heading2Char"/>
        </w:rPr>
        <w:t>(Runtime View)</w:t>
      </w:r>
      <w:bookmarkEnd w:id="75"/>
      <w:commentRangeEnd w:id="76"/>
      <w:r w:rsidR="006306C9">
        <w:rPr>
          <w:rStyle w:val="CommentReference"/>
          <w:sz w:val="28"/>
          <w:szCs w:val="28"/>
        </w:rPr>
        <w:commentReference w:id="76"/>
      </w:r>
    </w:p>
    <w:p w14:paraId="118C2F9A" w14:textId="38B729C5" w:rsidR="00FE66E2" w:rsidRDefault="00FE66E2" w:rsidP="00EB1203">
      <w:pPr>
        <w:rPr>
          <w:lang w:val="en-US"/>
        </w:rPr>
      </w:pPr>
      <w:r>
        <w:rPr>
          <w:lang w:val="en-US"/>
        </w:rPr>
        <w:t>Zbog velikom broja interakcija izme</w:t>
      </w:r>
      <w:r w:rsidR="00645107">
        <w:rPr>
          <w:lang w:val="en-US"/>
        </w:rPr>
        <w:t>đ</w:t>
      </w:r>
      <w:r>
        <w:rPr>
          <w:lang w:val="en-US"/>
        </w:rPr>
        <w:t xml:space="preserve">u modela na sledećem dijagramu će biti ilustrovan samo deo slučaja korišćenja </w:t>
      </w:r>
      <w:r w:rsidRPr="00FE66E2">
        <w:t>SK7</w:t>
      </w:r>
      <w:r>
        <w:rPr>
          <w:lang w:val="en-US"/>
        </w:rPr>
        <w:t xml:space="preserve">: </w:t>
      </w:r>
      <w:r w:rsidRPr="00FE66E2">
        <w:t>Prijavljivanja</w:t>
      </w:r>
      <w:r>
        <w:rPr>
          <w:lang w:val="en-US"/>
        </w:rPr>
        <w:t xml:space="preserve"> Ispita i to operacija </w:t>
      </w:r>
      <w:hyperlink w:anchor="VratiNeprijavljeneIspite" w:history="1">
        <w:r w:rsidRPr="0016570E">
          <w:rPr>
            <w:rStyle w:val="Hyperlink"/>
            <w:lang w:val="en-US"/>
          </w:rPr>
          <w:t>VratiNeprijavljeneIspite</w:t>
        </w:r>
      </w:hyperlink>
      <w:r>
        <w:rPr>
          <w:lang w:val="en-US"/>
        </w:rPr>
        <w:t xml:space="preserve">, za pregled ostalih identifikovanih operacija, videti poglavlje </w:t>
      </w:r>
      <w:hyperlink w:anchor="_3.12_Detaljno_projektovanje" w:history="1">
        <w:r w:rsidR="00D2193E" w:rsidRPr="001915ED">
          <w:rPr>
            <w:rStyle w:val="Hyperlink"/>
            <w:lang w:val="en-US"/>
          </w:rPr>
          <w:t>3.12</w:t>
        </w:r>
        <w:r w:rsidRPr="001915ED">
          <w:rPr>
            <w:rStyle w:val="Hyperlink"/>
            <w:lang w:val="en-US"/>
          </w:rPr>
          <w:t xml:space="preserve"> Detaljno projektovanje</w:t>
        </w:r>
      </w:hyperlink>
      <w:r>
        <w:rPr>
          <w:lang w:val="en-US"/>
        </w:rPr>
        <w:t>.</w:t>
      </w:r>
    </w:p>
    <w:p w14:paraId="188740A6" w14:textId="1EE6FAFD" w:rsidR="00EB1203" w:rsidRDefault="00FB6222" w:rsidP="00EB1203">
      <w:pPr>
        <w:rPr>
          <w:lang w:val="en-US"/>
        </w:rPr>
      </w:pPr>
      <w:r>
        <w:rPr>
          <w:lang w:val="en-US"/>
        </w:rPr>
        <w:t>Naredni dijagram prikazuje interakcij</w:t>
      </w:r>
      <w:r w:rsidR="00FE66E2">
        <w:rPr>
          <w:lang w:val="en-US"/>
        </w:rPr>
        <w:t>u</w:t>
      </w:r>
      <w:r>
        <w:rPr>
          <w:lang w:val="en-US"/>
        </w:rPr>
        <w:t xml:space="preserve"> komponenti prilikom </w:t>
      </w:r>
      <w:r w:rsidR="00FE66E2">
        <w:rPr>
          <w:lang w:val="en-US"/>
        </w:rPr>
        <w:t>u</w:t>
      </w:r>
      <w:r w:rsidR="00FE66E2">
        <w:t>čitavanja neprijavaljenih</w:t>
      </w:r>
      <w:r>
        <w:rPr>
          <w:lang w:val="en-US"/>
        </w:rPr>
        <w:t xml:space="preserve"> ispita</w:t>
      </w:r>
      <w:r w:rsidR="00FE66E2">
        <w:rPr>
          <w:lang w:val="en-US"/>
        </w:rPr>
        <w:t xml:space="preserve"> za studenta u aktuelnom roku</w:t>
      </w:r>
      <w:r>
        <w:rPr>
          <w:lang w:val="en-US"/>
        </w:rPr>
        <w:t>.</w:t>
      </w:r>
    </w:p>
    <w:p w14:paraId="040658D4" w14:textId="77777777" w:rsidR="000055CE" w:rsidRDefault="00FE66E2" w:rsidP="000055CE">
      <w:pPr>
        <w:keepNext/>
      </w:pPr>
      <w:r>
        <w:rPr>
          <w:noProof/>
          <w:lang w:val="en-US"/>
        </w:rPr>
        <w:lastRenderedPageBreak/>
        <w:drawing>
          <wp:inline distT="0" distB="0" distL="0" distR="0" wp14:anchorId="2C1C9908" wp14:editId="5E4A2C70">
            <wp:extent cx="5943600" cy="6132195"/>
            <wp:effectExtent l="0" t="0" r="0" b="1905"/>
            <wp:docPr id="94200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01408" name="Picture 942001408"/>
                    <pic:cNvPicPr/>
                  </pic:nvPicPr>
                  <pic:blipFill>
                    <a:blip r:embed="rId39"/>
                    <a:stretch>
                      <a:fillRect/>
                    </a:stretch>
                  </pic:blipFill>
                  <pic:spPr>
                    <a:xfrm>
                      <a:off x="0" y="0"/>
                      <a:ext cx="5943600" cy="6132195"/>
                    </a:xfrm>
                    <a:prstGeom prst="rect">
                      <a:avLst/>
                    </a:prstGeom>
                  </pic:spPr>
                </pic:pic>
              </a:graphicData>
            </a:graphic>
          </wp:inline>
        </w:drawing>
      </w:r>
    </w:p>
    <w:p w14:paraId="4DDB1B6D" w14:textId="2CE43938" w:rsidR="00C563CC" w:rsidRDefault="000055CE" w:rsidP="000055CE">
      <w:pPr>
        <w:pStyle w:val="Caption"/>
      </w:pPr>
      <w:bookmarkStart w:id="77" w:name="_Toc220700865"/>
      <w:r>
        <w:t xml:space="preserve">Slika </w:t>
      </w:r>
      <w:r>
        <w:fldChar w:fldCharType="begin"/>
      </w:r>
      <w:r>
        <w:instrText xml:space="preserve"> SEQ Slika \* ARABIC </w:instrText>
      </w:r>
      <w:r>
        <w:fldChar w:fldCharType="separate"/>
      </w:r>
      <w:r w:rsidR="002341AD">
        <w:rPr>
          <w:noProof/>
        </w:rPr>
        <w:t>25</w:t>
      </w:r>
      <w:r>
        <w:fldChar w:fldCharType="end"/>
      </w:r>
      <w:r>
        <w:t xml:space="preserve">: </w:t>
      </w:r>
      <w:r w:rsidRPr="004D5483">
        <w:t>Primer interakcije komponenti prilikom učitavanja neprijavaljenih ispita za studenta u aktuelnom roku.</w:t>
      </w:r>
      <w:bookmarkEnd w:id="77"/>
    </w:p>
    <w:p w14:paraId="50B30F62" w14:textId="77777777" w:rsidR="00FE66E2" w:rsidRDefault="00FE66E2" w:rsidP="00EB1203">
      <w:pPr>
        <w:rPr>
          <w:lang w:val="en-US"/>
        </w:rPr>
      </w:pPr>
    </w:p>
    <w:p w14:paraId="47680A87" w14:textId="77777777" w:rsidR="00FB6222" w:rsidRPr="00EB1203" w:rsidRDefault="00FB6222" w:rsidP="00EB1203">
      <w:pPr>
        <w:rPr>
          <w:lang w:val="en-US"/>
        </w:rPr>
      </w:pPr>
    </w:p>
    <w:p w14:paraId="5894E806" w14:textId="3CC633D6" w:rsidR="009C6EB1" w:rsidRDefault="00072B69" w:rsidP="00A70B92">
      <w:pPr>
        <w:pStyle w:val="Heading2"/>
      </w:pPr>
      <w:bookmarkStart w:id="78" w:name="_Toc220700978"/>
      <w:r>
        <w:t>3</w:t>
      </w:r>
      <w:r w:rsidR="009C6EB1">
        <w:t xml:space="preserve">.7 </w:t>
      </w:r>
      <w:commentRangeStart w:id="79"/>
      <w:r w:rsidR="009C6EB1">
        <w:t>Pregled</w:t>
      </w:r>
      <w:r w:rsidR="00D563C6">
        <w:t xml:space="preserve"> Raspore</w:t>
      </w:r>
      <w:r w:rsidR="00645107">
        <w:t>đ</w:t>
      </w:r>
      <w:r w:rsidR="00D563C6">
        <w:t>ivanja</w:t>
      </w:r>
      <w:r w:rsidR="009C6EB1">
        <w:t xml:space="preserve"> (Deployment View)</w:t>
      </w:r>
      <w:bookmarkEnd w:id="78"/>
      <w:commentRangeEnd w:id="79"/>
      <w:r w:rsidR="00D563C6">
        <w:rPr>
          <w:rStyle w:val="CommentReference"/>
          <w:sz w:val="28"/>
          <w:szCs w:val="28"/>
        </w:rPr>
        <w:commentReference w:id="79"/>
      </w:r>
    </w:p>
    <w:p w14:paraId="3366C0DD" w14:textId="19DA1D8C" w:rsidR="005E193F" w:rsidRDefault="005733DF" w:rsidP="005733DF">
      <w:r>
        <w:rPr>
          <w:lang w:val="en-US"/>
        </w:rPr>
        <w:t>Softver nema produkciono okru</w:t>
      </w:r>
      <w:r>
        <w:t xml:space="preserve">ženje, već samo razvojno i ono </w:t>
      </w:r>
      <w:r w:rsidR="005E193F">
        <w:t xml:space="preserve">je </w:t>
      </w:r>
      <w:r>
        <w:t>predstavljeno na slici ispod.</w:t>
      </w:r>
    </w:p>
    <w:p w14:paraId="59498208" w14:textId="6938226E" w:rsidR="005733DF" w:rsidRDefault="005733DF" w:rsidP="005733DF">
      <w:r>
        <w:t>Kao development server za React je korišćen Webpack Dev Server</w:t>
      </w:r>
      <w:r w:rsidR="005E193F">
        <w:t xml:space="preserve"> u</w:t>
      </w:r>
      <w:r>
        <w:t xml:space="preserve"> </w:t>
      </w:r>
      <w:r w:rsidR="005E193F">
        <w:t>izvršnom</w:t>
      </w:r>
      <w:r>
        <w:t xml:space="preserve"> okruženj</w:t>
      </w:r>
      <w:r w:rsidR="005E193F">
        <w:t>u</w:t>
      </w:r>
      <w:r>
        <w:t xml:space="preserve"> Node.js,</w:t>
      </w:r>
    </w:p>
    <w:p w14:paraId="740E3DEB" w14:textId="062BE88B" w:rsidR="005733DF" w:rsidRDefault="008A6FB0" w:rsidP="005733DF">
      <w:pPr>
        <w:rPr>
          <w:lang w:val="en-US"/>
        </w:rPr>
      </w:pPr>
      <w:r>
        <w:t>d</w:t>
      </w:r>
      <w:r w:rsidR="005733DF">
        <w:t>ok</w:t>
      </w:r>
      <w:r>
        <w:t xml:space="preserve"> je za</w:t>
      </w:r>
      <w:r w:rsidR="005733DF">
        <w:t xml:space="preserve"> backend korišćen</w:t>
      </w:r>
      <w:r w:rsidR="005733DF">
        <w:rPr>
          <w:lang w:val="en-US"/>
        </w:rPr>
        <w:t xml:space="preserve"> PHP build-in server </w:t>
      </w:r>
      <w:r w:rsidR="005E193F">
        <w:rPr>
          <w:lang w:val="en-US"/>
        </w:rPr>
        <w:t xml:space="preserve"> u </w:t>
      </w:r>
      <w:r w:rsidR="005E193F">
        <w:t xml:space="preserve">izvršnom okruženju </w:t>
      </w:r>
      <w:r w:rsidR="005733DF">
        <w:rPr>
          <w:lang w:val="en-US"/>
        </w:rPr>
        <w:t>PHP CLI</w:t>
      </w:r>
      <w:r w:rsidR="005E193F">
        <w:rPr>
          <w:lang w:val="en-US"/>
        </w:rPr>
        <w:t xml:space="preserve"> </w:t>
      </w:r>
      <w:r w:rsidR="005733DF">
        <w:rPr>
          <w:lang w:val="en-US"/>
        </w:rPr>
        <w:t>.</w:t>
      </w:r>
    </w:p>
    <w:p w14:paraId="442C4532" w14:textId="63B4C509" w:rsidR="005733DF" w:rsidRDefault="005733DF" w:rsidP="005E193F">
      <w:pPr>
        <w:rPr>
          <w:lang w:val="en-US"/>
        </w:rPr>
      </w:pPr>
      <w:r>
        <w:rPr>
          <w:lang w:val="en-US"/>
        </w:rPr>
        <w:lastRenderedPageBreak/>
        <w:t xml:space="preserve">Webpack procesira sav javascript </w:t>
      </w:r>
      <w:r w:rsidR="008A6FB0">
        <w:rPr>
          <w:lang w:val="en-US"/>
        </w:rPr>
        <w:t>u bundle.js</w:t>
      </w:r>
      <w:r w:rsidR="005E193F">
        <w:rPr>
          <w:lang w:val="en-US"/>
        </w:rPr>
        <w:t xml:space="preserve"> u folderu </w:t>
      </w:r>
      <w:r w:rsidR="008A6FB0">
        <w:rPr>
          <w:lang w:val="en-US"/>
        </w:rPr>
        <w:t xml:space="preserve"> </w:t>
      </w:r>
      <w:r w:rsidR="005E193F">
        <w:rPr>
          <w:lang w:val="en-US"/>
        </w:rPr>
        <w:t>build/ i taj folder je potrebno deployovati, dok se u slu</w:t>
      </w:r>
      <w:r w:rsidR="005E193F">
        <w:t>čaju laravel projekta ceo app</w:t>
      </w:r>
      <w:r w:rsidR="005E193F">
        <w:rPr>
          <w:lang w:val="en-US"/>
        </w:rPr>
        <w:t>/ folder deploy</w:t>
      </w:r>
      <w:r w:rsidR="00D672DB">
        <w:rPr>
          <w:lang w:val="en-US"/>
        </w:rPr>
        <w:t>-</w:t>
      </w:r>
      <w:r w:rsidR="005E193F">
        <w:rPr>
          <w:lang w:val="en-US"/>
        </w:rPr>
        <w:t>uje.</w:t>
      </w:r>
    </w:p>
    <w:p w14:paraId="56DA0FD2" w14:textId="168D8ED1" w:rsidR="00705EA8" w:rsidRPr="00705EA8" w:rsidRDefault="00705EA8" w:rsidP="005E193F">
      <w:r>
        <w:rPr>
          <w:lang w:val="en-US"/>
        </w:rPr>
        <w:t>Na ovom primeru su i frontend i backend i baza na istoj ma</w:t>
      </w:r>
      <w:r>
        <w:t>šini, me</w:t>
      </w:r>
      <w:r w:rsidR="00645107">
        <w:t>đ</w:t>
      </w:r>
      <w:r>
        <w:t>utim u praksi bi ovo rešenje moglo da se rasporedi na 3 različite mašine, ako bi to bilo potrebno.</w:t>
      </w:r>
    </w:p>
    <w:p w14:paraId="436DF81D" w14:textId="77777777" w:rsidR="000055CE" w:rsidRDefault="005E193F" w:rsidP="000055CE">
      <w:pPr>
        <w:keepNext/>
      </w:pPr>
      <w:r>
        <w:rPr>
          <w:noProof/>
          <w:lang w:val="en-US"/>
        </w:rPr>
        <w:drawing>
          <wp:inline distT="0" distB="0" distL="0" distR="0" wp14:anchorId="43998DC2" wp14:editId="57141290">
            <wp:extent cx="5943302" cy="3826510"/>
            <wp:effectExtent l="0" t="0" r="635" b="2540"/>
            <wp:docPr id="96063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30641" name="Picture 1"/>
                    <pic:cNvPicPr/>
                  </pic:nvPicPr>
                  <pic:blipFill>
                    <a:blip r:embed="rId40"/>
                    <a:stretch>
                      <a:fillRect/>
                    </a:stretch>
                  </pic:blipFill>
                  <pic:spPr>
                    <a:xfrm>
                      <a:off x="0" y="0"/>
                      <a:ext cx="5943302" cy="3826510"/>
                    </a:xfrm>
                    <a:prstGeom prst="rect">
                      <a:avLst/>
                    </a:prstGeom>
                  </pic:spPr>
                </pic:pic>
              </a:graphicData>
            </a:graphic>
          </wp:inline>
        </w:drawing>
      </w:r>
    </w:p>
    <w:p w14:paraId="109F9966" w14:textId="28285F2B" w:rsidR="005E193F" w:rsidRDefault="000055CE" w:rsidP="000055CE">
      <w:pPr>
        <w:pStyle w:val="Caption"/>
        <w:jc w:val="center"/>
      </w:pPr>
      <w:bookmarkStart w:id="80" w:name="_Toc220700866"/>
      <w:r>
        <w:t xml:space="preserve">Slika </w:t>
      </w:r>
      <w:r>
        <w:fldChar w:fldCharType="begin"/>
      </w:r>
      <w:r>
        <w:instrText xml:space="preserve"> SEQ Slika \* ARABIC </w:instrText>
      </w:r>
      <w:r>
        <w:fldChar w:fldCharType="separate"/>
      </w:r>
      <w:r w:rsidR="002341AD">
        <w:rPr>
          <w:noProof/>
        </w:rPr>
        <w:t>26</w:t>
      </w:r>
      <w:r>
        <w:fldChar w:fldCharType="end"/>
      </w:r>
      <w:r>
        <w:t xml:space="preserve">: </w:t>
      </w:r>
      <w:r w:rsidRPr="008372DC">
        <w:t>Deployment Diagram</w:t>
      </w:r>
      <w:bookmarkEnd w:id="80"/>
    </w:p>
    <w:p w14:paraId="72AAE84B" w14:textId="77777777" w:rsidR="008348AD" w:rsidRPr="005733DF" w:rsidRDefault="008348AD" w:rsidP="005733DF">
      <w:pPr>
        <w:rPr>
          <w:lang w:val="en-US"/>
        </w:rPr>
      </w:pPr>
    </w:p>
    <w:p w14:paraId="23C0667F" w14:textId="3D9D86C5" w:rsidR="00A34CFC" w:rsidRDefault="00072B69" w:rsidP="00A70B92">
      <w:pPr>
        <w:pStyle w:val="Heading2"/>
      </w:pPr>
      <w:bookmarkStart w:id="81" w:name="_Toc220700979"/>
      <w:r>
        <w:t>3</w:t>
      </w:r>
      <w:r w:rsidR="009C6EB1">
        <w:t>.8</w:t>
      </w:r>
      <w:r w:rsidR="00A34CFC">
        <w:t xml:space="preserve"> </w:t>
      </w:r>
      <w:commentRangeStart w:id="82"/>
      <w:r w:rsidR="005C4254">
        <w:t>Crosscutting Koncepti</w:t>
      </w:r>
      <w:bookmarkEnd w:id="81"/>
      <w:commentRangeEnd w:id="82"/>
      <w:r w:rsidR="00E75688">
        <w:rPr>
          <w:rStyle w:val="CommentReference"/>
          <w:sz w:val="28"/>
          <w:szCs w:val="28"/>
        </w:rPr>
        <w:commentReference w:id="82"/>
      </w:r>
    </w:p>
    <w:p w14:paraId="14C19D03" w14:textId="7723113D" w:rsidR="00B33AA0" w:rsidRDefault="00B33AA0" w:rsidP="00B33AA0">
      <w:pPr>
        <w:pStyle w:val="Heading3"/>
      </w:pPr>
      <w:bookmarkStart w:id="83" w:name="_Toc220700980"/>
      <w:r>
        <w:t xml:space="preserve">3.8.1 </w:t>
      </w:r>
      <w:r w:rsidR="003B1A4A">
        <w:t>L</w:t>
      </w:r>
      <w:r w:rsidR="001D6149">
        <w:t>ogovanje</w:t>
      </w:r>
      <w:r w:rsidR="003B1A4A">
        <w:t xml:space="preserve"> grešaka</w:t>
      </w:r>
      <w:bookmarkEnd w:id="83"/>
      <w:r>
        <w:t xml:space="preserve"> </w:t>
      </w:r>
    </w:p>
    <w:p w14:paraId="44B7A209" w14:textId="6C2876FD" w:rsidR="00B33AA0" w:rsidRPr="001D6149" w:rsidRDefault="001D6149" w:rsidP="00B33AA0">
      <w:pPr>
        <w:rPr>
          <w:lang w:val="en-US"/>
        </w:rPr>
      </w:pPr>
      <w:r>
        <w:t>Logovanje grešaka na backendu je predvi</w:t>
      </w:r>
      <w:r w:rsidR="00645107">
        <w:t>đ</w:t>
      </w:r>
      <w:r>
        <w:t xml:space="preserve">eno samim Laravel frameworkom. Omogućava se postavljanjem variable </w:t>
      </w:r>
      <w:r w:rsidRPr="001D6149">
        <w:t>APP_DEBUG</w:t>
      </w:r>
      <w:r>
        <w:rPr>
          <w:lang w:val="en-US"/>
        </w:rPr>
        <w:t>=</w:t>
      </w:r>
      <w:r w:rsidRPr="001D6149">
        <w:t>true</w:t>
      </w:r>
      <w:r>
        <w:t xml:space="preserve"> u konfiguracionom .env fajlu i u t</w:t>
      </w:r>
      <w:r w:rsidR="00D672DB">
        <w:t>ada</w:t>
      </w:r>
      <w:r>
        <w:t xml:space="preserve"> se logovi čuvaju u fajlu storage</w:t>
      </w:r>
      <w:r>
        <w:rPr>
          <w:lang w:val="en-US"/>
        </w:rPr>
        <w:t>/logs/laravel.log</w:t>
      </w:r>
      <w:r w:rsidR="00D0690E">
        <w:rPr>
          <w:lang w:val="en-US"/>
        </w:rPr>
        <w:t xml:space="preserve">, pritom treba uzeti u obzir da </w:t>
      </w:r>
    </w:p>
    <w:p w14:paraId="23154A8C" w14:textId="77777777" w:rsidR="000055CE" w:rsidRDefault="001D6149" w:rsidP="000055CE">
      <w:pPr>
        <w:keepNext/>
      </w:pPr>
      <w:r w:rsidRPr="001D6149">
        <w:rPr>
          <w:noProof/>
        </w:rPr>
        <w:lastRenderedPageBreak/>
        <w:drawing>
          <wp:inline distT="0" distB="0" distL="0" distR="0" wp14:anchorId="277EF9E2" wp14:editId="4D451CD5">
            <wp:extent cx="5258534" cy="1971950"/>
            <wp:effectExtent l="0" t="0" r="0" b="9525"/>
            <wp:docPr id="99614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47645" name=""/>
                    <pic:cNvPicPr/>
                  </pic:nvPicPr>
                  <pic:blipFill>
                    <a:blip r:embed="rId41"/>
                    <a:stretch>
                      <a:fillRect/>
                    </a:stretch>
                  </pic:blipFill>
                  <pic:spPr>
                    <a:xfrm>
                      <a:off x="0" y="0"/>
                      <a:ext cx="5258534" cy="1971950"/>
                    </a:xfrm>
                    <a:prstGeom prst="rect">
                      <a:avLst/>
                    </a:prstGeom>
                  </pic:spPr>
                </pic:pic>
              </a:graphicData>
            </a:graphic>
          </wp:inline>
        </w:drawing>
      </w:r>
    </w:p>
    <w:p w14:paraId="730B6083" w14:textId="6285A140" w:rsidR="001D6149" w:rsidRDefault="000055CE" w:rsidP="000055CE">
      <w:pPr>
        <w:pStyle w:val="Caption"/>
        <w:jc w:val="center"/>
      </w:pPr>
      <w:bookmarkStart w:id="84" w:name="_Toc220700867"/>
      <w:r>
        <w:t xml:space="preserve">Slika </w:t>
      </w:r>
      <w:r>
        <w:fldChar w:fldCharType="begin"/>
      </w:r>
      <w:r>
        <w:instrText xml:space="preserve"> SEQ Slika \* ARABIC </w:instrText>
      </w:r>
      <w:r>
        <w:fldChar w:fldCharType="separate"/>
      </w:r>
      <w:r w:rsidR="002341AD">
        <w:rPr>
          <w:noProof/>
        </w:rPr>
        <w:t>27</w:t>
      </w:r>
      <w:r>
        <w:fldChar w:fldCharType="end"/>
      </w:r>
      <w:r>
        <w:t xml:space="preserve">: </w:t>
      </w:r>
      <w:r w:rsidRPr="00087C09">
        <w:t>Omogućavanje opcije logovanj</w:t>
      </w:r>
      <w:r w:rsidR="00D672DB">
        <w:t>a grešaka</w:t>
      </w:r>
      <w:bookmarkEnd w:id="84"/>
    </w:p>
    <w:p w14:paraId="54999C50" w14:textId="5FDA132C" w:rsidR="003B1A4A" w:rsidRPr="003B1A4A" w:rsidRDefault="003B1A4A" w:rsidP="003B1A4A">
      <w:pPr>
        <w:pStyle w:val="Heading3"/>
      </w:pPr>
      <w:bookmarkStart w:id="85" w:name="_Toc220700981"/>
      <w:r>
        <w:t>3.8.2 Handlovanje grešaka</w:t>
      </w:r>
      <w:bookmarkEnd w:id="85"/>
    </w:p>
    <w:p w14:paraId="4A71C184" w14:textId="1A749FFF" w:rsidR="00AB0FA2" w:rsidRDefault="001D6149" w:rsidP="001D6149">
      <w:r>
        <w:t>Kada greške nastale na backendu</w:t>
      </w:r>
      <w:r w:rsidR="00D672DB">
        <w:t>, rešenje predvidja</w:t>
      </w:r>
      <w:r>
        <w:t xml:space="preserve"> postav</w:t>
      </w:r>
      <w:r w:rsidR="00D672DB">
        <w:t>ljanje</w:t>
      </w:r>
      <w:r>
        <w:t xml:space="preserve"> poruk</w:t>
      </w:r>
      <w:r w:rsidR="00D672DB">
        <w:t>e</w:t>
      </w:r>
      <w:r>
        <w:t xml:space="preserve"> koja će biti vraćena klijentu </w:t>
      </w:r>
      <w:r w:rsidR="00AB0FA2">
        <w:t>na frontendu</w:t>
      </w:r>
      <w:r w:rsidR="00D672DB">
        <w:t>, kao i HTTP kod</w:t>
      </w:r>
      <w:r w:rsidR="00AB0FA2">
        <w:t>.</w:t>
      </w:r>
    </w:p>
    <w:p w14:paraId="5E4B8EBE" w14:textId="40770597" w:rsidR="00D672DB" w:rsidRDefault="00D672DB" w:rsidP="001D6149">
      <w:r>
        <w:t xml:space="preserve">Na primeru ispod se vidi postavljanje greške u slučaju pokušaje registracije </w:t>
      </w:r>
      <w:r w:rsidR="003F5E8E">
        <w:t>ispita za taj ispit i studenta koja ve</w:t>
      </w:r>
      <w:r w:rsidR="003F5E8E">
        <w:rPr>
          <w:lang w:val="en-US"/>
        </w:rPr>
        <w:t>ć postoji</w:t>
      </w:r>
      <w:r>
        <w:t>, u tom slučaju se vraća poruka i</w:t>
      </w:r>
      <w:r w:rsidR="003F5E8E">
        <w:t xml:space="preserve"> HTTP</w:t>
      </w:r>
      <w:r>
        <w:t xml:space="preserve"> greška 409 – Conflict.</w:t>
      </w:r>
    </w:p>
    <w:p w14:paraId="04071F19" w14:textId="4A3ECB73" w:rsidR="000055CE" w:rsidRDefault="003F5E8E" w:rsidP="000055CE">
      <w:pPr>
        <w:keepNext/>
      </w:pPr>
      <w:r w:rsidRPr="003F5E8E">
        <w:rPr>
          <w:noProof/>
        </w:rPr>
        <w:drawing>
          <wp:inline distT="0" distB="0" distL="0" distR="0" wp14:anchorId="660FC7CD" wp14:editId="3F3D2247">
            <wp:extent cx="5943600" cy="2557145"/>
            <wp:effectExtent l="0" t="0" r="0" b="0"/>
            <wp:docPr id="22927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70150" name=""/>
                    <pic:cNvPicPr/>
                  </pic:nvPicPr>
                  <pic:blipFill>
                    <a:blip r:embed="rId42"/>
                    <a:stretch>
                      <a:fillRect/>
                    </a:stretch>
                  </pic:blipFill>
                  <pic:spPr>
                    <a:xfrm>
                      <a:off x="0" y="0"/>
                      <a:ext cx="5943600" cy="2557145"/>
                    </a:xfrm>
                    <a:prstGeom prst="rect">
                      <a:avLst/>
                    </a:prstGeom>
                  </pic:spPr>
                </pic:pic>
              </a:graphicData>
            </a:graphic>
          </wp:inline>
        </w:drawing>
      </w:r>
    </w:p>
    <w:p w14:paraId="63461302" w14:textId="06B8622A" w:rsidR="00657D0C" w:rsidRDefault="000055CE" w:rsidP="00D672DB">
      <w:pPr>
        <w:pStyle w:val="Caption"/>
        <w:jc w:val="center"/>
      </w:pPr>
      <w:bookmarkStart w:id="86" w:name="_Toc220700868"/>
      <w:r>
        <w:t xml:space="preserve">Slika </w:t>
      </w:r>
      <w:r>
        <w:fldChar w:fldCharType="begin"/>
      </w:r>
      <w:r>
        <w:instrText xml:space="preserve"> SEQ Slika \* ARABIC </w:instrText>
      </w:r>
      <w:r>
        <w:fldChar w:fldCharType="separate"/>
      </w:r>
      <w:r w:rsidR="002341AD">
        <w:rPr>
          <w:noProof/>
        </w:rPr>
        <w:t>28</w:t>
      </w:r>
      <w:r>
        <w:fldChar w:fldCharType="end"/>
      </w:r>
      <w:r>
        <w:t xml:space="preserve">: </w:t>
      </w:r>
      <w:r w:rsidRPr="009262FE">
        <w:t>Primer postavljanje greške prilikom pokušaja registracije korisnika sa indexom koji već posto</w:t>
      </w:r>
      <w:r w:rsidR="00D672DB">
        <w:t>i</w:t>
      </w:r>
      <w:r w:rsidRPr="009262FE">
        <w:t>i</w:t>
      </w:r>
      <w:bookmarkEnd w:id="86"/>
    </w:p>
    <w:p w14:paraId="25E7C086" w14:textId="77777777" w:rsidR="003F5E8E" w:rsidRDefault="003F5E8E" w:rsidP="003F5E8E">
      <w:pPr>
        <w:keepNext/>
      </w:pPr>
      <w:r w:rsidRPr="003F5E8E">
        <w:rPr>
          <w:noProof/>
        </w:rPr>
        <w:lastRenderedPageBreak/>
        <w:drawing>
          <wp:inline distT="0" distB="0" distL="0" distR="0" wp14:anchorId="36C020B1" wp14:editId="695A7430">
            <wp:extent cx="5943600" cy="1905000"/>
            <wp:effectExtent l="0" t="0" r="0" b="0"/>
            <wp:docPr id="191276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67220" name=""/>
                    <pic:cNvPicPr/>
                  </pic:nvPicPr>
                  <pic:blipFill>
                    <a:blip r:embed="rId43"/>
                    <a:stretch>
                      <a:fillRect/>
                    </a:stretch>
                  </pic:blipFill>
                  <pic:spPr>
                    <a:xfrm>
                      <a:off x="0" y="0"/>
                      <a:ext cx="5943600" cy="1905000"/>
                    </a:xfrm>
                    <a:prstGeom prst="rect">
                      <a:avLst/>
                    </a:prstGeom>
                  </pic:spPr>
                </pic:pic>
              </a:graphicData>
            </a:graphic>
          </wp:inline>
        </w:drawing>
      </w:r>
    </w:p>
    <w:p w14:paraId="7E689D5C" w14:textId="2382D338" w:rsidR="000055CE" w:rsidRPr="003F5E8E" w:rsidRDefault="003F5E8E" w:rsidP="003F5E8E">
      <w:pPr>
        <w:pStyle w:val="Caption"/>
        <w:jc w:val="center"/>
        <w:rPr>
          <w:lang w:val="en-US"/>
        </w:rPr>
      </w:pPr>
      <w:bookmarkStart w:id="87" w:name="_Toc220700869"/>
      <w:r>
        <w:t xml:space="preserve">Slika </w:t>
      </w:r>
      <w:r>
        <w:fldChar w:fldCharType="begin"/>
      </w:r>
      <w:r>
        <w:instrText xml:space="preserve"> SEQ Slika \* ARABIC </w:instrText>
      </w:r>
      <w:r>
        <w:fldChar w:fldCharType="separate"/>
      </w:r>
      <w:r w:rsidR="002341AD">
        <w:rPr>
          <w:noProof/>
        </w:rPr>
        <w:t>29</w:t>
      </w:r>
      <w:r>
        <w:fldChar w:fldCharType="end"/>
      </w:r>
      <w:r>
        <w:rPr>
          <w:lang w:val="en-US"/>
        </w:rPr>
        <w:t>: Implementacija Custom Exception klase RegistrationAlreadyExistsException</w:t>
      </w:r>
      <w:bookmarkEnd w:id="87"/>
    </w:p>
    <w:p w14:paraId="380055EB" w14:textId="377287EA" w:rsidR="003F5E8E" w:rsidRDefault="002341AD" w:rsidP="000055CE">
      <w:pPr>
        <w:pStyle w:val="Caption"/>
        <w:jc w:val="center"/>
      </w:pPr>
      <w:r w:rsidRPr="002341AD">
        <w:rPr>
          <w:noProof/>
        </w:rPr>
        <w:drawing>
          <wp:inline distT="0" distB="0" distL="0" distR="0" wp14:anchorId="3FD4E4C3" wp14:editId="1179543C">
            <wp:extent cx="5943600" cy="3059430"/>
            <wp:effectExtent l="0" t="0" r="0" b="7620"/>
            <wp:docPr id="116052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25663" name=""/>
                    <pic:cNvPicPr/>
                  </pic:nvPicPr>
                  <pic:blipFill>
                    <a:blip r:embed="rId44"/>
                    <a:stretch>
                      <a:fillRect/>
                    </a:stretch>
                  </pic:blipFill>
                  <pic:spPr>
                    <a:xfrm>
                      <a:off x="0" y="0"/>
                      <a:ext cx="5943600" cy="3059430"/>
                    </a:xfrm>
                    <a:prstGeom prst="rect">
                      <a:avLst/>
                    </a:prstGeom>
                  </pic:spPr>
                </pic:pic>
              </a:graphicData>
            </a:graphic>
          </wp:inline>
        </w:drawing>
      </w:r>
    </w:p>
    <w:p w14:paraId="2972CAA8" w14:textId="6A8CF62E" w:rsidR="00657D0C" w:rsidRDefault="000055CE" w:rsidP="000055CE">
      <w:pPr>
        <w:pStyle w:val="Caption"/>
        <w:jc w:val="center"/>
      </w:pPr>
      <w:bookmarkStart w:id="88" w:name="_Toc220700870"/>
      <w:r>
        <w:t xml:space="preserve">Slika </w:t>
      </w:r>
      <w:r>
        <w:fldChar w:fldCharType="begin"/>
      </w:r>
      <w:r>
        <w:instrText xml:space="preserve"> SEQ Slika \* ARABIC </w:instrText>
      </w:r>
      <w:r>
        <w:fldChar w:fldCharType="separate"/>
      </w:r>
      <w:r w:rsidR="002341AD">
        <w:rPr>
          <w:noProof/>
        </w:rPr>
        <w:t>30</w:t>
      </w:r>
      <w:r>
        <w:fldChar w:fldCharType="end"/>
      </w:r>
      <w:r>
        <w:t xml:space="preserve">: </w:t>
      </w:r>
      <w:r w:rsidRPr="00135BA5">
        <w:t>Primer prikaza greške prilikom</w:t>
      </w:r>
      <w:r w:rsidR="003F5E8E">
        <w:t xml:space="preserve"> poku</w:t>
      </w:r>
      <w:r w:rsidR="003F5E8E">
        <w:rPr>
          <w:lang w:val="en-US"/>
        </w:rPr>
        <w:t>šaja</w:t>
      </w:r>
      <w:r w:rsidRPr="00135BA5">
        <w:t xml:space="preserve"> </w:t>
      </w:r>
      <w:r w:rsidR="003F5E8E">
        <w:t>registracije na ispit na koji je student već registrovan</w:t>
      </w:r>
      <w:bookmarkEnd w:id="88"/>
    </w:p>
    <w:p w14:paraId="0AA69CB5" w14:textId="77777777" w:rsidR="00657D0C" w:rsidRDefault="00657D0C" w:rsidP="001D6149"/>
    <w:p w14:paraId="6619A4DC" w14:textId="54E0086D" w:rsidR="001D6149" w:rsidRPr="001D6149" w:rsidRDefault="001D6149" w:rsidP="001D6149"/>
    <w:p w14:paraId="3058D9E1" w14:textId="5AA8FAD1" w:rsidR="00FD2DDA" w:rsidRDefault="00FD2DDA" w:rsidP="00C23AF3">
      <w:pPr>
        <w:pStyle w:val="Heading2"/>
      </w:pPr>
      <w:bookmarkStart w:id="89" w:name="_Toc220700982"/>
      <w:r>
        <w:t>3.9 Odluke o d</w:t>
      </w:r>
      <w:r w:rsidR="00C23AF3">
        <w:t>i</w:t>
      </w:r>
      <w:r>
        <w:t>zajnu</w:t>
      </w:r>
      <w:bookmarkEnd w:id="89"/>
    </w:p>
    <w:p w14:paraId="5A90F6B6" w14:textId="150F2C6C" w:rsidR="003B1A4A" w:rsidRDefault="003B1A4A" w:rsidP="003B1A4A">
      <w:pPr>
        <w:rPr>
          <w:lang w:val="en-US"/>
        </w:rPr>
      </w:pPr>
      <w:r>
        <w:rPr>
          <w:lang w:val="en-US"/>
        </w:rPr>
        <w:t xml:space="preserve">Za dizajn izgleda GUI-a korišćena je tema sa sajta </w:t>
      </w:r>
      <w:r w:rsidRPr="003B1A4A">
        <w:rPr>
          <w:lang w:val="en-US"/>
        </w:rPr>
        <w:t>Colorlib.com</w:t>
      </w:r>
      <w:r w:rsidR="002341AD">
        <w:rPr>
          <w:lang w:val="en-US"/>
        </w:rPr>
        <w:t xml:space="preserve"> kao uzor, sa dosta kustomizacije korišćenjem custom css i bootstrapa.</w:t>
      </w:r>
    </w:p>
    <w:p w14:paraId="4C5AA158" w14:textId="77777777" w:rsidR="000055CE" w:rsidRDefault="003B1A4A" w:rsidP="000055CE">
      <w:pPr>
        <w:keepNext/>
      </w:pPr>
      <w:r w:rsidRPr="003B1A4A">
        <w:rPr>
          <w:noProof/>
          <w:lang w:val="en-US"/>
        </w:rPr>
        <w:lastRenderedPageBreak/>
        <w:drawing>
          <wp:inline distT="0" distB="0" distL="0" distR="0" wp14:anchorId="62C08013" wp14:editId="472C1367">
            <wp:extent cx="5943600" cy="3185160"/>
            <wp:effectExtent l="0" t="0" r="0" b="0"/>
            <wp:docPr id="146922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20174" name=""/>
                    <pic:cNvPicPr/>
                  </pic:nvPicPr>
                  <pic:blipFill>
                    <a:blip r:embed="rId45"/>
                    <a:stretch>
                      <a:fillRect/>
                    </a:stretch>
                  </pic:blipFill>
                  <pic:spPr>
                    <a:xfrm>
                      <a:off x="0" y="0"/>
                      <a:ext cx="5943600" cy="3185160"/>
                    </a:xfrm>
                    <a:prstGeom prst="rect">
                      <a:avLst/>
                    </a:prstGeom>
                  </pic:spPr>
                </pic:pic>
              </a:graphicData>
            </a:graphic>
          </wp:inline>
        </w:drawing>
      </w:r>
    </w:p>
    <w:p w14:paraId="7A1A8A8D" w14:textId="28731D5C" w:rsidR="00DA12C8" w:rsidRDefault="000055CE" w:rsidP="000055CE">
      <w:pPr>
        <w:pStyle w:val="Caption"/>
        <w:jc w:val="center"/>
      </w:pPr>
      <w:bookmarkStart w:id="90" w:name="_Toc220700871"/>
      <w:r>
        <w:t xml:space="preserve">Slika </w:t>
      </w:r>
      <w:r>
        <w:fldChar w:fldCharType="begin"/>
      </w:r>
      <w:r>
        <w:instrText xml:space="preserve"> SEQ Slika \* ARABIC </w:instrText>
      </w:r>
      <w:r>
        <w:fldChar w:fldCharType="separate"/>
      </w:r>
      <w:r w:rsidR="002341AD">
        <w:rPr>
          <w:noProof/>
        </w:rPr>
        <w:t>31</w:t>
      </w:r>
      <w:r>
        <w:fldChar w:fldCharType="end"/>
      </w:r>
      <w:r>
        <w:t xml:space="preserve">: </w:t>
      </w:r>
      <w:r w:rsidRPr="00747D9F">
        <w:t>Colorlib.com tema Sidebar #07 korišćena za dizajn GUI-a</w:t>
      </w:r>
      <w:bookmarkEnd w:id="90"/>
    </w:p>
    <w:p w14:paraId="7C2C9F68" w14:textId="41217F4D" w:rsidR="000055CE" w:rsidRDefault="002341AD" w:rsidP="000055CE">
      <w:pPr>
        <w:keepNext/>
      </w:pPr>
      <w:r w:rsidRPr="002341AD">
        <w:rPr>
          <w:noProof/>
        </w:rPr>
        <w:drawing>
          <wp:inline distT="0" distB="0" distL="0" distR="0" wp14:anchorId="3D1D7880" wp14:editId="0DC97850">
            <wp:extent cx="5943600" cy="3047365"/>
            <wp:effectExtent l="0" t="0" r="0" b="635"/>
            <wp:docPr id="81838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85254" name=""/>
                    <pic:cNvPicPr/>
                  </pic:nvPicPr>
                  <pic:blipFill>
                    <a:blip r:embed="rId46"/>
                    <a:stretch>
                      <a:fillRect/>
                    </a:stretch>
                  </pic:blipFill>
                  <pic:spPr>
                    <a:xfrm>
                      <a:off x="0" y="0"/>
                      <a:ext cx="5943600" cy="3047365"/>
                    </a:xfrm>
                    <a:prstGeom prst="rect">
                      <a:avLst/>
                    </a:prstGeom>
                  </pic:spPr>
                </pic:pic>
              </a:graphicData>
            </a:graphic>
          </wp:inline>
        </w:drawing>
      </w:r>
    </w:p>
    <w:p w14:paraId="70E57E09" w14:textId="50E49898" w:rsidR="00DA12C8" w:rsidRDefault="000055CE" w:rsidP="000055CE">
      <w:pPr>
        <w:pStyle w:val="Caption"/>
        <w:jc w:val="center"/>
      </w:pPr>
      <w:bookmarkStart w:id="91" w:name="_Toc220700872"/>
      <w:r>
        <w:t xml:space="preserve">Slika </w:t>
      </w:r>
      <w:r>
        <w:fldChar w:fldCharType="begin"/>
      </w:r>
      <w:r>
        <w:instrText xml:space="preserve"> SEQ Slika \* ARABIC </w:instrText>
      </w:r>
      <w:r>
        <w:fldChar w:fldCharType="separate"/>
      </w:r>
      <w:r w:rsidR="002341AD">
        <w:rPr>
          <w:noProof/>
        </w:rPr>
        <w:t>32</w:t>
      </w:r>
      <w:r>
        <w:fldChar w:fldCharType="end"/>
      </w:r>
      <w:r w:rsidRPr="007169EA">
        <w:t>: Izgled website-a sa primenjenom temom</w:t>
      </w:r>
      <w:bookmarkEnd w:id="91"/>
    </w:p>
    <w:p w14:paraId="48DC764B" w14:textId="527A7B98" w:rsidR="003B1A4A" w:rsidRDefault="00DA12C8" w:rsidP="003B1A4A">
      <w:pPr>
        <w:rPr>
          <w:lang w:val="en-US"/>
        </w:rPr>
      </w:pPr>
      <w:r>
        <w:rPr>
          <w:lang w:val="en-US"/>
        </w:rPr>
        <w:t xml:space="preserve">Frontend je osmišljen </w:t>
      </w:r>
      <w:r w:rsidR="00D672DB">
        <w:rPr>
          <w:lang w:val="en-US"/>
        </w:rPr>
        <w:t>k</w:t>
      </w:r>
      <w:r>
        <w:rPr>
          <w:lang w:val="en-US"/>
        </w:rPr>
        <w:t>ao single page aplikacija. Ovaj pristup omogućava</w:t>
      </w:r>
      <w:r w:rsidR="00D672DB">
        <w:rPr>
          <w:lang w:val="en-US"/>
        </w:rPr>
        <w:t xml:space="preserve"> bolje korisničko iskustvo kroz</w:t>
      </w:r>
      <w:r>
        <w:rPr>
          <w:lang w:val="en-US"/>
        </w:rPr>
        <w:t xml:space="preserve"> bržu i lakšu navigaciju</w:t>
      </w:r>
      <w:r w:rsidR="00D672DB">
        <w:rPr>
          <w:lang w:val="en-US"/>
        </w:rPr>
        <w:t>,</w:t>
      </w:r>
      <w:r>
        <w:rPr>
          <w:lang w:val="en-US"/>
        </w:rPr>
        <w:t xml:space="preserve"> jer se samo deo sadržaja strane menja</w:t>
      </w:r>
      <w:r w:rsidR="00D672DB">
        <w:rPr>
          <w:lang w:val="en-US"/>
        </w:rPr>
        <w:t xml:space="preserve"> u virtualnom DOM-u</w:t>
      </w:r>
      <w:r>
        <w:rPr>
          <w:lang w:val="en-US"/>
        </w:rPr>
        <w:t xml:space="preserve"> dok korisnik </w:t>
      </w:r>
      <w:r w:rsidR="00D672DB">
        <w:rPr>
          <w:lang w:val="en-US"/>
        </w:rPr>
        <w:t xml:space="preserve">u suštini </w:t>
      </w:r>
      <w:r>
        <w:rPr>
          <w:lang w:val="en-US"/>
        </w:rPr>
        <w:t>ostaje na istoj</w:t>
      </w:r>
      <w:r w:rsidR="00D672DB">
        <w:rPr>
          <w:lang w:val="en-US"/>
        </w:rPr>
        <w:t xml:space="preserve"> HTML</w:t>
      </w:r>
      <w:r>
        <w:rPr>
          <w:lang w:val="en-US"/>
        </w:rPr>
        <w:t xml:space="preserve"> strani. </w:t>
      </w:r>
    </w:p>
    <w:p w14:paraId="0C037CC7" w14:textId="77777777" w:rsidR="00DA12C8" w:rsidRPr="00BC6BEB" w:rsidRDefault="00DA12C8" w:rsidP="003B1A4A"/>
    <w:p w14:paraId="790158ED" w14:textId="0BAA8661" w:rsidR="00A34CFC" w:rsidRDefault="00072B69" w:rsidP="00A70B92">
      <w:pPr>
        <w:pStyle w:val="Heading2"/>
        <w:rPr>
          <w:lang w:val="sr-Latn-RS"/>
        </w:rPr>
      </w:pPr>
      <w:bookmarkStart w:id="92" w:name="_Toc220700983"/>
      <w:r w:rsidRPr="006E18AB">
        <w:rPr>
          <w:lang w:val="sr-Latn-RS"/>
        </w:rPr>
        <w:lastRenderedPageBreak/>
        <w:t>3</w:t>
      </w:r>
      <w:r w:rsidR="005C4254" w:rsidRPr="006E18AB">
        <w:rPr>
          <w:lang w:val="sr-Latn-RS"/>
        </w:rPr>
        <w:t>.</w:t>
      </w:r>
      <w:r w:rsidR="00FD2DDA">
        <w:rPr>
          <w:lang w:val="sr-Latn-RS"/>
        </w:rPr>
        <w:t>10</w:t>
      </w:r>
      <w:r w:rsidR="00A34CFC" w:rsidRPr="006E18AB">
        <w:rPr>
          <w:lang w:val="sr-Latn-RS"/>
        </w:rPr>
        <w:t xml:space="preserve"> </w:t>
      </w:r>
      <w:commentRangeStart w:id="93"/>
      <w:r w:rsidR="005C4254" w:rsidRPr="006E18AB">
        <w:rPr>
          <w:lang w:val="sr-Latn-RS"/>
        </w:rPr>
        <w:t>Zahtevi kvaliteta</w:t>
      </w:r>
      <w:bookmarkEnd w:id="92"/>
      <w:commentRangeEnd w:id="93"/>
      <w:r w:rsidR="00E75688">
        <w:rPr>
          <w:rStyle w:val="CommentReference"/>
          <w:sz w:val="28"/>
          <w:szCs w:val="28"/>
          <w:lang w:val="sr-Latn-RS"/>
        </w:rPr>
        <w:commentReference w:id="93"/>
      </w:r>
    </w:p>
    <w:p w14:paraId="27D9FE63" w14:textId="77777777" w:rsidR="006A1CCB" w:rsidRDefault="00D8394D" w:rsidP="006A1CCB">
      <w:pPr>
        <w:keepNext/>
      </w:pPr>
      <w:r>
        <w:rPr>
          <w:noProof/>
        </w:rPr>
        <w:drawing>
          <wp:inline distT="0" distB="0" distL="0" distR="0" wp14:anchorId="2F353E69" wp14:editId="66AB9710">
            <wp:extent cx="5848536" cy="4374515"/>
            <wp:effectExtent l="0" t="0" r="0" b="6985"/>
            <wp:docPr id="7291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9900" name="Picture 1"/>
                    <pic:cNvPicPr/>
                  </pic:nvPicPr>
                  <pic:blipFill>
                    <a:blip r:embed="rId47"/>
                    <a:stretch>
                      <a:fillRect/>
                    </a:stretch>
                  </pic:blipFill>
                  <pic:spPr>
                    <a:xfrm>
                      <a:off x="0" y="0"/>
                      <a:ext cx="5848536" cy="4374515"/>
                    </a:xfrm>
                    <a:prstGeom prst="rect">
                      <a:avLst/>
                    </a:prstGeom>
                  </pic:spPr>
                </pic:pic>
              </a:graphicData>
            </a:graphic>
          </wp:inline>
        </w:drawing>
      </w:r>
    </w:p>
    <w:p w14:paraId="13DC3154" w14:textId="485EAA00" w:rsidR="006A1CCB" w:rsidRDefault="006A1CCB" w:rsidP="006A1CCB">
      <w:pPr>
        <w:pStyle w:val="Caption"/>
        <w:jc w:val="center"/>
      </w:pPr>
      <w:bookmarkStart w:id="94" w:name="_Toc220700873"/>
      <w:r>
        <w:t xml:space="preserve">Slika </w:t>
      </w:r>
      <w:r>
        <w:fldChar w:fldCharType="begin"/>
      </w:r>
      <w:r>
        <w:instrText xml:space="preserve"> SEQ Slika \* ARABIC </w:instrText>
      </w:r>
      <w:r>
        <w:fldChar w:fldCharType="separate"/>
      </w:r>
      <w:r w:rsidR="002341AD">
        <w:rPr>
          <w:noProof/>
        </w:rPr>
        <w:t>33</w:t>
      </w:r>
      <w:r>
        <w:fldChar w:fldCharType="end"/>
      </w:r>
      <w:r>
        <w:t xml:space="preserve">: </w:t>
      </w:r>
      <w:r w:rsidRPr="00C17BAD">
        <w:t>Zahtevi kvaliteta</w:t>
      </w:r>
      <w:bookmarkEnd w:id="94"/>
    </w:p>
    <w:p w14:paraId="71EEF85E" w14:textId="50198E83" w:rsidR="00D8394D" w:rsidRDefault="00D8394D" w:rsidP="00DA12C8">
      <w:r w:rsidRPr="00B44D90">
        <w:rPr>
          <w:u w:val="single"/>
        </w:rPr>
        <w:t>Lakoća analiziranja</w:t>
      </w:r>
      <w:r>
        <w:t xml:space="preserve"> – Odnosi se na kvalitet lako</w:t>
      </w:r>
      <w:r w:rsidR="006238D8">
        <w:t>će analiziranja namene i načina funkcionisanja odre</w:t>
      </w:r>
      <w:r w:rsidR="00645107">
        <w:t>đ</w:t>
      </w:r>
      <w:r w:rsidR="006238D8">
        <w:t xml:space="preserve">enih celina projekta. </w:t>
      </w:r>
      <w:r>
        <w:t>Moduli su logički organizovan po folderima u skladu sa njihovim odgovornostima, tako</w:t>
      </w:r>
      <w:r w:rsidR="00645107">
        <w:t>đ</w:t>
      </w:r>
      <w:r>
        <w:t>e prilikom pisanja koda, posebna pažnja je obraćana na doslednost prilikom davanja naziva promenljivih i ruta. Ovome doprinosti i ova dokumentacija u skladu sa arc42 templejtom</w:t>
      </w:r>
      <w:r w:rsidR="00585DEB">
        <w:t>.</w:t>
      </w:r>
    </w:p>
    <w:p w14:paraId="756A5E82" w14:textId="095A054C" w:rsidR="006238D8" w:rsidRDefault="00BC6BEB" w:rsidP="00DA12C8">
      <w:r w:rsidRPr="00B44D90">
        <w:rPr>
          <w:u w:val="single"/>
        </w:rPr>
        <w:t xml:space="preserve">Prilagodljivost </w:t>
      </w:r>
      <w:r w:rsidR="006238D8" w:rsidRPr="00B44D90">
        <w:rPr>
          <w:u w:val="single"/>
        </w:rPr>
        <w:t>i</w:t>
      </w:r>
      <w:r w:rsidRPr="00B44D90">
        <w:rPr>
          <w:u w:val="single"/>
        </w:rPr>
        <w:t xml:space="preserve"> proširivost</w:t>
      </w:r>
      <w:r w:rsidR="006238D8">
        <w:t xml:space="preserve"> -</w:t>
      </w:r>
      <w:r>
        <w:t xml:space="preserve"> zbog decouplovanja biznis logike od logike apija, moguće je </w:t>
      </w:r>
      <w:r w:rsidR="006238D8">
        <w:t>prilagoditi</w:t>
      </w:r>
      <w:r>
        <w:t xml:space="preserve"> resurse </w:t>
      </w:r>
      <w:r w:rsidR="006238D8">
        <w:t xml:space="preserve">na backendu </w:t>
      </w:r>
      <w:r>
        <w:t xml:space="preserve">ili dodati nove </w:t>
      </w:r>
      <w:r w:rsidR="00D672DB">
        <w:t>endpointe</w:t>
      </w:r>
      <w:r>
        <w:t xml:space="preserve"> bez menjanja postoj</w:t>
      </w:r>
      <w:r w:rsidR="006238D8">
        <w:t>ećeg modela.</w:t>
      </w:r>
    </w:p>
    <w:p w14:paraId="36D42EB9" w14:textId="32976780" w:rsidR="00BC6BEB" w:rsidRDefault="00BC6BEB" w:rsidP="00DA12C8">
      <w:pPr>
        <w:rPr>
          <w:lang w:val="en-US"/>
        </w:rPr>
      </w:pPr>
      <w:r w:rsidRPr="00B44D90">
        <w:rPr>
          <w:u w:val="single"/>
          <w:lang w:val="en-US"/>
        </w:rPr>
        <w:t>Interoperabilnost</w:t>
      </w:r>
      <w:r>
        <w:rPr>
          <w:lang w:val="en-US"/>
        </w:rPr>
        <w:t xml:space="preserve"> –REST API endpointi omogućavaju integraciju sa eksternim sistemima nezavisno od platforme.</w:t>
      </w:r>
    </w:p>
    <w:p w14:paraId="725F2DCD" w14:textId="473DBE02" w:rsidR="006238D8" w:rsidRDefault="006238D8" w:rsidP="00DA12C8">
      <w:pPr>
        <w:rPr>
          <w:lang w:val="en-US"/>
        </w:rPr>
      </w:pPr>
      <w:r w:rsidRPr="00B44D90">
        <w:rPr>
          <w:u w:val="single"/>
          <w:lang w:val="en-US"/>
        </w:rPr>
        <w:t>Vremenska efikasnost</w:t>
      </w:r>
      <w:r>
        <w:rPr>
          <w:lang w:val="en-US"/>
        </w:rPr>
        <w:t xml:space="preserve"> – kratko vreme potrebno za izvršavanje bilo koje operacije, npr za učitavanje aktuelnih rokova i svih ispita studenta potrebno je samo 2-3 sekunde. </w:t>
      </w:r>
    </w:p>
    <w:p w14:paraId="1FDBF5BE" w14:textId="7BAAFF49" w:rsidR="00585DEB" w:rsidRPr="00585DEB" w:rsidRDefault="00585DEB" w:rsidP="00DA12C8">
      <w:pPr>
        <w:rPr>
          <w:u w:val="single"/>
          <w:lang w:val="en-US"/>
        </w:rPr>
      </w:pPr>
      <w:r w:rsidRPr="00B44D90">
        <w:rPr>
          <w:u w:val="single"/>
          <w:lang w:val="en-US"/>
        </w:rPr>
        <w:t>Responzivnost</w:t>
      </w:r>
      <w:r w:rsidRPr="00B44D90">
        <w:rPr>
          <w:i/>
          <w:iCs/>
          <w:lang w:val="en-US"/>
        </w:rPr>
        <w:t xml:space="preserve"> </w:t>
      </w:r>
      <w:r>
        <w:rPr>
          <w:i/>
          <w:iCs/>
          <w:lang w:val="en-US"/>
        </w:rPr>
        <w:t xml:space="preserve">– </w:t>
      </w:r>
      <w:r>
        <w:rPr>
          <w:lang w:val="en-US"/>
        </w:rPr>
        <w:t>omogućen je jasan pregled websajta i na mobilnim ure</w:t>
      </w:r>
      <w:r w:rsidR="00645107">
        <w:rPr>
          <w:lang w:val="en-US"/>
        </w:rPr>
        <w:t>đ</w:t>
      </w:r>
      <w:r>
        <w:rPr>
          <w:lang w:val="en-US"/>
        </w:rPr>
        <w:t xml:space="preserve">ajima  </w:t>
      </w:r>
    </w:p>
    <w:p w14:paraId="0C13D71F" w14:textId="5D89FC9D" w:rsidR="00B44D90" w:rsidRDefault="00B44D90" w:rsidP="00DA12C8">
      <w:pPr>
        <w:rPr>
          <w:lang w:val="en-US"/>
        </w:rPr>
      </w:pPr>
      <w:r w:rsidRPr="00B44D90">
        <w:rPr>
          <w:u w:val="single"/>
          <w:lang w:val="en-US"/>
        </w:rPr>
        <w:t>Atraktivnost</w:t>
      </w:r>
      <w:r>
        <w:rPr>
          <w:lang w:val="en-US"/>
        </w:rPr>
        <w:t xml:space="preserve"> – moderan dizajn, intenzivne boje i samosakrivajući side-bar</w:t>
      </w:r>
    </w:p>
    <w:p w14:paraId="52AFB111" w14:textId="27B8A280" w:rsidR="006238D8" w:rsidRPr="006238D8" w:rsidRDefault="00585DEB" w:rsidP="00DA12C8">
      <w:pPr>
        <w:rPr>
          <w:lang w:val="en-US"/>
        </w:rPr>
      </w:pPr>
      <w:r>
        <w:rPr>
          <w:u w:val="single"/>
          <w:lang w:val="en-US"/>
        </w:rPr>
        <w:lastRenderedPageBreak/>
        <w:t>Laka navigacija</w:t>
      </w:r>
      <w:r>
        <w:rPr>
          <w:lang w:val="en-US"/>
        </w:rPr>
        <w:t xml:space="preserve"> – u navigacionom baru se nalaze prečice do operacija, te u svega 3 klika korisnik može prijaviti ispit koji želi</w:t>
      </w:r>
    </w:p>
    <w:p w14:paraId="6C33CB3E" w14:textId="306BFFE8" w:rsidR="00A5420D" w:rsidRPr="00A5420D" w:rsidRDefault="00072B69" w:rsidP="00A5420D">
      <w:pPr>
        <w:pStyle w:val="Heading2"/>
        <w:rPr>
          <w:lang w:val="sr-Latn-RS"/>
        </w:rPr>
      </w:pPr>
      <w:bookmarkStart w:id="95" w:name="_Toc220700984"/>
      <w:r w:rsidRPr="006E18AB">
        <w:rPr>
          <w:lang w:val="sr-Latn-RS"/>
        </w:rPr>
        <w:t>3.</w:t>
      </w:r>
      <w:r w:rsidR="00A34CFC" w:rsidRPr="006E18AB">
        <w:rPr>
          <w:lang w:val="sr-Latn-RS"/>
        </w:rPr>
        <w:t>1</w:t>
      </w:r>
      <w:r w:rsidR="00FD2DDA">
        <w:rPr>
          <w:lang w:val="sr-Latn-RS"/>
        </w:rPr>
        <w:t>1</w:t>
      </w:r>
      <w:r w:rsidR="00A34CFC" w:rsidRPr="006E18AB">
        <w:rPr>
          <w:lang w:val="sr-Latn-RS"/>
        </w:rPr>
        <w:t xml:space="preserve"> </w:t>
      </w:r>
      <w:commentRangeStart w:id="96"/>
      <w:r w:rsidR="00902E10" w:rsidRPr="006E18AB">
        <w:rPr>
          <w:lang w:val="sr-Latn-RS"/>
        </w:rPr>
        <w:t>Rizici i t</w:t>
      </w:r>
      <w:r w:rsidR="005C4254" w:rsidRPr="006E18AB">
        <w:rPr>
          <w:lang w:val="sr-Latn-RS"/>
        </w:rPr>
        <w:t>ehnološki dug</w:t>
      </w:r>
      <w:bookmarkEnd w:id="95"/>
      <w:commentRangeEnd w:id="96"/>
      <w:r w:rsidR="005C383B" w:rsidRPr="00A5420D">
        <w:rPr>
          <w:rStyle w:val="CommentReference"/>
          <w:sz w:val="28"/>
          <w:szCs w:val="28"/>
          <w:lang w:val="sr-Latn-RS"/>
        </w:rPr>
        <w:commentReference w:id="96"/>
      </w:r>
    </w:p>
    <w:p w14:paraId="6974E865" w14:textId="0A98FB43" w:rsidR="00A5420D" w:rsidRPr="00A5420D" w:rsidRDefault="00A5420D" w:rsidP="006238D8">
      <w:pPr>
        <w:rPr>
          <w:lang w:val="en-US"/>
        </w:rPr>
      </w:pPr>
      <w:r>
        <w:t>Scenario 1</w:t>
      </w:r>
      <w:r>
        <w:rPr>
          <w:lang w:val="en-US"/>
        </w:rPr>
        <w:t>:</w:t>
      </w:r>
    </w:p>
    <w:p w14:paraId="3BB93CE3" w14:textId="1830FB45" w:rsidR="006238D8" w:rsidRDefault="0027779D" w:rsidP="006238D8">
      <w:r>
        <w:t>Testiranje je ra</w:t>
      </w:r>
      <w:r w:rsidR="00645107">
        <w:t>đ</w:t>
      </w:r>
      <w:r>
        <w:t>eno samo sa jednim korisnikom i malom količinom podataka (do 10 ispita, prijava i studenata), u slučaju produkci</w:t>
      </w:r>
      <w:r w:rsidR="00A5420D">
        <w:t>one baze</w:t>
      </w:r>
      <w:r>
        <w:t>, učitavanje bi moglo znatno da uspori.</w:t>
      </w:r>
    </w:p>
    <w:p w14:paraId="0F3A3B58" w14:textId="7D94C647" w:rsidR="0027779D" w:rsidRDefault="00A5420D" w:rsidP="006238D8">
      <w:pPr>
        <w:rPr>
          <w:lang w:val="en-US"/>
        </w:rPr>
      </w:pPr>
      <w:r>
        <w:t>Potencijalno rešenje</w:t>
      </w:r>
      <w:r>
        <w:rPr>
          <w:lang w:val="en-US"/>
        </w:rPr>
        <w:t>:</w:t>
      </w:r>
    </w:p>
    <w:p w14:paraId="568046FF" w14:textId="4A338181" w:rsidR="00A5420D" w:rsidRDefault="00A5420D" w:rsidP="006238D8">
      <w:pPr>
        <w:rPr>
          <w:lang w:val="en-US"/>
        </w:rPr>
      </w:pPr>
      <w:r>
        <w:rPr>
          <w:lang w:val="en-US"/>
        </w:rPr>
        <w:t>Bila bi primenjena paginacija prilikom učitavanja resursa, npr ako bude postojao scenario gde profesor prijavljuje studente na odre</w:t>
      </w:r>
      <w:r w:rsidR="00645107">
        <w:rPr>
          <w:lang w:val="en-US"/>
        </w:rPr>
        <w:t>đ</w:t>
      </w:r>
      <w:r>
        <w:rPr>
          <w:lang w:val="en-US"/>
        </w:rPr>
        <w:t>eni kurs, učitalo bi se samo prvih 10 studenata i omogućio full text search po delu imena ili prezimena.</w:t>
      </w:r>
    </w:p>
    <w:p w14:paraId="77864CAB" w14:textId="5936D320" w:rsidR="006238D8" w:rsidRDefault="00A5420D" w:rsidP="006238D8">
      <w:pPr>
        <w:rPr>
          <w:lang w:val="en-US"/>
        </w:rPr>
      </w:pPr>
      <w:r>
        <w:t>Scenario 2</w:t>
      </w:r>
      <w:r>
        <w:rPr>
          <w:lang w:val="en-US"/>
        </w:rPr>
        <w:t>:</w:t>
      </w:r>
    </w:p>
    <w:p w14:paraId="708858ED" w14:textId="45CC9961" w:rsidR="00A5420D" w:rsidRDefault="00A5420D" w:rsidP="006238D8">
      <w:r>
        <w:rPr>
          <w:lang w:val="en-US"/>
        </w:rPr>
        <w:t>Mogu</w:t>
      </w:r>
      <w:r>
        <w:t>će je da do</w:t>
      </w:r>
      <w:r w:rsidR="00645107">
        <w:t>đ</w:t>
      </w:r>
      <w:r>
        <w:t>e do nestanka struje ili do otkaza serverske mašine ili operativnog sistema.</w:t>
      </w:r>
    </w:p>
    <w:p w14:paraId="055D4ED4" w14:textId="494BB28C" w:rsidR="00A5420D" w:rsidRDefault="00A5420D" w:rsidP="006238D8">
      <w:pPr>
        <w:rPr>
          <w:lang w:val="en-US"/>
        </w:rPr>
      </w:pPr>
      <w:r>
        <w:t>Potencijalno rešenje</w:t>
      </w:r>
      <w:r>
        <w:rPr>
          <w:lang w:val="en-US"/>
        </w:rPr>
        <w:t>:</w:t>
      </w:r>
    </w:p>
    <w:p w14:paraId="5E897CD3" w14:textId="7185AF76" w:rsidR="00A5420D" w:rsidRPr="00A5420D" w:rsidRDefault="00A5420D" w:rsidP="006238D8">
      <w:r>
        <w:rPr>
          <w:lang w:val="en-US"/>
        </w:rPr>
        <w:t>Rizik se mo</w:t>
      </w:r>
      <w:r>
        <w:t>že ublažiti redovnim backupovanjem baze.</w:t>
      </w:r>
    </w:p>
    <w:p w14:paraId="664DCD9D" w14:textId="5457632B" w:rsidR="00E570D9" w:rsidRDefault="00D2193E" w:rsidP="00D76561">
      <w:pPr>
        <w:pStyle w:val="Heading2"/>
      </w:pPr>
      <w:bookmarkStart w:id="97" w:name="_3.12_Detaljno_projektovanje"/>
      <w:bookmarkStart w:id="98" w:name="_Toc220700985"/>
      <w:bookmarkEnd w:id="97"/>
      <w:r>
        <w:t>3.12</w:t>
      </w:r>
      <w:r w:rsidR="00694FAF">
        <w:t xml:space="preserve"> Detaljno projektovanje</w:t>
      </w:r>
      <w:bookmarkEnd w:id="98"/>
    </w:p>
    <w:p w14:paraId="213C1B16" w14:textId="13912BAF" w:rsidR="0074121E" w:rsidRPr="005D120D" w:rsidRDefault="00D2193E" w:rsidP="006A1CCB">
      <w:pPr>
        <w:pStyle w:val="Heading3"/>
      </w:pPr>
      <w:bookmarkStart w:id="99" w:name="_Toc220700986"/>
      <w:r>
        <w:t>3.12</w:t>
      </w:r>
      <w:commentRangeStart w:id="100"/>
      <w:r w:rsidR="0074121E" w:rsidRPr="00A70B92">
        <w:t>.1 Analiza zahteva</w:t>
      </w:r>
      <w:commentRangeEnd w:id="100"/>
      <w:r w:rsidR="0074121E">
        <w:rPr>
          <w:rStyle w:val="CommentReference"/>
          <w:sz w:val="24"/>
          <w:szCs w:val="24"/>
        </w:rPr>
        <w:commentReference w:id="100"/>
      </w:r>
      <w:r w:rsidR="006A1CCB">
        <w:t xml:space="preserve"> i projektovanje interfejsa</w:t>
      </w:r>
      <w:bookmarkEnd w:id="99"/>
    </w:p>
    <w:p w14:paraId="6D7E1C8A" w14:textId="268062FF" w:rsidR="0074121E" w:rsidRPr="003174D9" w:rsidRDefault="0074121E" w:rsidP="003174D9">
      <w:pPr>
        <w:pStyle w:val="ListParagraph"/>
        <w:numPr>
          <w:ilvl w:val="0"/>
          <w:numId w:val="1"/>
        </w:numPr>
        <w:ind w:left="1800"/>
        <w:jc w:val="both"/>
        <w:rPr>
          <w:rFonts w:cstheme="minorHAnsi"/>
        </w:rPr>
      </w:pPr>
      <w:r w:rsidRPr="005D120D">
        <w:rPr>
          <w:rFonts w:cstheme="minorHAnsi"/>
        </w:rPr>
        <w:t>Prijavljivanje korisnika</w:t>
      </w:r>
    </w:p>
    <w:p w14:paraId="1A19C369" w14:textId="77777777" w:rsidR="0074121E" w:rsidRPr="00AE0458" w:rsidRDefault="0074121E" w:rsidP="0074121E">
      <w:pPr>
        <w:pStyle w:val="ListParagraph"/>
        <w:numPr>
          <w:ilvl w:val="0"/>
          <w:numId w:val="1"/>
        </w:numPr>
        <w:ind w:left="1800"/>
        <w:jc w:val="both"/>
        <w:rPr>
          <w:rFonts w:cstheme="minorHAnsi"/>
          <w:lang w:val="de-AT"/>
        </w:rPr>
      </w:pPr>
      <w:r w:rsidRPr="005D120D">
        <w:rPr>
          <w:rFonts w:cstheme="minorHAnsi"/>
        </w:rPr>
        <w:t>Pregled svih ispita u aktuelnom isp</w:t>
      </w:r>
      <w:r w:rsidRPr="00570978">
        <w:rPr>
          <w:rFonts w:cstheme="minorHAnsi"/>
        </w:rPr>
        <w:t xml:space="preserve">itnom </w:t>
      </w:r>
      <w:r w:rsidRPr="00AE0458">
        <w:rPr>
          <w:rFonts w:cstheme="minorHAnsi"/>
          <w:lang w:val="de-AT"/>
        </w:rPr>
        <w:t>roku</w:t>
      </w:r>
    </w:p>
    <w:p w14:paraId="696A4E8F" w14:textId="77777777" w:rsidR="0074121E" w:rsidRPr="006D7207" w:rsidRDefault="0074121E" w:rsidP="0074121E">
      <w:pPr>
        <w:pStyle w:val="ListParagraph"/>
        <w:numPr>
          <w:ilvl w:val="0"/>
          <w:numId w:val="1"/>
        </w:numPr>
        <w:ind w:left="1800"/>
        <w:jc w:val="both"/>
        <w:rPr>
          <w:rFonts w:cstheme="minorHAnsi"/>
          <w:lang w:val="en-US"/>
        </w:rPr>
      </w:pPr>
      <w:r>
        <w:rPr>
          <w:rFonts w:cstheme="minorHAnsi"/>
          <w:lang w:val="en-US"/>
        </w:rPr>
        <w:t>Pregled studentovih ispita u aktuelnom ispitnom roku</w:t>
      </w:r>
    </w:p>
    <w:p w14:paraId="2E54C5BA" w14:textId="77777777" w:rsidR="0074121E" w:rsidRPr="000267B7" w:rsidRDefault="0074121E" w:rsidP="0074121E">
      <w:pPr>
        <w:pStyle w:val="ListParagraph"/>
        <w:numPr>
          <w:ilvl w:val="0"/>
          <w:numId w:val="1"/>
        </w:numPr>
        <w:ind w:left="1800"/>
        <w:jc w:val="both"/>
        <w:rPr>
          <w:rFonts w:cstheme="minorHAnsi"/>
          <w:lang w:val="en-US"/>
        </w:rPr>
      </w:pPr>
      <w:r>
        <w:rPr>
          <w:rFonts w:cstheme="minorHAnsi"/>
          <w:lang w:val="en-US"/>
        </w:rPr>
        <w:t>Pregled uspešnih polaganja ispita</w:t>
      </w:r>
    </w:p>
    <w:p w14:paraId="05323B21" w14:textId="77777777" w:rsidR="0074121E" w:rsidRDefault="0074121E" w:rsidP="0074121E">
      <w:pPr>
        <w:pStyle w:val="ListParagraph"/>
        <w:numPr>
          <w:ilvl w:val="0"/>
          <w:numId w:val="1"/>
        </w:numPr>
        <w:ind w:left="1800"/>
        <w:jc w:val="both"/>
        <w:rPr>
          <w:rFonts w:cstheme="minorHAnsi"/>
          <w:lang w:val="en-US"/>
        </w:rPr>
      </w:pPr>
      <w:r>
        <w:rPr>
          <w:rFonts w:cstheme="minorHAnsi"/>
          <w:lang w:val="en-US"/>
        </w:rPr>
        <w:t>Prijavaljivanje polaganja ispita</w:t>
      </w:r>
    </w:p>
    <w:p w14:paraId="73130A32" w14:textId="6107214A" w:rsidR="0074121E" w:rsidRDefault="0074121E" w:rsidP="0074121E">
      <w:pPr>
        <w:pStyle w:val="ListParagraph"/>
        <w:numPr>
          <w:ilvl w:val="0"/>
          <w:numId w:val="1"/>
        </w:numPr>
        <w:ind w:left="1800"/>
        <w:jc w:val="both"/>
        <w:rPr>
          <w:rFonts w:cstheme="minorHAnsi"/>
          <w:lang w:val="en-US"/>
        </w:rPr>
      </w:pPr>
      <w:r>
        <w:rPr>
          <w:rFonts w:cstheme="minorHAnsi"/>
          <w:lang w:val="en-US"/>
        </w:rPr>
        <w:t>O</w:t>
      </w:r>
      <w:r w:rsidR="006A1CCB">
        <w:rPr>
          <w:rFonts w:cstheme="minorHAnsi"/>
          <w:lang w:val="en-US"/>
        </w:rPr>
        <w:t>dj</w:t>
      </w:r>
      <w:r>
        <w:rPr>
          <w:rFonts w:cstheme="minorHAnsi"/>
          <w:lang w:val="en-US"/>
        </w:rPr>
        <w:t>avljivanje polaganja ispita</w:t>
      </w:r>
    </w:p>
    <w:p w14:paraId="3C7B1C9F" w14:textId="77777777" w:rsidR="0074121E" w:rsidRPr="006D7207" w:rsidRDefault="0074121E" w:rsidP="0074121E">
      <w:pPr>
        <w:pStyle w:val="ListParagraph"/>
        <w:numPr>
          <w:ilvl w:val="0"/>
          <w:numId w:val="1"/>
        </w:numPr>
        <w:ind w:left="1800"/>
        <w:jc w:val="both"/>
        <w:rPr>
          <w:rFonts w:cstheme="minorHAnsi"/>
          <w:lang w:val="en-US"/>
        </w:rPr>
      </w:pPr>
      <w:r>
        <w:rPr>
          <w:rFonts w:cstheme="minorHAnsi"/>
          <w:lang w:val="en-US"/>
        </w:rPr>
        <w:t>Ocenjivanje prijave studenta</w:t>
      </w:r>
    </w:p>
    <w:p w14:paraId="5A05CE5C" w14:textId="0CD89AA2" w:rsidR="0074121E" w:rsidRDefault="0074121E" w:rsidP="0074121E">
      <w:pPr>
        <w:pStyle w:val="ListParagraph"/>
        <w:numPr>
          <w:ilvl w:val="0"/>
          <w:numId w:val="1"/>
        </w:numPr>
        <w:ind w:left="1800"/>
        <w:jc w:val="both"/>
        <w:rPr>
          <w:rFonts w:cstheme="minorHAnsi"/>
          <w:lang w:val="en-US"/>
        </w:rPr>
      </w:pPr>
      <w:r>
        <w:rPr>
          <w:rFonts w:cstheme="minorHAnsi"/>
          <w:lang w:val="en-US"/>
        </w:rPr>
        <w:t>O</w:t>
      </w:r>
      <w:r w:rsidR="006A1CCB">
        <w:rPr>
          <w:rFonts w:cstheme="minorHAnsi"/>
          <w:lang w:val="en-US"/>
        </w:rPr>
        <w:t>dj</w:t>
      </w:r>
      <w:r>
        <w:rPr>
          <w:rFonts w:cstheme="minorHAnsi"/>
          <w:lang w:val="en-US"/>
        </w:rPr>
        <w:t>avljivanje korisnika</w:t>
      </w:r>
    </w:p>
    <w:p w14:paraId="6D382992" w14:textId="268432CD" w:rsidR="0029565C" w:rsidRDefault="0029565C" w:rsidP="0074121E">
      <w:pPr>
        <w:pStyle w:val="ListParagraph"/>
        <w:numPr>
          <w:ilvl w:val="0"/>
          <w:numId w:val="1"/>
        </w:numPr>
        <w:ind w:left="1800"/>
        <w:jc w:val="both"/>
        <w:rPr>
          <w:rFonts w:cstheme="minorHAnsi"/>
          <w:lang w:val="en-US"/>
        </w:rPr>
      </w:pPr>
      <w:r w:rsidRPr="0029565C">
        <w:rPr>
          <w:rFonts w:cstheme="minorHAnsi"/>
          <w:lang w:val="en-US"/>
        </w:rPr>
        <w:t>Pregled izveštaja polaganja</w:t>
      </w:r>
      <w:r w:rsidR="001022F3">
        <w:rPr>
          <w:rFonts w:cstheme="minorHAnsi"/>
          <w:lang w:val="en-US"/>
        </w:rPr>
        <w:t xml:space="preserve"> predmeta u ispitnom roku</w:t>
      </w:r>
    </w:p>
    <w:p w14:paraId="3A1D9234" w14:textId="674AD9ED" w:rsidR="00F82A4F" w:rsidRPr="006D7207" w:rsidRDefault="0029565C" w:rsidP="0074121E">
      <w:pPr>
        <w:pStyle w:val="ListParagraph"/>
        <w:numPr>
          <w:ilvl w:val="0"/>
          <w:numId w:val="1"/>
        </w:numPr>
        <w:ind w:left="1800"/>
        <w:jc w:val="both"/>
        <w:rPr>
          <w:rFonts w:cstheme="minorHAnsi"/>
          <w:lang w:val="en-US"/>
        </w:rPr>
      </w:pPr>
      <w:r>
        <w:rPr>
          <w:rFonts w:cstheme="minorHAnsi"/>
          <w:lang w:val="en-US"/>
        </w:rPr>
        <w:t>Pregled i</w:t>
      </w:r>
      <w:r w:rsidR="00F82A4F">
        <w:rPr>
          <w:rFonts w:cstheme="minorHAnsi"/>
          <w:lang w:val="en-US"/>
        </w:rPr>
        <w:t>zveštaj</w:t>
      </w:r>
      <w:r>
        <w:rPr>
          <w:rFonts w:cstheme="minorHAnsi"/>
          <w:lang w:val="en-US"/>
        </w:rPr>
        <w:t xml:space="preserve">a </w:t>
      </w:r>
      <w:r w:rsidR="00F82A4F">
        <w:rPr>
          <w:rFonts w:cstheme="minorHAnsi"/>
          <w:lang w:val="en-US"/>
        </w:rPr>
        <w:t>predmetu u školskoj godini</w:t>
      </w:r>
    </w:p>
    <w:p w14:paraId="2BCA8E05" w14:textId="77777777" w:rsidR="0074121E" w:rsidRPr="006D7207" w:rsidRDefault="0074121E" w:rsidP="0074121E">
      <w:pPr>
        <w:pStyle w:val="ListParagraph"/>
        <w:ind w:left="1800"/>
        <w:jc w:val="both"/>
        <w:rPr>
          <w:rFonts w:cstheme="minorHAnsi"/>
          <w:lang w:val="en-US"/>
        </w:rPr>
      </w:pPr>
    </w:p>
    <w:p w14:paraId="047828C7" w14:textId="77777777" w:rsidR="006A1CCB" w:rsidRDefault="0074121E" w:rsidP="006A1CCB">
      <w:pPr>
        <w:keepNext/>
        <w:ind w:left="1080"/>
        <w:jc w:val="center"/>
      </w:pPr>
      <w:r>
        <w:rPr>
          <w:rFonts w:cstheme="minorHAnsi"/>
          <w:noProof/>
          <w:lang w:val="en-US"/>
        </w:rPr>
        <w:lastRenderedPageBreak/>
        <w:drawing>
          <wp:inline distT="0" distB="0" distL="0" distR="0" wp14:anchorId="32751878" wp14:editId="3D8DE53D">
            <wp:extent cx="4527251" cy="3787219"/>
            <wp:effectExtent l="0" t="0" r="6985" b="3810"/>
            <wp:docPr id="1273407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07698" name="Picture 4"/>
                    <pic:cNvPicPr/>
                  </pic:nvPicPr>
                  <pic:blipFill>
                    <a:blip r:embed="rId48"/>
                    <a:stretch>
                      <a:fillRect/>
                    </a:stretch>
                  </pic:blipFill>
                  <pic:spPr>
                    <a:xfrm>
                      <a:off x="0" y="0"/>
                      <a:ext cx="4527251" cy="3787219"/>
                    </a:xfrm>
                    <a:prstGeom prst="rect">
                      <a:avLst/>
                    </a:prstGeom>
                  </pic:spPr>
                </pic:pic>
              </a:graphicData>
            </a:graphic>
          </wp:inline>
        </w:drawing>
      </w:r>
    </w:p>
    <w:p w14:paraId="4C9EF11A" w14:textId="6D8BB62C" w:rsidR="006A1CCB" w:rsidRDefault="006A1CCB" w:rsidP="006A1CCB">
      <w:pPr>
        <w:pStyle w:val="Caption"/>
        <w:jc w:val="center"/>
      </w:pPr>
      <w:bookmarkStart w:id="101" w:name="_Toc220700874"/>
      <w:r>
        <w:t xml:space="preserve">Slika </w:t>
      </w:r>
      <w:r>
        <w:fldChar w:fldCharType="begin"/>
      </w:r>
      <w:r>
        <w:instrText xml:space="preserve"> SEQ Slika \* ARABIC </w:instrText>
      </w:r>
      <w:r>
        <w:fldChar w:fldCharType="separate"/>
      </w:r>
      <w:r w:rsidR="002341AD">
        <w:rPr>
          <w:noProof/>
        </w:rPr>
        <w:t>34</w:t>
      </w:r>
      <w:r>
        <w:fldChar w:fldCharType="end"/>
      </w:r>
      <w:r>
        <w:t xml:space="preserve">: </w:t>
      </w:r>
      <w:r w:rsidRPr="0034142B">
        <w:t>Dijagram slučajeva korišćenja</w:t>
      </w:r>
      <w:bookmarkEnd w:id="101"/>
    </w:p>
    <w:p w14:paraId="5E0BD11D" w14:textId="5579E9F4" w:rsidR="0074121E" w:rsidRPr="006A1CCB" w:rsidRDefault="0074121E" w:rsidP="006A1CCB">
      <w:pPr>
        <w:pStyle w:val="Caption"/>
        <w:jc w:val="center"/>
        <w:rPr>
          <w:rFonts w:cstheme="minorHAnsi"/>
          <w:lang w:val="en-US"/>
        </w:rPr>
      </w:pPr>
      <w:r w:rsidRPr="006E18AB">
        <w:tab/>
      </w:r>
    </w:p>
    <w:p w14:paraId="06623A94" w14:textId="0BD59442" w:rsidR="0074121E" w:rsidRPr="00902E10" w:rsidRDefault="006A1CCB" w:rsidP="00E570D9">
      <w:pPr>
        <w:pStyle w:val="Heading4"/>
      </w:pPr>
      <w:bookmarkStart w:id="102" w:name="_Toc64183083"/>
      <w:bookmarkStart w:id="103" w:name="_Toc220700987"/>
      <w:r>
        <w:t>3.12.1.</w:t>
      </w:r>
      <w:r w:rsidR="0074121E">
        <w:t>1</w:t>
      </w:r>
      <w:r w:rsidR="0074121E" w:rsidRPr="00902E10">
        <w:t xml:space="preserve">. Slučaj korišćenja 1 – Prijavljivanje </w:t>
      </w:r>
      <w:bookmarkEnd w:id="102"/>
      <w:r w:rsidR="0074121E" w:rsidRPr="00902E10">
        <w:t>korisnika</w:t>
      </w:r>
      <w:bookmarkEnd w:id="103"/>
    </w:p>
    <w:p w14:paraId="016DE89B" w14:textId="77777777" w:rsidR="0074121E" w:rsidRPr="0001744A" w:rsidRDefault="0074121E" w:rsidP="0074121E">
      <w:pPr>
        <w:pStyle w:val="Normal1"/>
        <w:spacing w:line="240" w:lineRule="auto"/>
        <w:jc w:val="both"/>
        <w:rPr>
          <w:rFonts w:asciiTheme="minorHAnsi" w:hAnsiTheme="minorHAnsi" w:cstheme="minorHAnsi"/>
          <w:color w:val="auto"/>
          <w:lang w:val="sr-Latn-RS"/>
        </w:rPr>
      </w:pPr>
      <w:r w:rsidRPr="0001744A">
        <w:rPr>
          <w:rFonts w:asciiTheme="minorHAnsi" w:hAnsiTheme="minorHAnsi" w:cstheme="minorHAnsi"/>
          <w:b/>
          <w:color w:val="auto"/>
          <w:lang w:val="sr-Latn-RS"/>
        </w:rPr>
        <w:t>Naziv SK</w:t>
      </w:r>
    </w:p>
    <w:p w14:paraId="7081358F" w14:textId="77777777" w:rsidR="0074121E" w:rsidRPr="0001744A" w:rsidRDefault="0074121E" w:rsidP="0074121E">
      <w:pPr>
        <w:pStyle w:val="Normal1"/>
        <w:spacing w:after="120" w:line="240" w:lineRule="auto"/>
        <w:jc w:val="both"/>
        <w:rPr>
          <w:rFonts w:asciiTheme="minorHAnsi" w:hAnsiTheme="minorHAnsi" w:cstheme="minorHAnsi"/>
          <w:color w:val="auto"/>
          <w:lang w:val="sr-Latn-RS"/>
        </w:rPr>
      </w:pPr>
      <w:r w:rsidRPr="0001744A">
        <w:rPr>
          <w:rFonts w:asciiTheme="minorHAnsi" w:hAnsiTheme="minorHAnsi" w:cstheme="minorHAnsi"/>
          <w:color w:val="auto"/>
          <w:lang w:val="sr-Latn-RS"/>
        </w:rPr>
        <w:t xml:space="preserve">Prijavljivanje </w:t>
      </w:r>
      <w:r w:rsidRPr="0001744A">
        <w:rPr>
          <w:rFonts w:asciiTheme="minorHAnsi" w:hAnsiTheme="minorHAnsi" w:cstheme="minorHAnsi"/>
          <w:i/>
          <w:iCs/>
          <w:color w:val="0070C0"/>
          <w:lang w:val="sr-Latn-RS"/>
        </w:rPr>
        <w:t>korisnika</w:t>
      </w:r>
    </w:p>
    <w:p w14:paraId="27F09215" w14:textId="77777777" w:rsidR="0074121E" w:rsidRPr="0001744A" w:rsidRDefault="0074121E" w:rsidP="0074121E">
      <w:pPr>
        <w:pStyle w:val="Normal1"/>
        <w:spacing w:line="240" w:lineRule="auto"/>
        <w:jc w:val="both"/>
        <w:rPr>
          <w:rFonts w:asciiTheme="minorHAnsi" w:hAnsiTheme="minorHAnsi" w:cstheme="minorHAnsi"/>
          <w:color w:val="auto"/>
          <w:lang w:val="sr-Latn-RS"/>
        </w:rPr>
      </w:pPr>
      <w:r w:rsidRPr="0001744A">
        <w:rPr>
          <w:rFonts w:asciiTheme="minorHAnsi" w:hAnsiTheme="minorHAnsi" w:cstheme="minorHAnsi"/>
          <w:b/>
          <w:color w:val="auto"/>
          <w:lang w:val="sr-Latn-RS"/>
        </w:rPr>
        <w:t>Akteri SK</w:t>
      </w:r>
    </w:p>
    <w:p w14:paraId="5320FAA2" w14:textId="77777777" w:rsidR="0074121E" w:rsidRPr="0001744A" w:rsidRDefault="0074121E" w:rsidP="0074121E">
      <w:pPr>
        <w:pStyle w:val="Normal1"/>
        <w:spacing w:after="120" w:line="240" w:lineRule="auto"/>
        <w:jc w:val="both"/>
        <w:rPr>
          <w:rFonts w:asciiTheme="minorHAnsi" w:hAnsiTheme="minorHAnsi" w:cstheme="minorHAnsi"/>
          <w:i/>
          <w:iCs/>
          <w:color w:val="FF0000"/>
          <w:lang w:val="sr-Latn-RS"/>
        </w:rPr>
      </w:pPr>
      <w:r w:rsidRPr="0001744A">
        <w:rPr>
          <w:rFonts w:asciiTheme="minorHAnsi" w:hAnsiTheme="minorHAnsi" w:cstheme="minorHAnsi"/>
          <w:i/>
          <w:iCs/>
          <w:color w:val="FF0000"/>
          <w:lang w:val="sr-Latn-RS"/>
        </w:rPr>
        <w:t>Korisnik</w:t>
      </w:r>
    </w:p>
    <w:p w14:paraId="333BEBE0" w14:textId="77777777" w:rsidR="0074121E" w:rsidRPr="0001744A" w:rsidRDefault="0074121E" w:rsidP="0074121E">
      <w:pPr>
        <w:pStyle w:val="Normal1"/>
        <w:spacing w:after="120" w:line="240" w:lineRule="auto"/>
        <w:jc w:val="both"/>
        <w:rPr>
          <w:rFonts w:asciiTheme="minorHAnsi" w:hAnsiTheme="minorHAnsi" w:cstheme="minorHAnsi"/>
          <w:color w:val="auto"/>
          <w:lang w:val="sr-Latn-RS"/>
        </w:rPr>
      </w:pPr>
      <w:r w:rsidRPr="0001744A">
        <w:rPr>
          <w:rFonts w:asciiTheme="minorHAnsi" w:hAnsiTheme="minorHAnsi" w:cstheme="minorHAnsi"/>
          <w:b/>
          <w:color w:val="auto"/>
          <w:lang w:val="sr-Latn-RS"/>
        </w:rPr>
        <w:t>Učesnici</w:t>
      </w:r>
      <w:r w:rsidRPr="0001744A">
        <w:rPr>
          <w:rFonts w:asciiTheme="minorHAnsi" w:hAnsiTheme="minorHAnsi" w:cstheme="minorHAnsi"/>
          <w:color w:val="auto"/>
          <w:lang w:val="sr-Latn-RS"/>
        </w:rPr>
        <w:t xml:space="preserve"> </w:t>
      </w:r>
      <w:r w:rsidRPr="0001744A">
        <w:rPr>
          <w:rFonts w:asciiTheme="minorHAnsi" w:hAnsiTheme="minorHAnsi" w:cstheme="minorHAnsi"/>
          <w:b/>
          <w:color w:val="auto"/>
          <w:lang w:val="sr-Latn-RS"/>
        </w:rPr>
        <w:t>SK</w:t>
      </w:r>
      <w:r w:rsidRPr="0001744A">
        <w:rPr>
          <w:rFonts w:asciiTheme="minorHAnsi" w:hAnsiTheme="minorHAnsi" w:cstheme="minorHAnsi"/>
          <w:color w:val="auto"/>
          <w:lang w:val="sr-Latn-RS"/>
        </w:rPr>
        <w:t xml:space="preserve">: </w:t>
      </w:r>
      <w:r w:rsidRPr="0001744A">
        <w:rPr>
          <w:rFonts w:asciiTheme="minorHAnsi" w:hAnsiTheme="minorHAnsi" w:cstheme="minorHAnsi"/>
          <w:i/>
          <w:iCs/>
          <w:color w:val="FF0000"/>
          <w:lang w:val="sr-Latn-RS"/>
        </w:rPr>
        <w:t>Korisnik</w:t>
      </w:r>
      <w:r w:rsidRPr="0001744A">
        <w:rPr>
          <w:rFonts w:asciiTheme="minorHAnsi" w:hAnsiTheme="minorHAnsi" w:cstheme="minorHAnsi"/>
          <w:color w:val="auto"/>
          <w:lang w:val="sr-Latn-RS"/>
        </w:rPr>
        <w:t xml:space="preserve"> i </w:t>
      </w:r>
      <w:r w:rsidRPr="0001744A">
        <w:rPr>
          <w:rFonts w:asciiTheme="minorHAnsi" w:hAnsiTheme="minorHAnsi" w:cstheme="minorHAnsi"/>
          <w:i/>
          <w:iCs/>
          <w:color w:val="538135" w:themeColor="accent6" w:themeShade="BF"/>
          <w:lang w:val="sr-Latn-RS"/>
        </w:rPr>
        <w:t>sistem</w:t>
      </w:r>
      <w:r w:rsidRPr="0001744A">
        <w:rPr>
          <w:rFonts w:asciiTheme="minorHAnsi" w:hAnsiTheme="minorHAnsi" w:cstheme="minorHAnsi"/>
          <w:color w:val="auto"/>
          <w:lang w:val="sr-Latn-RS"/>
        </w:rPr>
        <w:t xml:space="preserve"> (program)</w:t>
      </w:r>
    </w:p>
    <w:p w14:paraId="1CD4ADBE" w14:textId="77777777" w:rsidR="0074121E" w:rsidRPr="0001744A" w:rsidRDefault="0074121E" w:rsidP="0074121E">
      <w:pPr>
        <w:pStyle w:val="Normal1"/>
        <w:spacing w:after="120" w:line="240" w:lineRule="auto"/>
        <w:jc w:val="both"/>
        <w:rPr>
          <w:rFonts w:asciiTheme="minorHAnsi" w:hAnsiTheme="minorHAnsi" w:cstheme="minorHAnsi"/>
          <w:color w:val="auto"/>
          <w:lang w:val="sr-Latn-RS"/>
        </w:rPr>
      </w:pPr>
      <w:r w:rsidRPr="0001744A">
        <w:rPr>
          <w:rFonts w:asciiTheme="minorHAnsi" w:hAnsiTheme="minorHAnsi" w:cstheme="minorHAnsi"/>
          <w:b/>
          <w:color w:val="auto"/>
          <w:lang w:val="sr-Latn-RS"/>
        </w:rPr>
        <w:t>Preduslov</w:t>
      </w:r>
      <w:r w:rsidRPr="0001744A">
        <w:rPr>
          <w:rFonts w:asciiTheme="minorHAnsi" w:hAnsiTheme="minorHAnsi" w:cstheme="minorHAnsi"/>
          <w:color w:val="auto"/>
          <w:lang w:val="sr-Latn-RS"/>
        </w:rPr>
        <w:t xml:space="preserve">: </w:t>
      </w:r>
      <w:r w:rsidRPr="0001744A">
        <w:rPr>
          <w:rFonts w:asciiTheme="minorHAnsi" w:hAnsiTheme="minorHAnsi" w:cstheme="minorHAnsi"/>
          <w:i/>
          <w:iCs/>
          <w:color w:val="538135" w:themeColor="accent6" w:themeShade="BF"/>
          <w:lang w:val="sr-Latn-RS"/>
        </w:rPr>
        <w:t>Sistem</w:t>
      </w:r>
      <w:r w:rsidRPr="0001744A">
        <w:rPr>
          <w:rFonts w:asciiTheme="minorHAnsi" w:hAnsiTheme="minorHAnsi" w:cstheme="minorHAnsi"/>
          <w:i/>
          <w:iCs/>
          <w:color w:val="auto"/>
          <w:lang w:val="sr-Latn-RS"/>
        </w:rPr>
        <w:t xml:space="preserve"> </w:t>
      </w:r>
      <w:r w:rsidRPr="0001744A">
        <w:rPr>
          <w:rFonts w:asciiTheme="minorHAnsi" w:hAnsiTheme="minorHAnsi" w:cstheme="minorHAnsi"/>
          <w:color w:val="auto"/>
          <w:lang w:val="sr-Latn-RS"/>
        </w:rPr>
        <w:t xml:space="preserve">je uključen i prikazuje formu za prijavljivanje </w:t>
      </w:r>
      <w:r w:rsidRPr="0001744A">
        <w:rPr>
          <w:rFonts w:asciiTheme="minorHAnsi" w:hAnsiTheme="minorHAnsi" w:cstheme="minorHAnsi"/>
          <w:i/>
          <w:iCs/>
          <w:color w:val="0070C0"/>
          <w:lang w:val="sr-Latn-RS"/>
        </w:rPr>
        <w:t>korisnika</w:t>
      </w:r>
      <w:r w:rsidRPr="0001744A">
        <w:rPr>
          <w:rFonts w:asciiTheme="minorHAnsi" w:hAnsiTheme="minorHAnsi" w:cstheme="minorHAnsi"/>
          <w:color w:val="auto"/>
          <w:lang w:val="sr-Latn-RS"/>
        </w:rPr>
        <w:t>.</w:t>
      </w:r>
    </w:p>
    <w:p w14:paraId="261A22CC" w14:textId="77777777" w:rsidR="0074121E" w:rsidRPr="006D7207" w:rsidRDefault="0074121E" w:rsidP="0074121E">
      <w:pPr>
        <w:pStyle w:val="Normal1"/>
        <w:spacing w:line="240" w:lineRule="auto"/>
        <w:jc w:val="both"/>
        <w:rPr>
          <w:rFonts w:asciiTheme="minorHAnsi" w:hAnsiTheme="minorHAnsi" w:cstheme="minorHAnsi"/>
          <w:color w:val="auto"/>
        </w:rPr>
      </w:pPr>
      <w:r w:rsidRPr="006D7207">
        <w:rPr>
          <w:rFonts w:asciiTheme="minorHAnsi" w:hAnsiTheme="minorHAnsi" w:cstheme="minorHAnsi"/>
          <w:b/>
        </w:rPr>
        <w:t>Osnovni scenario SK</w:t>
      </w:r>
      <w:r w:rsidRPr="006D7207">
        <w:rPr>
          <w:rFonts w:asciiTheme="minorHAnsi" w:hAnsiTheme="minorHAnsi" w:cstheme="minorHAnsi"/>
        </w:rPr>
        <w:t xml:space="preserve">: </w:t>
      </w:r>
    </w:p>
    <w:p w14:paraId="53B5BE9B" w14:textId="77777777" w:rsidR="0074121E" w:rsidRPr="006D7207" w:rsidRDefault="0074121E" w:rsidP="0074121E">
      <w:pPr>
        <w:pStyle w:val="ListParagraph"/>
        <w:numPr>
          <w:ilvl w:val="0"/>
          <w:numId w:val="2"/>
        </w:numPr>
        <w:spacing w:after="200" w:line="240" w:lineRule="auto"/>
        <w:ind w:left="720"/>
        <w:jc w:val="both"/>
        <w:rPr>
          <w:rFonts w:cstheme="minorHAnsi"/>
        </w:rPr>
      </w:pPr>
      <w:r>
        <w:rPr>
          <w:rFonts w:cstheme="minorHAnsi"/>
          <w:i/>
          <w:iCs/>
          <w:color w:val="FF0000"/>
        </w:rPr>
        <w:t xml:space="preserve">Korisnik </w:t>
      </w:r>
      <w:r w:rsidRPr="006D7207">
        <w:rPr>
          <w:rFonts w:cstheme="minorHAnsi"/>
          <w:b/>
        </w:rPr>
        <w:t>unosi</w:t>
      </w:r>
      <w:r w:rsidRPr="006D7207">
        <w:rPr>
          <w:rFonts w:cstheme="minorHAnsi"/>
        </w:rPr>
        <w:t xml:space="preserve"> podatke za identifikaciju </w:t>
      </w:r>
      <w:r w:rsidRPr="00AE0458">
        <w:rPr>
          <w:rFonts w:eastAsia="Arial" w:cstheme="minorHAnsi"/>
          <w:i/>
          <w:iCs/>
          <w:color w:val="0070C0"/>
          <w:lang w:val="de-AT" w:bidi="en-US"/>
        </w:rPr>
        <w:t>korisnika</w:t>
      </w:r>
      <w:r w:rsidRPr="006D7207">
        <w:rPr>
          <w:rFonts w:cstheme="minorHAnsi"/>
        </w:rPr>
        <w:t>. (APUSO)</w:t>
      </w:r>
    </w:p>
    <w:p w14:paraId="7E5E199F" w14:textId="77777777" w:rsidR="0074121E" w:rsidRPr="006D7207" w:rsidRDefault="0074121E" w:rsidP="0074121E">
      <w:pPr>
        <w:pStyle w:val="ListParagraph"/>
        <w:numPr>
          <w:ilvl w:val="0"/>
          <w:numId w:val="2"/>
        </w:numPr>
        <w:spacing w:after="200" w:line="240" w:lineRule="auto"/>
        <w:ind w:left="720"/>
        <w:jc w:val="both"/>
        <w:rPr>
          <w:rFonts w:cstheme="minorHAnsi"/>
        </w:rPr>
      </w:pPr>
      <w:r>
        <w:rPr>
          <w:rFonts w:cstheme="minorHAnsi"/>
          <w:i/>
          <w:iCs/>
          <w:color w:val="FF0000"/>
        </w:rPr>
        <w:t>Korisnik</w:t>
      </w:r>
      <w:r w:rsidRPr="006D7207">
        <w:rPr>
          <w:rFonts w:cstheme="minorHAnsi"/>
          <w:i/>
          <w:iCs/>
        </w:rPr>
        <w:t xml:space="preserve"> </w:t>
      </w:r>
      <w:r w:rsidRPr="006D7207">
        <w:rPr>
          <w:rFonts w:cstheme="minorHAnsi"/>
          <w:b/>
        </w:rPr>
        <w:t>poziva</w:t>
      </w:r>
      <w:r w:rsidRPr="006D7207">
        <w:rPr>
          <w:rFonts w:cstheme="minorHAnsi"/>
        </w:rPr>
        <w:t xml:space="preserve"> </w:t>
      </w:r>
      <w:r w:rsidRPr="00C4145C">
        <w:rPr>
          <w:rFonts w:cstheme="minorHAnsi"/>
          <w:i/>
          <w:iCs/>
          <w:color w:val="538135" w:themeColor="accent6" w:themeShade="BF"/>
        </w:rPr>
        <w:t>sistem</w:t>
      </w:r>
      <w:r w:rsidRPr="006D7207">
        <w:rPr>
          <w:rFonts w:cstheme="minorHAnsi"/>
        </w:rPr>
        <w:t xml:space="preserve"> da pronađe </w:t>
      </w:r>
      <w:r w:rsidRPr="00AE0458">
        <w:rPr>
          <w:rFonts w:eastAsia="Arial" w:cstheme="minorHAnsi"/>
          <w:i/>
          <w:iCs/>
          <w:color w:val="0070C0"/>
          <w:lang w:val="de-AT" w:bidi="en-US"/>
        </w:rPr>
        <w:t>korisnika</w:t>
      </w:r>
      <w:r w:rsidRPr="006D7207">
        <w:rPr>
          <w:rFonts w:cstheme="minorHAnsi"/>
        </w:rPr>
        <w:t xml:space="preserve"> sa zadatim podacima. (APSO)</w:t>
      </w:r>
    </w:p>
    <w:p w14:paraId="7B09D661" w14:textId="77777777" w:rsidR="0074121E" w:rsidRPr="006D7207" w:rsidRDefault="0074121E" w:rsidP="0074121E">
      <w:pPr>
        <w:pStyle w:val="ListParagraph"/>
        <w:numPr>
          <w:ilvl w:val="0"/>
          <w:numId w:val="2"/>
        </w:numPr>
        <w:spacing w:after="200" w:line="240" w:lineRule="auto"/>
        <w:ind w:left="720"/>
        <w:jc w:val="both"/>
        <w:rPr>
          <w:rFonts w:cstheme="minorHAnsi"/>
        </w:rPr>
      </w:pPr>
      <w:r w:rsidRPr="00A0567C">
        <w:rPr>
          <w:rFonts w:cstheme="minorHAnsi"/>
          <w:i/>
          <w:iCs/>
          <w:color w:val="538135" w:themeColor="accent6" w:themeShade="BF"/>
        </w:rPr>
        <w:t>Sistem</w:t>
      </w:r>
      <w:r w:rsidRPr="006D7207">
        <w:rPr>
          <w:rFonts w:cstheme="minorHAnsi"/>
        </w:rPr>
        <w:t xml:space="preserve"> </w:t>
      </w:r>
      <w:r w:rsidRPr="006D7207">
        <w:rPr>
          <w:rFonts w:cstheme="minorHAnsi"/>
          <w:b/>
        </w:rPr>
        <w:t>traži</w:t>
      </w:r>
      <w:r w:rsidRPr="006D7207">
        <w:rPr>
          <w:rFonts w:cstheme="minorHAnsi"/>
        </w:rPr>
        <w:t xml:space="preserve"> </w:t>
      </w:r>
      <w:r w:rsidRPr="00AE0458">
        <w:rPr>
          <w:rFonts w:eastAsia="Arial" w:cstheme="minorHAnsi"/>
          <w:i/>
          <w:iCs/>
          <w:color w:val="0070C0"/>
          <w:lang w:val="de-AT" w:bidi="en-US"/>
        </w:rPr>
        <w:t>korisnika</w:t>
      </w:r>
      <w:r w:rsidRPr="006D7207">
        <w:rPr>
          <w:rFonts w:cstheme="minorHAnsi"/>
        </w:rPr>
        <w:t xml:space="preserve"> po zadatoj vrednosti. (SO)</w:t>
      </w:r>
    </w:p>
    <w:p w14:paraId="43723D8D" w14:textId="77777777" w:rsidR="0074121E" w:rsidRPr="006D7207" w:rsidRDefault="0074121E" w:rsidP="0074121E">
      <w:pPr>
        <w:pStyle w:val="ListParagraph"/>
        <w:numPr>
          <w:ilvl w:val="0"/>
          <w:numId w:val="2"/>
        </w:numPr>
        <w:spacing w:after="120" w:line="240" w:lineRule="auto"/>
        <w:ind w:left="720"/>
        <w:jc w:val="both"/>
        <w:rPr>
          <w:rFonts w:cstheme="minorHAnsi"/>
        </w:rPr>
      </w:pPr>
      <w:r w:rsidRPr="00A0567C">
        <w:rPr>
          <w:rFonts w:cstheme="minorHAnsi"/>
          <w:i/>
          <w:iCs/>
          <w:color w:val="538135" w:themeColor="accent6" w:themeShade="BF"/>
        </w:rPr>
        <w:t>Sistem</w:t>
      </w:r>
      <w:r w:rsidRPr="006D7207">
        <w:rPr>
          <w:rFonts w:cstheme="minorHAnsi"/>
        </w:rPr>
        <w:t xml:space="preserve"> </w:t>
      </w:r>
      <w:r w:rsidRPr="006D7207">
        <w:rPr>
          <w:rFonts w:cstheme="minorHAnsi"/>
          <w:b/>
        </w:rPr>
        <w:t>prikazuje</w:t>
      </w:r>
      <w:r w:rsidRPr="006D7207">
        <w:rPr>
          <w:rFonts w:cstheme="minorHAnsi"/>
        </w:rPr>
        <w:t xml:space="preserve"> </w:t>
      </w:r>
      <w:r w:rsidRPr="00AE0458">
        <w:rPr>
          <w:rFonts w:eastAsia="Arial" w:cstheme="minorHAnsi"/>
          <w:i/>
          <w:iCs/>
          <w:color w:val="FF0000"/>
          <w:lang w:bidi="en-US"/>
        </w:rPr>
        <w:t>korisniku</w:t>
      </w:r>
      <w:r w:rsidRPr="00C03D2A">
        <w:rPr>
          <w:rFonts w:cstheme="minorHAnsi"/>
          <w:color w:val="FF0000"/>
        </w:rPr>
        <w:t xml:space="preserve"> </w:t>
      </w:r>
      <w:r w:rsidRPr="006D7207">
        <w:rPr>
          <w:rFonts w:cstheme="minorHAnsi"/>
        </w:rPr>
        <w:t xml:space="preserve">poruku </w:t>
      </w:r>
      <w:r w:rsidRPr="006D7207">
        <w:rPr>
          <w:rFonts w:cstheme="minorHAnsi"/>
          <w:lang w:val="ru-RU"/>
        </w:rPr>
        <w:t>“</w:t>
      </w:r>
      <w:r w:rsidRPr="006D7207">
        <w:rPr>
          <w:rFonts w:cstheme="minorHAnsi"/>
        </w:rPr>
        <w:t>Uspešno prijavljivanje</w:t>
      </w:r>
      <w:r w:rsidRPr="006D7207">
        <w:rPr>
          <w:rFonts w:cstheme="minorHAnsi"/>
          <w:lang w:val="ru-RU"/>
        </w:rPr>
        <w:t>“</w:t>
      </w:r>
      <w:r w:rsidRPr="006D7207">
        <w:rPr>
          <w:rFonts w:cstheme="minorHAnsi"/>
        </w:rPr>
        <w:t>.(IA)</w:t>
      </w:r>
    </w:p>
    <w:p w14:paraId="10B01CDF" w14:textId="77777777" w:rsidR="0074121E" w:rsidRPr="006D7207" w:rsidRDefault="0074121E" w:rsidP="0074121E">
      <w:pPr>
        <w:spacing w:after="0" w:line="240" w:lineRule="auto"/>
        <w:jc w:val="both"/>
        <w:rPr>
          <w:rFonts w:cstheme="minorHAnsi"/>
        </w:rPr>
      </w:pPr>
      <w:r w:rsidRPr="006D7207">
        <w:rPr>
          <w:rFonts w:cstheme="minorHAnsi"/>
          <w:b/>
        </w:rPr>
        <w:t>Alternativni scenario</w:t>
      </w:r>
      <w:r w:rsidRPr="006D7207">
        <w:rPr>
          <w:rFonts w:cstheme="minorHAnsi"/>
        </w:rPr>
        <w:t>:</w:t>
      </w:r>
    </w:p>
    <w:p w14:paraId="4F5057E6" w14:textId="77777777" w:rsidR="0074121E" w:rsidRDefault="0074121E" w:rsidP="0074121E">
      <w:pPr>
        <w:pStyle w:val="ListParagraph"/>
        <w:spacing w:after="240" w:line="240" w:lineRule="auto"/>
        <w:ind w:left="360"/>
        <w:jc w:val="both"/>
        <w:rPr>
          <w:rFonts w:cstheme="minorHAnsi"/>
        </w:rPr>
      </w:pPr>
      <w:r w:rsidRPr="006D7207">
        <w:rPr>
          <w:rFonts w:cstheme="minorHAnsi"/>
        </w:rPr>
        <w:t>4.1. Ukoliko</w:t>
      </w:r>
      <w:r w:rsidRPr="006D7207">
        <w:rPr>
          <w:rFonts w:cstheme="minorHAnsi"/>
          <w:lang w:val="ru-RU"/>
        </w:rPr>
        <w:t xml:space="preserve"> </w:t>
      </w:r>
      <w:r w:rsidRPr="00A0567C">
        <w:rPr>
          <w:rFonts w:cstheme="minorHAnsi"/>
          <w:i/>
          <w:iCs/>
          <w:color w:val="538135" w:themeColor="accent6" w:themeShade="BF"/>
        </w:rPr>
        <w:t>sistem</w:t>
      </w:r>
      <w:r w:rsidRPr="006D7207">
        <w:rPr>
          <w:rFonts w:cstheme="minorHAnsi"/>
          <w:lang w:val="ru-RU"/>
        </w:rPr>
        <w:t xml:space="preserve"> </w:t>
      </w:r>
      <w:r>
        <w:rPr>
          <w:rFonts w:cstheme="minorHAnsi"/>
        </w:rPr>
        <w:t>nije mogao</w:t>
      </w:r>
      <w:r w:rsidRPr="006D7207">
        <w:rPr>
          <w:rFonts w:cstheme="minorHAnsi"/>
          <w:lang w:val="ru-RU"/>
        </w:rPr>
        <w:t xml:space="preserve"> </w:t>
      </w:r>
      <w:r w:rsidRPr="006D7207">
        <w:rPr>
          <w:rFonts w:cstheme="minorHAnsi"/>
        </w:rPr>
        <w:t>da</w:t>
      </w:r>
      <w:r w:rsidRPr="006D7207">
        <w:rPr>
          <w:rFonts w:cstheme="minorHAnsi"/>
          <w:lang w:val="ru-RU"/>
        </w:rPr>
        <w:t xml:space="preserve"> </w:t>
      </w:r>
      <w:r w:rsidRPr="006D7207">
        <w:rPr>
          <w:rFonts w:cstheme="minorHAnsi"/>
        </w:rPr>
        <w:t xml:space="preserve">pronađe </w:t>
      </w:r>
      <w:r w:rsidRPr="00AE0458">
        <w:rPr>
          <w:rFonts w:eastAsia="Arial" w:cstheme="minorHAnsi"/>
          <w:i/>
          <w:iCs/>
          <w:color w:val="0070C0"/>
          <w:lang w:bidi="en-US"/>
        </w:rPr>
        <w:t>korisnika</w:t>
      </w:r>
      <w:r w:rsidRPr="006D7207">
        <w:rPr>
          <w:rFonts w:cstheme="minorHAnsi"/>
          <w:i/>
          <w:iCs/>
        </w:rPr>
        <w:t xml:space="preserve">, </w:t>
      </w:r>
      <w:r w:rsidRPr="006D7207">
        <w:rPr>
          <w:rFonts w:cstheme="minorHAnsi"/>
        </w:rPr>
        <w:t>on prikazuje</w:t>
      </w:r>
      <w:r>
        <w:rPr>
          <w:rFonts w:cstheme="minorHAnsi"/>
        </w:rPr>
        <w:t xml:space="preserve"> </w:t>
      </w:r>
      <w:r>
        <w:rPr>
          <w:rFonts w:cstheme="minorHAnsi"/>
          <w:color w:val="FF0000"/>
        </w:rPr>
        <w:t>korisniku</w:t>
      </w:r>
      <w:r w:rsidRPr="006D7207">
        <w:rPr>
          <w:rFonts w:cstheme="minorHAnsi"/>
        </w:rPr>
        <w:t xml:space="preserve"> poruku</w:t>
      </w:r>
      <w:r w:rsidRPr="006D7207">
        <w:rPr>
          <w:rFonts w:cstheme="minorHAnsi"/>
          <w:lang w:val="sr-Cyrl-CS"/>
        </w:rPr>
        <w:t xml:space="preserve">: </w:t>
      </w:r>
      <w:r w:rsidRPr="006D7207">
        <w:rPr>
          <w:rFonts w:cstheme="minorHAnsi"/>
          <w:lang w:val="ru-RU"/>
        </w:rPr>
        <w:t>“</w:t>
      </w:r>
      <w:r w:rsidRPr="006D7207">
        <w:rPr>
          <w:rFonts w:cstheme="minorHAnsi"/>
        </w:rPr>
        <w:t>Neuspešno prijavljivanje</w:t>
      </w:r>
      <w:r w:rsidRPr="006D7207">
        <w:rPr>
          <w:rFonts w:cstheme="minorHAnsi"/>
          <w:lang w:val="ru-RU"/>
        </w:rPr>
        <w:t>”</w:t>
      </w:r>
      <w:r w:rsidRPr="006D7207">
        <w:rPr>
          <w:rFonts w:cstheme="minorHAnsi"/>
          <w:lang w:val="sr-Cyrl-CS"/>
        </w:rPr>
        <w:t xml:space="preserve">. </w:t>
      </w:r>
      <w:r w:rsidRPr="006D7207">
        <w:rPr>
          <w:rFonts w:cstheme="minorHAnsi"/>
        </w:rPr>
        <w:t xml:space="preserve">(IA) </w:t>
      </w:r>
    </w:p>
    <w:p w14:paraId="09F9C062" w14:textId="77777777" w:rsidR="006A1CCB" w:rsidRDefault="0074121E" w:rsidP="006A1CCB">
      <w:pPr>
        <w:keepNext/>
        <w:spacing w:after="120" w:line="240" w:lineRule="auto"/>
        <w:jc w:val="center"/>
      </w:pPr>
      <w:r>
        <w:rPr>
          <w:rFonts w:cstheme="minorHAnsi"/>
          <w:noProof/>
          <w:lang w:val="en-US"/>
        </w:rPr>
        <w:lastRenderedPageBreak/>
        <w:drawing>
          <wp:inline distT="0" distB="0" distL="0" distR="0" wp14:anchorId="0065FAB5" wp14:editId="07DFD463">
            <wp:extent cx="3257550" cy="3076044"/>
            <wp:effectExtent l="0" t="0" r="0" b="0"/>
            <wp:docPr id="169431172"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1172" name="Picture 7" descr="A diagram of a diagra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3257550" cy="3076044"/>
                    </a:xfrm>
                    <a:prstGeom prst="rect">
                      <a:avLst/>
                    </a:prstGeom>
                  </pic:spPr>
                </pic:pic>
              </a:graphicData>
            </a:graphic>
          </wp:inline>
        </w:drawing>
      </w:r>
    </w:p>
    <w:p w14:paraId="5848F7EE" w14:textId="70A0F9FE" w:rsidR="0074121E" w:rsidRDefault="006A1CCB" w:rsidP="006A1CCB">
      <w:pPr>
        <w:pStyle w:val="Caption"/>
        <w:jc w:val="center"/>
        <w:rPr>
          <w:rFonts w:cstheme="minorHAnsi"/>
        </w:rPr>
      </w:pPr>
      <w:bookmarkStart w:id="104" w:name="_Toc220700875"/>
      <w:r>
        <w:t xml:space="preserve">Slika </w:t>
      </w:r>
      <w:r>
        <w:fldChar w:fldCharType="begin"/>
      </w:r>
      <w:r>
        <w:instrText xml:space="preserve"> SEQ Slika \* ARABIC </w:instrText>
      </w:r>
      <w:r>
        <w:fldChar w:fldCharType="separate"/>
      </w:r>
      <w:r w:rsidR="002341AD">
        <w:rPr>
          <w:noProof/>
        </w:rPr>
        <w:t>35</w:t>
      </w:r>
      <w:r>
        <w:fldChar w:fldCharType="end"/>
      </w:r>
      <w:r>
        <w:t xml:space="preserve">: </w:t>
      </w:r>
      <w:r w:rsidRPr="0005280C">
        <w:t>Dijagram sekvenci SK1, osnovni scenario</w:t>
      </w:r>
      <w:bookmarkEnd w:id="104"/>
    </w:p>
    <w:p w14:paraId="4B40F8AA" w14:textId="402ABDB6" w:rsidR="0074121E" w:rsidRPr="00AE0458" w:rsidRDefault="006A1CCB" w:rsidP="006A1CCB">
      <w:pPr>
        <w:pStyle w:val="Heading4"/>
      </w:pPr>
      <w:bookmarkStart w:id="105" w:name="_Toc64183087"/>
      <w:bookmarkStart w:id="106" w:name="_Toc220700988"/>
      <w:r>
        <w:t>3.12.1.</w:t>
      </w:r>
      <w:r w:rsidR="00BD3A7A">
        <w:t>2</w:t>
      </w:r>
      <w:r w:rsidR="0074121E" w:rsidRPr="00AE0458">
        <w:t xml:space="preserve">. Slučaj korišćenja </w:t>
      </w:r>
      <w:r w:rsidR="00BD3A7A">
        <w:t>2</w:t>
      </w:r>
      <w:r w:rsidR="0074121E" w:rsidRPr="00AE0458">
        <w:t xml:space="preserve"> – </w:t>
      </w:r>
      <w:bookmarkEnd w:id="105"/>
      <w:r w:rsidR="0074121E" w:rsidRPr="00AE0458">
        <w:t>Pregled svih ispita u aktuelnom ispitnom roku</w:t>
      </w:r>
      <w:bookmarkEnd w:id="106"/>
    </w:p>
    <w:p w14:paraId="16906754" w14:textId="77777777" w:rsidR="0074121E" w:rsidRPr="00AE0458" w:rsidRDefault="0074121E" w:rsidP="0074121E">
      <w:pPr>
        <w:pStyle w:val="Normal1"/>
        <w:spacing w:line="240" w:lineRule="auto"/>
        <w:jc w:val="both"/>
        <w:rPr>
          <w:rFonts w:asciiTheme="minorHAnsi" w:hAnsiTheme="minorHAnsi" w:cstheme="minorHAnsi"/>
          <w:b/>
          <w:color w:val="auto"/>
          <w:lang w:val="de-AT"/>
        </w:rPr>
      </w:pPr>
      <w:r w:rsidRPr="00AE0458">
        <w:rPr>
          <w:rFonts w:asciiTheme="minorHAnsi" w:hAnsiTheme="minorHAnsi" w:cstheme="minorHAnsi"/>
          <w:b/>
          <w:color w:val="auto"/>
          <w:lang w:val="de-AT"/>
        </w:rPr>
        <w:t>Naziv SK</w:t>
      </w:r>
    </w:p>
    <w:p w14:paraId="3CD8C5A0" w14:textId="77777777" w:rsidR="0074121E" w:rsidRPr="00AE0458" w:rsidRDefault="0074121E" w:rsidP="0074121E">
      <w:pPr>
        <w:pStyle w:val="Normal1"/>
        <w:spacing w:after="120" w:line="240" w:lineRule="auto"/>
        <w:jc w:val="both"/>
        <w:rPr>
          <w:rFonts w:asciiTheme="minorHAnsi" w:hAnsiTheme="minorHAnsi" w:cstheme="minorHAnsi"/>
          <w:color w:val="auto"/>
          <w:lang w:val="de-AT"/>
        </w:rPr>
      </w:pPr>
      <w:r w:rsidRPr="00AE0458">
        <w:rPr>
          <w:rFonts w:asciiTheme="minorHAnsi" w:hAnsiTheme="minorHAnsi" w:cstheme="minorHAnsi"/>
          <w:color w:val="auto"/>
          <w:lang w:val="de-AT"/>
        </w:rPr>
        <w:t xml:space="preserve">Pregled svih </w:t>
      </w:r>
      <w:r w:rsidRPr="00AE0458">
        <w:rPr>
          <w:rFonts w:asciiTheme="minorHAnsi" w:hAnsiTheme="minorHAnsi" w:cstheme="minorHAnsi"/>
          <w:i/>
          <w:iCs/>
          <w:color w:val="0070C0"/>
          <w:lang w:val="de-AT"/>
        </w:rPr>
        <w:t>ispita</w:t>
      </w:r>
      <w:r w:rsidRPr="00AE0458">
        <w:rPr>
          <w:rFonts w:asciiTheme="minorHAnsi" w:hAnsiTheme="minorHAnsi" w:cstheme="minorHAnsi"/>
          <w:color w:val="auto"/>
          <w:lang w:val="de-AT"/>
        </w:rPr>
        <w:t xml:space="preserve"> u aktuelnom ispitnom </w:t>
      </w:r>
      <w:r w:rsidRPr="00AE0458">
        <w:rPr>
          <w:rFonts w:asciiTheme="minorHAnsi" w:hAnsiTheme="minorHAnsi" w:cstheme="minorHAnsi"/>
          <w:i/>
          <w:iCs/>
          <w:color w:val="0070C0"/>
          <w:lang w:val="de-AT"/>
        </w:rPr>
        <w:t>roku</w:t>
      </w:r>
    </w:p>
    <w:p w14:paraId="6322693C" w14:textId="77777777" w:rsidR="0074121E" w:rsidRPr="00AE0458" w:rsidRDefault="0074121E" w:rsidP="0074121E">
      <w:pPr>
        <w:pStyle w:val="Normal1"/>
        <w:spacing w:line="240" w:lineRule="auto"/>
        <w:jc w:val="both"/>
        <w:rPr>
          <w:rFonts w:asciiTheme="minorHAnsi" w:hAnsiTheme="minorHAnsi" w:cstheme="minorHAnsi"/>
          <w:color w:val="auto"/>
          <w:lang w:val="de-AT"/>
        </w:rPr>
      </w:pPr>
      <w:r w:rsidRPr="00AE0458">
        <w:rPr>
          <w:rFonts w:asciiTheme="minorHAnsi" w:hAnsiTheme="minorHAnsi" w:cstheme="minorHAnsi"/>
          <w:b/>
          <w:color w:val="auto"/>
          <w:lang w:val="de-AT"/>
        </w:rPr>
        <w:t>Akteri SK</w:t>
      </w:r>
    </w:p>
    <w:p w14:paraId="3A2C0208" w14:textId="77777777" w:rsidR="0074121E" w:rsidRPr="00AE0458" w:rsidRDefault="0074121E" w:rsidP="0074121E">
      <w:pPr>
        <w:pStyle w:val="Normal1"/>
        <w:spacing w:after="120" w:line="240" w:lineRule="auto"/>
        <w:jc w:val="both"/>
        <w:rPr>
          <w:rFonts w:asciiTheme="minorHAnsi" w:hAnsiTheme="minorHAnsi" w:cstheme="minorHAnsi"/>
          <w:i/>
          <w:iCs/>
          <w:color w:val="auto"/>
          <w:lang w:val="de-AT"/>
        </w:rPr>
      </w:pPr>
      <w:r w:rsidRPr="00AE0458">
        <w:rPr>
          <w:rFonts w:asciiTheme="minorHAnsi" w:hAnsiTheme="minorHAnsi" w:cstheme="minorHAnsi"/>
          <w:i/>
          <w:iCs/>
          <w:color w:val="FF0000"/>
          <w:lang w:val="de-AT"/>
        </w:rPr>
        <w:t>Korisnik</w:t>
      </w:r>
    </w:p>
    <w:p w14:paraId="4556C193" w14:textId="77777777" w:rsidR="0074121E" w:rsidRPr="00AE0458" w:rsidRDefault="0074121E" w:rsidP="0074121E">
      <w:pPr>
        <w:pStyle w:val="Normal1"/>
        <w:spacing w:after="120" w:line="240" w:lineRule="auto"/>
        <w:jc w:val="both"/>
        <w:rPr>
          <w:rFonts w:asciiTheme="minorHAnsi" w:hAnsiTheme="minorHAnsi" w:cstheme="minorHAnsi"/>
          <w:color w:val="auto"/>
          <w:lang w:val="de-AT"/>
        </w:rPr>
      </w:pPr>
      <w:r w:rsidRPr="00AE0458">
        <w:rPr>
          <w:rFonts w:asciiTheme="minorHAnsi" w:hAnsiTheme="minorHAnsi" w:cstheme="minorHAnsi"/>
          <w:b/>
          <w:color w:val="auto"/>
          <w:lang w:val="de-AT"/>
        </w:rPr>
        <w:t>Učesnici SK</w:t>
      </w:r>
      <w:r w:rsidRPr="00AE0458">
        <w:rPr>
          <w:rFonts w:asciiTheme="minorHAnsi" w:hAnsiTheme="minorHAnsi" w:cstheme="minorHAnsi"/>
          <w:color w:val="auto"/>
          <w:lang w:val="de-AT"/>
        </w:rPr>
        <w:t xml:space="preserve">: </w:t>
      </w:r>
      <w:r w:rsidRPr="00AE0458">
        <w:rPr>
          <w:rFonts w:asciiTheme="minorHAnsi" w:hAnsiTheme="minorHAnsi" w:cstheme="minorHAnsi"/>
          <w:i/>
          <w:iCs/>
          <w:color w:val="FF0000"/>
          <w:lang w:val="de-AT"/>
        </w:rPr>
        <w:t>Korisnik</w:t>
      </w:r>
      <w:r w:rsidRPr="00AE0458">
        <w:rPr>
          <w:rFonts w:asciiTheme="minorHAnsi" w:hAnsiTheme="minorHAnsi" w:cstheme="minorHAnsi"/>
          <w:color w:val="auto"/>
          <w:lang w:val="de-AT"/>
        </w:rPr>
        <w:t xml:space="preserve"> i </w:t>
      </w:r>
      <w:r w:rsidRPr="00AE0458">
        <w:rPr>
          <w:rFonts w:asciiTheme="minorHAnsi" w:hAnsiTheme="minorHAnsi" w:cstheme="minorHAnsi"/>
          <w:i/>
          <w:iCs/>
          <w:color w:val="538135" w:themeColor="accent6" w:themeShade="BF"/>
          <w:lang w:val="de-AT"/>
        </w:rPr>
        <w:t>sistem</w:t>
      </w:r>
      <w:r w:rsidRPr="00AE0458">
        <w:rPr>
          <w:rFonts w:asciiTheme="minorHAnsi" w:hAnsiTheme="minorHAnsi" w:cstheme="minorHAnsi"/>
          <w:color w:val="auto"/>
          <w:lang w:val="de-AT"/>
        </w:rPr>
        <w:t xml:space="preserve"> (program)</w:t>
      </w:r>
    </w:p>
    <w:p w14:paraId="2C4D07FC" w14:textId="77777777" w:rsidR="0074121E" w:rsidRPr="00AE0458" w:rsidRDefault="0074121E" w:rsidP="0074121E">
      <w:pPr>
        <w:pStyle w:val="Normal1"/>
        <w:spacing w:after="120" w:line="240" w:lineRule="auto"/>
        <w:jc w:val="both"/>
        <w:rPr>
          <w:rFonts w:asciiTheme="minorHAnsi" w:hAnsiTheme="minorHAnsi" w:cstheme="minorHAnsi"/>
          <w:color w:val="auto"/>
          <w:lang w:val="de-AT"/>
        </w:rPr>
      </w:pPr>
      <w:r w:rsidRPr="00AE0458">
        <w:rPr>
          <w:rFonts w:asciiTheme="minorHAnsi" w:hAnsiTheme="minorHAnsi" w:cstheme="minorHAnsi"/>
          <w:b/>
          <w:color w:val="auto"/>
          <w:lang w:val="de-AT"/>
        </w:rPr>
        <w:t>Preduslovi</w:t>
      </w:r>
      <w:r w:rsidRPr="00AE0458">
        <w:rPr>
          <w:rFonts w:asciiTheme="minorHAnsi" w:hAnsiTheme="minorHAnsi" w:cstheme="minorHAnsi"/>
          <w:color w:val="auto"/>
          <w:lang w:val="de-AT"/>
        </w:rPr>
        <w:t xml:space="preserve">: </w:t>
      </w:r>
      <w:r w:rsidRPr="00AE0458">
        <w:rPr>
          <w:rFonts w:asciiTheme="minorHAnsi" w:hAnsiTheme="minorHAnsi" w:cstheme="minorHAnsi"/>
          <w:i/>
          <w:iCs/>
          <w:color w:val="538135" w:themeColor="accent6" w:themeShade="BF"/>
          <w:lang w:val="de-AT"/>
        </w:rPr>
        <w:t>Sistem</w:t>
      </w:r>
      <w:r w:rsidRPr="00AE0458">
        <w:rPr>
          <w:rFonts w:asciiTheme="minorHAnsi" w:hAnsiTheme="minorHAnsi" w:cstheme="minorHAnsi"/>
          <w:color w:val="auto"/>
          <w:lang w:val="de-AT"/>
        </w:rPr>
        <w:t xml:space="preserve"> je pokrenut i </w:t>
      </w:r>
      <w:r w:rsidRPr="00AE0458">
        <w:rPr>
          <w:rFonts w:asciiTheme="minorHAnsi" w:hAnsiTheme="minorHAnsi" w:cstheme="minorHAnsi"/>
          <w:i/>
          <w:iCs/>
          <w:color w:val="FF0000"/>
          <w:lang w:val="de-AT"/>
        </w:rPr>
        <w:t>korisnik</w:t>
      </w:r>
      <w:r w:rsidRPr="00AE0458">
        <w:rPr>
          <w:rFonts w:asciiTheme="minorHAnsi" w:hAnsiTheme="minorHAnsi" w:cstheme="minorHAnsi"/>
          <w:color w:val="auto"/>
          <w:lang w:val="de-AT"/>
        </w:rPr>
        <w:t xml:space="preserve"> je prijavljen sa svojom šifrom. </w:t>
      </w:r>
      <w:r w:rsidRPr="00AE0458">
        <w:rPr>
          <w:rFonts w:asciiTheme="minorHAnsi" w:hAnsiTheme="minorHAnsi" w:cstheme="minorHAnsi"/>
          <w:i/>
          <w:iCs/>
          <w:color w:val="538135" w:themeColor="accent6" w:themeShade="BF"/>
          <w:lang w:val="de-AT"/>
        </w:rPr>
        <w:t>Sistem</w:t>
      </w:r>
      <w:r w:rsidRPr="00AE0458">
        <w:rPr>
          <w:rFonts w:asciiTheme="minorHAnsi" w:hAnsiTheme="minorHAnsi" w:cstheme="minorHAnsi"/>
          <w:color w:val="auto"/>
          <w:lang w:val="de-AT"/>
        </w:rPr>
        <w:t xml:space="preserve"> prikazuje formu za rad sa </w:t>
      </w:r>
      <w:r w:rsidRPr="00AE0458">
        <w:rPr>
          <w:rFonts w:asciiTheme="minorHAnsi" w:hAnsiTheme="minorHAnsi" w:cstheme="minorHAnsi"/>
          <w:i/>
          <w:iCs/>
          <w:color w:val="0070C0"/>
          <w:lang w:val="de-AT"/>
        </w:rPr>
        <w:t>rokovima</w:t>
      </w:r>
      <w:r w:rsidRPr="00AE0458">
        <w:rPr>
          <w:rFonts w:asciiTheme="minorHAnsi" w:hAnsiTheme="minorHAnsi" w:cstheme="minorHAnsi"/>
          <w:color w:val="auto"/>
          <w:lang w:val="de-AT"/>
        </w:rPr>
        <w:t xml:space="preserve">. Učitana je lista </w:t>
      </w:r>
      <w:r w:rsidRPr="00AE0458">
        <w:rPr>
          <w:rFonts w:asciiTheme="minorHAnsi" w:hAnsiTheme="minorHAnsi" w:cstheme="minorHAnsi"/>
          <w:i/>
          <w:iCs/>
          <w:color w:val="0070C0"/>
          <w:lang w:val="de-AT"/>
        </w:rPr>
        <w:t>aktuelnih rokova.</w:t>
      </w:r>
    </w:p>
    <w:p w14:paraId="22381163" w14:textId="77777777" w:rsidR="0074121E" w:rsidRPr="006B611A" w:rsidRDefault="0074121E" w:rsidP="0074121E">
      <w:pPr>
        <w:pStyle w:val="Normal1"/>
        <w:spacing w:after="40" w:line="240" w:lineRule="auto"/>
        <w:jc w:val="both"/>
        <w:rPr>
          <w:rFonts w:asciiTheme="minorHAnsi" w:hAnsiTheme="minorHAnsi" w:cstheme="minorHAnsi"/>
          <w:color w:val="auto"/>
        </w:rPr>
      </w:pPr>
      <w:r w:rsidRPr="006D7207">
        <w:rPr>
          <w:rFonts w:asciiTheme="minorHAnsi" w:hAnsiTheme="minorHAnsi" w:cstheme="minorHAnsi"/>
          <w:b/>
          <w:color w:val="auto"/>
        </w:rPr>
        <w:t>Osnovni scenario SK</w:t>
      </w:r>
      <w:r w:rsidRPr="006D7207">
        <w:rPr>
          <w:rFonts w:asciiTheme="minorHAnsi" w:hAnsiTheme="minorHAnsi" w:cstheme="minorHAnsi"/>
          <w:color w:val="auto"/>
        </w:rPr>
        <w:t>:</w:t>
      </w:r>
      <w:bookmarkStart w:id="107" w:name="_Hlk85653331"/>
    </w:p>
    <w:p w14:paraId="5BFFB757" w14:textId="77777777" w:rsidR="0074121E" w:rsidRPr="00EA3140" w:rsidRDefault="0074121E" w:rsidP="0074121E">
      <w:pPr>
        <w:pStyle w:val="ListParagraph"/>
        <w:numPr>
          <w:ilvl w:val="0"/>
          <w:numId w:val="4"/>
        </w:numPr>
        <w:spacing w:after="200" w:line="240" w:lineRule="auto"/>
        <w:jc w:val="both"/>
        <w:rPr>
          <w:rFonts w:cstheme="minorHAnsi"/>
        </w:rPr>
      </w:pPr>
      <w:r>
        <w:rPr>
          <w:rFonts w:cstheme="minorHAnsi"/>
          <w:i/>
          <w:iCs/>
          <w:color w:val="FF0000"/>
        </w:rPr>
        <w:t>Korisnik</w:t>
      </w:r>
      <w:r w:rsidRPr="006D7207">
        <w:rPr>
          <w:rFonts w:cstheme="minorHAnsi"/>
        </w:rPr>
        <w:t xml:space="preserve"> </w:t>
      </w:r>
      <w:r w:rsidRPr="006D7207">
        <w:rPr>
          <w:rFonts w:cstheme="minorHAnsi"/>
          <w:b/>
        </w:rPr>
        <w:t>poziva</w:t>
      </w:r>
      <w:r w:rsidRPr="006D7207">
        <w:rPr>
          <w:rFonts w:cstheme="minorHAnsi"/>
        </w:rPr>
        <w:t xml:space="preserve"> </w:t>
      </w:r>
      <w:r w:rsidRPr="00C4145C">
        <w:rPr>
          <w:rFonts w:cstheme="minorHAnsi"/>
          <w:i/>
          <w:iCs/>
          <w:color w:val="538135" w:themeColor="accent6" w:themeShade="BF"/>
        </w:rPr>
        <w:t>sistem</w:t>
      </w:r>
      <w:r w:rsidRPr="006D7207">
        <w:rPr>
          <w:rFonts w:cstheme="minorHAnsi"/>
        </w:rPr>
        <w:t xml:space="preserve"> da </w:t>
      </w:r>
      <w:r>
        <w:rPr>
          <w:rFonts w:cstheme="minorHAnsi"/>
        </w:rPr>
        <w:t xml:space="preserve">učita </w:t>
      </w:r>
      <w:r w:rsidRPr="00AE0458">
        <w:rPr>
          <w:rFonts w:eastAsia="Arial" w:cstheme="minorHAnsi"/>
          <w:i/>
          <w:iCs/>
          <w:color w:val="0070C0"/>
          <w:lang w:val="de-AT" w:bidi="en-US"/>
        </w:rPr>
        <w:t>ispite</w:t>
      </w:r>
      <w:r w:rsidRPr="006D7207">
        <w:rPr>
          <w:rFonts w:cstheme="minorHAnsi"/>
        </w:rPr>
        <w:t xml:space="preserve"> </w:t>
      </w:r>
      <w:r>
        <w:rPr>
          <w:rFonts w:cstheme="minorHAnsi"/>
        </w:rPr>
        <w:t xml:space="preserve">u </w:t>
      </w:r>
      <w:r w:rsidRPr="00AE0458">
        <w:rPr>
          <w:rFonts w:eastAsia="Arial" w:cstheme="minorHAnsi"/>
          <w:i/>
          <w:iCs/>
          <w:color w:val="0070C0"/>
          <w:lang w:val="de-AT" w:bidi="en-US"/>
        </w:rPr>
        <w:t>roku</w:t>
      </w:r>
      <w:r w:rsidRPr="006D7207">
        <w:rPr>
          <w:rFonts w:cstheme="minorHAnsi"/>
        </w:rPr>
        <w:t>. (APSO)</w:t>
      </w:r>
    </w:p>
    <w:bookmarkEnd w:id="107"/>
    <w:p w14:paraId="7C295D2B" w14:textId="77777777" w:rsidR="0074121E" w:rsidRPr="006D7207" w:rsidRDefault="0074121E" w:rsidP="0074121E">
      <w:pPr>
        <w:pStyle w:val="ListParagraph"/>
        <w:numPr>
          <w:ilvl w:val="0"/>
          <w:numId w:val="4"/>
        </w:numPr>
        <w:spacing w:after="200" w:line="240" w:lineRule="auto"/>
        <w:jc w:val="both"/>
        <w:rPr>
          <w:rFonts w:cstheme="minorHAnsi"/>
        </w:rPr>
      </w:pPr>
      <w:r w:rsidRPr="00A0567C">
        <w:rPr>
          <w:rFonts w:cstheme="minorHAnsi"/>
          <w:i/>
          <w:iCs/>
          <w:color w:val="538135" w:themeColor="accent6" w:themeShade="BF"/>
        </w:rPr>
        <w:t>Sistem</w:t>
      </w:r>
      <w:r w:rsidRPr="006D7207">
        <w:rPr>
          <w:rFonts w:cstheme="minorHAnsi"/>
        </w:rPr>
        <w:t xml:space="preserve"> </w:t>
      </w:r>
      <w:r w:rsidRPr="006D7207">
        <w:rPr>
          <w:rFonts w:cstheme="minorHAnsi"/>
          <w:b/>
        </w:rPr>
        <w:t>traži</w:t>
      </w:r>
      <w:r w:rsidRPr="006D7207">
        <w:rPr>
          <w:rFonts w:cstheme="minorHAnsi"/>
        </w:rPr>
        <w:t xml:space="preserve"> </w:t>
      </w:r>
      <w:r w:rsidRPr="00AE0458">
        <w:rPr>
          <w:rFonts w:eastAsia="Arial" w:cstheme="minorHAnsi"/>
          <w:i/>
          <w:iCs/>
          <w:color w:val="0070C0"/>
          <w:lang w:val="de-AT" w:bidi="en-US"/>
        </w:rPr>
        <w:t>ispite</w:t>
      </w:r>
      <w:r w:rsidRPr="006D7207">
        <w:rPr>
          <w:rFonts w:cstheme="minorHAnsi"/>
        </w:rPr>
        <w:t xml:space="preserve"> </w:t>
      </w:r>
      <w:r>
        <w:rPr>
          <w:rFonts w:cstheme="minorHAnsi"/>
        </w:rPr>
        <w:t xml:space="preserve">za ispitni </w:t>
      </w:r>
      <w:r w:rsidRPr="00AE0458">
        <w:rPr>
          <w:rFonts w:eastAsia="Arial" w:cstheme="minorHAnsi"/>
          <w:i/>
          <w:iCs/>
          <w:color w:val="0070C0"/>
          <w:lang w:val="de-AT" w:bidi="en-US"/>
        </w:rPr>
        <w:t>rok</w:t>
      </w:r>
      <w:r w:rsidRPr="006D7207">
        <w:rPr>
          <w:rFonts w:cstheme="minorHAnsi"/>
        </w:rPr>
        <w:t>. (SO)</w:t>
      </w:r>
    </w:p>
    <w:p w14:paraId="59E82F48" w14:textId="77777777" w:rsidR="0074121E" w:rsidRPr="006D7207" w:rsidRDefault="0074121E" w:rsidP="0074121E">
      <w:pPr>
        <w:pStyle w:val="ListParagraph"/>
        <w:numPr>
          <w:ilvl w:val="0"/>
          <w:numId w:val="4"/>
        </w:numPr>
        <w:spacing w:after="200" w:line="240" w:lineRule="auto"/>
        <w:jc w:val="both"/>
        <w:rPr>
          <w:rFonts w:cstheme="minorHAnsi"/>
        </w:rPr>
      </w:pPr>
      <w:bookmarkStart w:id="108" w:name="_Hlk85653347"/>
      <w:r w:rsidRPr="00A0567C">
        <w:rPr>
          <w:rFonts w:cstheme="minorHAnsi"/>
          <w:i/>
          <w:iCs/>
          <w:color w:val="538135" w:themeColor="accent6" w:themeShade="BF"/>
        </w:rPr>
        <w:t>Sistem</w:t>
      </w:r>
      <w:r w:rsidRPr="006D7207">
        <w:rPr>
          <w:rFonts w:cstheme="minorHAnsi"/>
        </w:rPr>
        <w:t xml:space="preserve"> </w:t>
      </w:r>
      <w:r w:rsidRPr="006D7207">
        <w:rPr>
          <w:rFonts w:cstheme="minorHAnsi"/>
          <w:b/>
        </w:rPr>
        <w:t>prikazuje</w:t>
      </w:r>
      <w:r w:rsidRPr="006D7207">
        <w:rPr>
          <w:rFonts w:cstheme="minorHAnsi"/>
        </w:rPr>
        <w:t xml:space="preserve"> </w:t>
      </w:r>
      <w:r w:rsidRPr="006D7207">
        <w:rPr>
          <w:rFonts w:cstheme="minorHAnsi"/>
          <w:i/>
          <w:iCs/>
        </w:rPr>
        <w:t>zaposlenom</w:t>
      </w:r>
      <w:r w:rsidRPr="006D7207">
        <w:rPr>
          <w:rFonts w:cstheme="minorHAnsi"/>
        </w:rPr>
        <w:t xml:space="preserve"> nađene </w:t>
      </w:r>
      <w:r w:rsidRPr="00AE0458">
        <w:rPr>
          <w:rFonts w:eastAsia="Arial" w:cstheme="minorHAnsi"/>
          <w:i/>
          <w:iCs/>
          <w:color w:val="0070C0"/>
          <w:lang w:val="de-AT" w:bidi="en-US"/>
        </w:rPr>
        <w:t>ispite</w:t>
      </w:r>
      <w:r w:rsidRPr="006D7207">
        <w:rPr>
          <w:rFonts w:cstheme="minorHAnsi"/>
        </w:rPr>
        <w:t xml:space="preserve"> uz poruku “</w:t>
      </w:r>
      <w:r w:rsidRPr="00C4145C">
        <w:rPr>
          <w:rFonts w:cstheme="minorHAnsi"/>
          <w:i/>
          <w:iCs/>
          <w:color w:val="538135" w:themeColor="accent6" w:themeShade="BF"/>
        </w:rPr>
        <w:t>Sistem</w:t>
      </w:r>
      <w:r w:rsidRPr="006D7207">
        <w:rPr>
          <w:rFonts w:cstheme="minorHAnsi"/>
        </w:rPr>
        <w:t xml:space="preserve"> je </w:t>
      </w:r>
      <w:r>
        <w:rPr>
          <w:rFonts w:cstheme="minorHAnsi"/>
        </w:rPr>
        <w:t>učitao</w:t>
      </w:r>
      <w:r w:rsidRPr="006D7207">
        <w:rPr>
          <w:rFonts w:cstheme="minorHAnsi"/>
        </w:rPr>
        <w:t xml:space="preserve"> </w:t>
      </w:r>
      <w:r w:rsidRPr="00AE0458">
        <w:rPr>
          <w:rFonts w:eastAsia="Arial" w:cstheme="minorHAnsi"/>
          <w:i/>
          <w:iCs/>
          <w:color w:val="0070C0"/>
          <w:lang w:val="de-AT" w:bidi="en-US"/>
        </w:rPr>
        <w:t>ispite</w:t>
      </w:r>
      <w:r w:rsidRPr="006D7207">
        <w:rPr>
          <w:rFonts w:cstheme="minorHAnsi"/>
        </w:rPr>
        <w:t xml:space="preserve"> </w:t>
      </w:r>
      <w:r>
        <w:rPr>
          <w:rFonts w:cstheme="minorHAnsi"/>
        </w:rPr>
        <w:t>u zadatom ispitnom roku</w:t>
      </w:r>
      <w:r w:rsidRPr="006D7207">
        <w:rPr>
          <w:rFonts w:cstheme="minorHAnsi"/>
        </w:rPr>
        <w:t xml:space="preserve"> “. (IA)</w:t>
      </w:r>
    </w:p>
    <w:bookmarkEnd w:id="108"/>
    <w:p w14:paraId="3B6AD651" w14:textId="77777777" w:rsidR="0074121E" w:rsidRPr="006D7207" w:rsidRDefault="0074121E" w:rsidP="0074121E">
      <w:pPr>
        <w:pStyle w:val="Normal1"/>
        <w:spacing w:before="120" w:after="40" w:line="240" w:lineRule="auto"/>
        <w:jc w:val="both"/>
        <w:rPr>
          <w:rFonts w:asciiTheme="minorHAnsi" w:hAnsiTheme="minorHAnsi" w:cstheme="minorHAnsi"/>
          <w:color w:val="auto"/>
        </w:rPr>
      </w:pPr>
      <w:r w:rsidRPr="006D7207">
        <w:rPr>
          <w:rFonts w:asciiTheme="minorHAnsi" w:hAnsiTheme="minorHAnsi" w:cstheme="minorHAnsi"/>
          <w:b/>
          <w:color w:val="auto"/>
        </w:rPr>
        <w:t>Alternativni scenarii</w:t>
      </w:r>
      <w:r w:rsidRPr="006D7207">
        <w:rPr>
          <w:rFonts w:asciiTheme="minorHAnsi" w:hAnsiTheme="minorHAnsi" w:cstheme="minorHAnsi"/>
          <w:color w:val="auto"/>
        </w:rPr>
        <w:t>:</w:t>
      </w:r>
    </w:p>
    <w:p w14:paraId="0CACB041" w14:textId="77777777" w:rsidR="0074121E" w:rsidRDefault="0074121E" w:rsidP="0074121E">
      <w:pPr>
        <w:spacing w:after="60" w:line="240" w:lineRule="auto"/>
        <w:ind w:left="360"/>
        <w:jc w:val="both"/>
        <w:rPr>
          <w:rFonts w:cstheme="minorHAnsi"/>
        </w:rPr>
      </w:pPr>
      <w:r>
        <w:rPr>
          <w:rFonts w:cstheme="minorHAnsi"/>
        </w:rPr>
        <w:t>3</w:t>
      </w:r>
      <w:r w:rsidRPr="006D7207">
        <w:rPr>
          <w:rFonts w:cstheme="minorHAnsi"/>
        </w:rPr>
        <w:t xml:space="preserve">.1. </w:t>
      </w:r>
      <w:r w:rsidRPr="009357E1">
        <w:rPr>
          <w:rFonts w:cstheme="minorHAnsi"/>
        </w:rPr>
        <w:t xml:space="preserve">Ukoliko </w:t>
      </w:r>
      <w:r w:rsidRPr="00C4145C">
        <w:rPr>
          <w:rFonts w:cstheme="minorHAnsi"/>
          <w:i/>
          <w:iCs/>
          <w:color w:val="538135" w:themeColor="accent6" w:themeShade="BF"/>
        </w:rPr>
        <w:t>sistem</w:t>
      </w:r>
      <w:r w:rsidRPr="009357E1">
        <w:rPr>
          <w:rFonts w:cstheme="minorHAnsi"/>
        </w:rPr>
        <w:t xml:space="preserve"> n</w:t>
      </w:r>
      <w:r>
        <w:rPr>
          <w:rFonts w:cstheme="minorHAnsi"/>
        </w:rPr>
        <w:t>ije mogao</w:t>
      </w:r>
      <w:r w:rsidRPr="009357E1">
        <w:rPr>
          <w:rFonts w:cstheme="minorHAnsi"/>
        </w:rPr>
        <w:t xml:space="preserve"> da nađe </w:t>
      </w:r>
      <w:r w:rsidRPr="00AE0458">
        <w:rPr>
          <w:rFonts w:eastAsia="Arial" w:cstheme="minorHAnsi"/>
          <w:i/>
          <w:iCs/>
          <w:color w:val="0070C0"/>
          <w:lang w:val="de-AT" w:bidi="en-US"/>
        </w:rPr>
        <w:t>ispite</w:t>
      </w:r>
      <w:r w:rsidRPr="009357E1">
        <w:rPr>
          <w:rFonts w:cstheme="minorHAnsi"/>
          <w:i/>
          <w:iCs/>
        </w:rPr>
        <w:t xml:space="preserve"> ,</w:t>
      </w:r>
      <w:r w:rsidRPr="009357E1">
        <w:rPr>
          <w:rFonts w:cstheme="minorHAnsi"/>
        </w:rPr>
        <w:t xml:space="preserve"> on prikazuje</w:t>
      </w:r>
      <w:r>
        <w:rPr>
          <w:rFonts w:cstheme="minorHAnsi"/>
        </w:rPr>
        <w:t xml:space="preserve"> </w:t>
      </w:r>
      <w:r>
        <w:rPr>
          <w:rFonts w:cstheme="minorHAnsi"/>
          <w:color w:val="FF0000"/>
        </w:rPr>
        <w:t>korisniku</w:t>
      </w:r>
      <w:r w:rsidRPr="009357E1">
        <w:rPr>
          <w:rFonts w:cstheme="minorHAnsi"/>
        </w:rPr>
        <w:t xml:space="preserve"> poruku: “</w:t>
      </w:r>
      <w:r w:rsidRPr="00C4145C">
        <w:rPr>
          <w:rFonts w:cstheme="minorHAnsi"/>
          <w:i/>
          <w:iCs/>
          <w:color w:val="538135" w:themeColor="accent6" w:themeShade="BF"/>
        </w:rPr>
        <w:t>Sistem</w:t>
      </w:r>
      <w:r w:rsidRPr="009357E1">
        <w:rPr>
          <w:rFonts w:cstheme="minorHAnsi"/>
        </w:rPr>
        <w:t xml:space="preserve"> n</w:t>
      </w:r>
      <w:r>
        <w:rPr>
          <w:rFonts w:cstheme="minorHAnsi"/>
        </w:rPr>
        <w:t>ije mogao</w:t>
      </w:r>
      <w:r w:rsidRPr="009357E1">
        <w:rPr>
          <w:rFonts w:cstheme="minorHAnsi"/>
        </w:rPr>
        <w:t xml:space="preserve"> da </w:t>
      </w:r>
      <w:r>
        <w:rPr>
          <w:rFonts w:cstheme="minorHAnsi"/>
        </w:rPr>
        <w:t>učita</w:t>
      </w:r>
      <w:r w:rsidRPr="009357E1">
        <w:rPr>
          <w:rFonts w:cstheme="minorHAnsi"/>
        </w:rPr>
        <w:t xml:space="preserve"> </w:t>
      </w:r>
      <w:r w:rsidRPr="00AE0458">
        <w:rPr>
          <w:rFonts w:eastAsia="Arial" w:cstheme="minorHAnsi"/>
          <w:i/>
          <w:iCs/>
          <w:color w:val="0070C0"/>
          <w:lang w:val="de-AT" w:bidi="en-US"/>
        </w:rPr>
        <w:t>ispite</w:t>
      </w:r>
      <w:r w:rsidRPr="009357E1">
        <w:rPr>
          <w:rFonts w:cstheme="minorHAnsi"/>
        </w:rPr>
        <w:t xml:space="preserve"> </w:t>
      </w:r>
      <w:r>
        <w:rPr>
          <w:rFonts w:cstheme="minorHAnsi"/>
        </w:rPr>
        <w:t>roku</w:t>
      </w:r>
      <w:r w:rsidRPr="009357E1">
        <w:rPr>
          <w:rFonts w:cstheme="minorHAnsi"/>
        </w:rPr>
        <w:t>”. Prekida se izvršenje scenaria. (IA)</w:t>
      </w:r>
    </w:p>
    <w:p w14:paraId="57F26462" w14:textId="77777777" w:rsidR="0074121E" w:rsidRDefault="0074121E" w:rsidP="0074121E">
      <w:pPr>
        <w:spacing w:after="60" w:line="240" w:lineRule="auto"/>
        <w:ind w:left="360"/>
        <w:jc w:val="both"/>
        <w:rPr>
          <w:rFonts w:cstheme="minorHAnsi"/>
        </w:rPr>
      </w:pPr>
    </w:p>
    <w:p w14:paraId="70214447" w14:textId="77777777" w:rsidR="006A1CCB" w:rsidRDefault="0074121E" w:rsidP="006A1CCB">
      <w:pPr>
        <w:keepNext/>
        <w:spacing w:after="60" w:line="240" w:lineRule="auto"/>
        <w:ind w:left="360"/>
        <w:jc w:val="both"/>
      </w:pPr>
      <w:r>
        <w:rPr>
          <w:rFonts w:cstheme="minorHAnsi"/>
          <w:noProof/>
          <w:lang w:val="en-US"/>
        </w:rPr>
        <w:lastRenderedPageBreak/>
        <w:drawing>
          <wp:inline distT="0" distB="0" distL="0" distR="0" wp14:anchorId="6ED69BDA" wp14:editId="3A25E2B9">
            <wp:extent cx="4780349" cy="4107180"/>
            <wp:effectExtent l="0" t="0" r="1270" b="7620"/>
            <wp:docPr id="1239237811"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37811" name="Picture 2" descr="A diagram of a diagram&#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4780349" cy="4107180"/>
                    </a:xfrm>
                    <a:prstGeom prst="rect">
                      <a:avLst/>
                    </a:prstGeom>
                  </pic:spPr>
                </pic:pic>
              </a:graphicData>
            </a:graphic>
          </wp:inline>
        </w:drawing>
      </w:r>
    </w:p>
    <w:p w14:paraId="0901FB57" w14:textId="05423F94" w:rsidR="0074121E" w:rsidRDefault="006A1CCB" w:rsidP="006A1CCB">
      <w:pPr>
        <w:pStyle w:val="Caption"/>
        <w:jc w:val="center"/>
      </w:pPr>
      <w:bookmarkStart w:id="109" w:name="_Toc220700876"/>
      <w:r>
        <w:t xml:space="preserve">Slika </w:t>
      </w:r>
      <w:r>
        <w:fldChar w:fldCharType="begin"/>
      </w:r>
      <w:r>
        <w:instrText xml:space="preserve"> SEQ Slika \* ARABIC </w:instrText>
      </w:r>
      <w:r>
        <w:fldChar w:fldCharType="separate"/>
      </w:r>
      <w:r w:rsidR="002341AD">
        <w:rPr>
          <w:noProof/>
        </w:rPr>
        <w:t>36</w:t>
      </w:r>
      <w:r>
        <w:fldChar w:fldCharType="end"/>
      </w:r>
      <w:r>
        <w:t xml:space="preserve">: </w:t>
      </w:r>
      <w:r w:rsidRPr="001F5209">
        <w:t>Dijagram sekvenci SK</w:t>
      </w:r>
      <w:r w:rsidR="00BD3A7A">
        <w:t>2</w:t>
      </w:r>
      <w:r w:rsidRPr="001F5209">
        <w:t>, osnovni scenario</w:t>
      </w:r>
      <w:bookmarkEnd w:id="109"/>
    </w:p>
    <w:p w14:paraId="14D5E1F9" w14:textId="0E934D2A" w:rsidR="0074121E" w:rsidRDefault="006A1CCB" w:rsidP="006A1CCB">
      <w:pPr>
        <w:pStyle w:val="Heading4"/>
      </w:pPr>
      <w:bookmarkStart w:id="110" w:name="_Toc220700989"/>
      <w:r>
        <w:t>3.12.1.</w:t>
      </w:r>
      <w:r w:rsidR="00BD3A7A">
        <w:t>3</w:t>
      </w:r>
      <w:r w:rsidR="0074121E" w:rsidRPr="0001744A">
        <w:t xml:space="preserve">. Slučaj korišćenja </w:t>
      </w:r>
      <w:r w:rsidR="00BD3A7A">
        <w:t>3</w:t>
      </w:r>
      <w:r w:rsidR="0074121E" w:rsidRPr="0001744A">
        <w:t xml:space="preserve"> – Pregled studentovih ispita u aktuelnom ispitnom roku</w:t>
      </w:r>
      <w:bookmarkEnd w:id="110"/>
    </w:p>
    <w:p w14:paraId="6C4AD7B5" w14:textId="77777777" w:rsidR="0074121E" w:rsidRPr="0001744A" w:rsidRDefault="0074121E" w:rsidP="0074121E"/>
    <w:p w14:paraId="0E423B2F" w14:textId="77777777" w:rsidR="0074121E" w:rsidRPr="00AE0458" w:rsidRDefault="0074121E" w:rsidP="0074121E">
      <w:pPr>
        <w:pStyle w:val="Normal1"/>
        <w:spacing w:line="240" w:lineRule="auto"/>
        <w:jc w:val="both"/>
        <w:rPr>
          <w:rFonts w:asciiTheme="minorHAnsi" w:hAnsiTheme="minorHAnsi" w:cstheme="minorHAnsi"/>
          <w:b/>
          <w:color w:val="auto"/>
          <w:lang w:val="de-AT"/>
        </w:rPr>
      </w:pPr>
      <w:r w:rsidRPr="00AE0458">
        <w:rPr>
          <w:rFonts w:asciiTheme="minorHAnsi" w:hAnsiTheme="minorHAnsi" w:cstheme="minorHAnsi"/>
          <w:b/>
          <w:color w:val="auto"/>
          <w:lang w:val="de-AT"/>
        </w:rPr>
        <w:t>Naziv SK</w:t>
      </w:r>
    </w:p>
    <w:p w14:paraId="1DE53A71" w14:textId="77777777" w:rsidR="0074121E" w:rsidRPr="00AE0458" w:rsidRDefault="0074121E" w:rsidP="0074121E">
      <w:pPr>
        <w:pStyle w:val="Normal1"/>
        <w:spacing w:after="120" w:line="240" w:lineRule="auto"/>
        <w:jc w:val="both"/>
        <w:rPr>
          <w:rFonts w:asciiTheme="minorHAnsi" w:hAnsiTheme="minorHAnsi" w:cstheme="minorHAnsi"/>
          <w:color w:val="auto"/>
          <w:lang w:val="de-AT"/>
        </w:rPr>
      </w:pPr>
      <w:r w:rsidRPr="00AE0458">
        <w:rPr>
          <w:rFonts w:asciiTheme="minorHAnsi" w:hAnsiTheme="minorHAnsi" w:cstheme="minorHAnsi"/>
          <w:color w:val="auto"/>
          <w:lang w:val="de-AT"/>
        </w:rPr>
        <w:t xml:space="preserve">Pregled svih studentovih </w:t>
      </w:r>
      <w:r w:rsidRPr="00AE0458">
        <w:rPr>
          <w:rFonts w:asciiTheme="minorHAnsi" w:hAnsiTheme="minorHAnsi" w:cstheme="minorHAnsi"/>
          <w:i/>
          <w:iCs/>
          <w:color w:val="0070C0"/>
          <w:lang w:val="de-AT"/>
        </w:rPr>
        <w:t>ispita</w:t>
      </w:r>
      <w:r w:rsidRPr="00AE0458">
        <w:rPr>
          <w:rFonts w:asciiTheme="minorHAnsi" w:hAnsiTheme="minorHAnsi" w:cstheme="minorHAnsi"/>
          <w:color w:val="auto"/>
          <w:lang w:val="de-AT"/>
        </w:rPr>
        <w:t xml:space="preserve"> u aktuelnom ispitnom </w:t>
      </w:r>
      <w:r w:rsidRPr="00AE0458">
        <w:rPr>
          <w:rFonts w:asciiTheme="minorHAnsi" w:hAnsiTheme="minorHAnsi" w:cstheme="minorHAnsi"/>
          <w:i/>
          <w:iCs/>
          <w:color w:val="0070C0"/>
          <w:lang w:val="de-AT"/>
        </w:rPr>
        <w:t>roku</w:t>
      </w:r>
    </w:p>
    <w:p w14:paraId="7DFFB5A6" w14:textId="77777777" w:rsidR="0074121E" w:rsidRPr="00AE0458" w:rsidRDefault="0074121E" w:rsidP="0074121E">
      <w:pPr>
        <w:pStyle w:val="Normal1"/>
        <w:spacing w:line="240" w:lineRule="auto"/>
        <w:jc w:val="both"/>
        <w:rPr>
          <w:rFonts w:asciiTheme="minorHAnsi" w:hAnsiTheme="minorHAnsi" w:cstheme="minorHAnsi"/>
          <w:color w:val="auto"/>
          <w:lang w:val="de-AT"/>
        </w:rPr>
      </w:pPr>
      <w:r w:rsidRPr="00AE0458">
        <w:rPr>
          <w:rFonts w:asciiTheme="minorHAnsi" w:hAnsiTheme="minorHAnsi" w:cstheme="minorHAnsi"/>
          <w:b/>
          <w:color w:val="auto"/>
          <w:lang w:val="de-AT"/>
        </w:rPr>
        <w:t>Akteri SK</w:t>
      </w:r>
    </w:p>
    <w:p w14:paraId="55E88EC6" w14:textId="77777777" w:rsidR="0074121E" w:rsidRPr="00AE0458" w:rsidRDefault="0074121E" w:rsidP="0074121E">
      <w:pPr>
        <w:pStyle w:val="Normal1"/>
        <w:spacing w:after="120" w:line="240" w:lineRule="auto"/>
        <w:jc w:val="both"/>
        <w:rPr>
          <w:rFonts w:asciiTheme="minorHAnsi" w:hAnsiTheme="minorHAnsi" w:cstheme="minorHAnsi"/>
          <w:i/>
          <w:iCs/>
          <w:color w:val="auto"/>
          <w:lang w:val="de-AT"/>
        </w:rPr>
      </w:pPr>
      <w:r w:rsidRPr="00AE0458">
        <w:rPr>
          <w:rFonts w:asciiTheme="minorHAnsi" w:hAnsiTheme="minorHAnsi" w:cstheme="minorHAnsi"/>
          <w:i/>
          <w:iCs/>
          <w:color w:val="FF0000"/>
          <w:lang w:val="de-AT"/>
        </w:rPr>
        <w:t>Student</w:t>
      </w:r>
    </w:p>
    <w:p w14:paraId="55BA2A4E" w14:textId="77777777" w:rsidR="0074121E" w:rsidRPr="00AE0458" w:rsidRDefault="0074121E" w:rsidP="0074121E">
      <w:pPr>
        <w:pStyle w:val="Normal1"/>
        <w:spacing w:after="120" w:line="240" w:lineRule="auto"/>
        <w:jc w:val="both"/>
        <w:rPr>
          <w:rFonts w:asciiTheme="minorHAnsi" w:hAnsiTheme="minorHAnsi" w:cstheme="minorHAnsi"/>
          <w:color w:val="auto"/>
          <w:lang w:val="de-AT"/>
        </w:rPr>
      </w:pPr>
      <w:r w:rsidRPr="00AE0458">
        <w:rPr>
          <w:rFonts w:asciiTheme="minorHAnsi" w:hAnsiTheme="minorHAnsi" w:cstheme="minorHAnsi"/>
          <w:b/>
          <w:color w:val="auto"/>
          <w:lang w:val="de-AT"/>
        </w:rPr>
        <w:t>Učesnici SK</w:t>
      </w:r>
      <w:r w:rsidRPr="00AE0458">
        <w:rPr>
          <w:rFonts w:asciiTheme="minorHAnsi" w:hAnsiTheme="minorHAnsi" w:cstheme="minorHAnsi"/>
          <w:color w:val="auto"/>
          <w:lang w:val="de-AT"/>
        </w:rPr>
        <w:t xml:space="preserve">: </w:t>
      </w:r>
      <w:r w:rsidRPr="00AE0458">
        <w:rPr>
          <w:rFonts w:asciiTheme="minorHAnsi" w:hAnsiTheme="minorHAnsi" w:cstheme="minorHAnsi"/>
          <w:i/>
          <w:iCs/>
          <w:color w:val="FF0000"/>
          <w:lang w:val="de-AT"/>
        </w:rPr>
        <w:t>Student</w:t>
      </w:r>
      <w:r w:rsidRPr="00AE0458">
        <w:rPr>
          <w:rFonts w:asciiTheme="minorHAnsi" w:hAnsiTheme="minorHAnsi" w:cstheme="minorHAnsi"/>
          <w:color w:val="auto"/>
          <w:lang w:val="de-AT"/>
        </w:rPr>
        <w:t xml:space="preserve"> i </w:t>
      </w:r>
      <w:r w:rsidRPr="00AE0458">
        <w:rPr>
          <w:rFonts w:asciiTheme="minorHAnsi" w:hAnsiTheme="minorHAnsi" w:cstheme="minorHAnsi"/>
          <w:i/>
          <w:iCs/>
          <w:color w:val="538135" w:themeColor="accent6" w:themeShade="BF"/>
          <w:lang w:val="de-AT"/>
        </w:rPr>
        <w:t>sistem</w:t>
      </w:r>
      <w:r w:rsidRPr="00AE0458">
        <w:rPr>
          <w:rFonts w:asciiTheme="minorHAnsi" w:hAnsiTheme="minorHAnsi" w:cstheme="minorHAnsi"/>
          <w:color w:val="auto"/>
          <w:lang w:val="de-AT"/>
        </w:rPr>
        <w:t xml:space="preserve"> (program)</w:t>
      </w:r>
    </w:p>
    <w:p w14:paraId="61F5CD26" w14:textId="77777777" w:rsidR="0074121E" w:rsidRPr="00AE0458" w:rsidRDefault="0074121E" w:rsidP="0074121E">
      <w:pPr>
        <w:pStyle w:val="Normal1"/>
        <w:spacing w:after="120" w:line="240" w:lineRule="auto"/>
        <w:jc w:val="both"/>
        <w:rPr>
          <w:rFonts w:asciiTheme="minorHAnsi" w:hAnsiTheme="minorHAnsi" w:cstheme="minorHAnsi"/>
          <w:color w:val="auto"/>
          <w:lang w:val="de-AT"/>
        </w:rPr>
      </w:pPr>
      <w:r w:rsidRPr="00AE0458">
        <w:rPr>
          <w:rFonts w:asciiTheme="minorHAnsi" w:hAnsiTheme="minorHAnsi" w:cstheme="minorHAnsi"/>
          <w:b/>
          <w:color w:val="auto"/>
          <w:lang w:val="de-AT"/>
        </w:rPr>
        <w:t>Preduslovi</w:t>
      </w:r>
      <w:r w:rsidRPr="00AE0458">
        <w:rPr>
          <w:rFonts w:asciiTheme="minorHAnsi" w:hAnsiTheme="minorHAnsi" w:cstheme="minorHAnsi"/>
          <w:color w:val="auto"/>
          <w:lang w:val="de-AT"/>
        </w:rPr>
        <w:t xml:space="preserve">: </w:t>
      </w:r>
      <w:r w:rsidRPr="00AE0458">
        <w:rPr>
          <w:rFonts w:asciiTheme="minorHAnsi" w:hAnsiTheme="minorHAnsi" w:cstheme="minorHAnsi"/>
          <w:i/>
          <w:iCs/>
          <w:color w:val="538135" w:themeColor="accent6" w:themeShade="BF"/>
          <w:lang w:val="de-AT"/>
        </w:rPr>
        <w:t>Sistem</w:t>
      </w:r>
      <w:r w:rsidRPr="00AE0458">
        <w:rPr>
          <w:rFonts w:asciiTheme="minorHAnsi" w:hAnsiTheme="minorHAnsi" w:cstheme="minorHAnsi"/>
          <w:color w:val="auto"/>
          <w:lang w:val="de-AT"/>
        </w:rPr>
        <w:t xml:space="preserve"> je pokrenut i </w:t>
      </w:r>
      <w:r w:rsidRPr="00AE0458">
        <w:rPr>
          <w:rFonts w:asciiTheme="minorHAnsi" w:hAnsiTheme="minorHAnsi" w:cstheme="minorHAnsi"/>
          <w:i/>
          <w:iCs/>
          <w:color w:val="FF0000"/>
          <w:lang w:val="de-AT"/>
        </w:rPr>
        <w:t>student</w:t>
      </w:r>
      <w:r w:rsidRPr="00AE0458">
        <w:rPr>
          <w:rFonts w:asciiTheme="minorHAnsi" w:hAnsiTheme="minorHAnsi" w:cstheme="minorHAnsi"/>
          <w:color w:val="auto"/>
          <w:lang w:val="de-AT"/>
        </w:rPr>
        <w:t xml:space="preserve"> je prijavljen sa svojom šifrom. </w:t>
      </w:r>
      <w:r w:rsidRPr="00AE0458">
        <w:rPr>
          <w:rFonts w:asciiTheme="minorHAnsi" w:hAnsiTheme="minorHAnsi" w:cstheme="minorHAnsi"/>
          <w:i/>
          <w:iCs/>
          <w:color w:val="538135" w:themeColor="accent6" w:themeShade="BF"/>
          <w:lang w:val="de-AT"/>
        </w:rPr>
        <w:t>Sistem</w:t>
      </w:r>
      <w:r w:rsidRPr="00AE0458">
        <w:rPr>
          <w:rFonts w:asciiTheme="minorHAnsi" w:hAnsiTheme="minorHAnsi" w:cstheme="minorHAnsi"/>
          <w:color w:val="auto"/>
          <w:lang w:val="de-AT"/>
        </w:rPr>
        <w:t xml:space="preserve"> prikazuje formu za rad sa </w:t>
      </w:r>
      <w:r w:rsidRPr="00AE0458">
        <w:rPr>
          <w:rFonts w:asciiTheme="minorHAnsi" w:hAnsiTheme="minorHAnsi" w:cstheme="minorHAnsi"/>
          <w:i/>
          <w:iCs/>
          <w:color w:val="0070C0"/>
          <w:lang w:val="de-AT"/>
        </w:rPr>
        <w:t>rokovima</w:t>
      </w:r>
      <w:r w:rsidRPr="00AE0458">
        <w:rPr>
          <w:rFonts w:asciiTheme="minorHAnsi" w:hAnsiTheme="minorHAnsi" w:cstheme="minorHAnsi"/>
          <w:color w:val="auto"/>
          <w:lang w:val="de-AT"/>
        </w:rPr>
        <w:t xml:space="preserve">. Učitana je lista </w:t>
      </w:r>
      <w:r w:rsidRPr="00AE0458">
        <w:rPr>
          <w:rFonts w:asciiTheme="minorHAnsi" w:hAnsiTheme="minorHAnsi" w:cstheme="minorHAnsi"/>
          <w:i/>
          <w:iCs/>
          <w:color w:val="0070C0"/>
          <w:lang w:val="de-AT"/>
        </w:rPr>
        <w:t>aktuelnih rokova.</w:t>
      </w:r>
    </w:p>
    <w:p w14:paraId="2DCC0A57" w14:textId="77777777" w:rsidR="0074121E" w:rsidRPr="006D7207" w:rsidRDefault="0074121E" w:rsidP="0074121E">
      <w:pPr>
        <w:pStyle w:val="Normal1"/>
        <w:spacing w:after="40" w:line="240" w:lineRule="auto"/>
        <w:jc w:val="both"/>
        <w:rPr>
          <w:rFonts w:asciiTheme="minorHAnsi" w:hAnsiTheme="minorHAnsi" w:cstheme="minorHAnsi"/>
          <w:color w:val="auto"/>
        </w:rPr>
      </w:pPr>
      <w:r w:rsidRPr="006D7207">
        <w:rPr>
          <w:rFonts w:asciiTheme="minorHAnsi" w:hAnsiTheme="minorHAnsi" w:cstheme="minorHAnsi"/>
          <w:b/>
          <w:color w:val="auto"/>
        </w:rPr>
        <w:t>Osnovni scenario SK</w:t>
      </w:r>
      <w:r w:rsidRPr="006D7207">
        <w:rPr>
          <w:rFonts w:asciiTheme="minorHAnsi" w:hAnsiTheme="minorHAnsi" w:cstheme="minorHAnsi"/>
          <w:color w:val="auto"/>
        </w:rPr>
        <w:t>:</w:t>
      </w:r>
    </w:p>
    <w:p w14:paraId="07B575CA" w14:textId="77777777" w:rsidR="0074121E" w:rsidRDefault="0074121E">
      <w:pPr>
        <w:pStyle w:val="ListParagraph"/>
        <w:numPr>
          <w:ilvl w:val="0"/>
          <w:numId w:val="7"/>
        </w:numPr>
        <w:spacing w:after="200" w:line="240" w:lineRule="auto"/>
        <w:jc w:val="both"/>
        <w:rPr>
          <w:rFonts w:cstheme="minorHAnsi"/>
        </w:rPr>
      </w:pPr>
      <w:r>
        <w:rPr>
          <w:rFonts w:cstheme="minorHAnsi"/>
          <w:i/>
          <w:iCs/>
          <w:color w:val="FF0000"/>
        </w:rPr>
        <w:t>Student</w:t>
      </w:r>
      <w:r w:rsidRPr="006D7207">
        <w:rPr>
          <w:rFonts w:cstheme="minorHAnsi"/>
        </w:rPr>
        <w:t xml:space="preserve"> </w:t>
      </w:r>
      <w:r w:rsidRPr="006D7207">
        <w:rPr>
          <w:rFonts w:cstheme="minorHAnsi"/>
          <w:b/>
        </w:rPr>
        <w:t>poziva</w:t>
      </w:r>
      <w:r w:rsidRPr="006D7207">
        <w:rPr>
          <w:rFonts w:cstheme="minorHAnsi"/>
        </w:rPr>
        <w:t xml:space="preserve"> </w:t>
      </w:r>
      <w:r w:rsidRPr="00C4145C">
        <w:rPr>
          <w:rFonts w:cstheme="minorHAnsi"/>
          <w:i/>
          <w:iCs/>
          <w:color w:val="538135" w:themeColor="accent6" w:themeShade="BF"/>
        </w:rPr>
        <w:t>sistem</w:t>
      </w:r>
      <w:r w:rsidRPr="006D7207">
        <w:rPr>
          <w:rFonts w:cstheme="minorHAnsi"/>
        </w:rPr>
        <w:t xml:space="preserve"> da </w:t>
      </w:r>
      <w:r>
        <w:rPr>
          <w:rFonts w:cstheme="minorHAnsi"/>
        </w:rPr>
        <w:t>vrati preostale</w:t>
      </w:r>
      <w:r w:rsidRPr="006D7207">
        <w:rPr>
          <w:rFonts w:cstheme="minorHAnsi"/>
        </w:rPr>
        <w:t xml:space="preserve"> </w:t>
      </w:r>
      <w:r w:rsidRPr="00AE0458">
        <w:rPr>
          <w:rFonts w:eastAsia="Arial" w:cstheme="minorHAnsi"/>
          <w:i/>
          <w:iCs/>
          <w:color w:val="0070C0"/>
          <w:lang w:val="de-AT" w:bidi="en-US"/>
        </w:rPr>
        <w:t>ispite</w:t>
      </w:r>
      <w:r w:rsidRPr="006D7207">
        <w:rPr>
          <w:rFonts w:cstheme="minorHAnsi"/>
        </w:rPr>
        <w:t xml:space="preserve"> </w:t>
      </w:r>
      <w:r>
        <w:rPr>
          <w:rFonts w:cstheme="minorHAnsi"/>
        </w:rPr>
        <w:t xml:space="preserve">u zadatom </w:t>
      </w:r>
      <w:r w:rsidRPr="00AE0458">
        <w:rPr>
          <w:rFonts w:eastAsia="Arial" w:cstheme="minorHAnsi"/>
          <w:i/>
          <w:iCs/>
          <w:color w:val="0070C0"/>
          <w:lang w:val="de-AT" w:bidi="en-US"/>
        </w:rPr>
        <w:t>roku</w:t>
      </w:r>
      <w:r w:rsidRPr="006D7207">
        <w:rPr>
          <w:rFonts w:cstheme="minorHAnsi"/>
        </w:rPr>
        <w:t>. (APSO)</w:t>
      </w:r>
    </w:p>
    <w:p w14:paraId="5774731D" w14:textId="77777777" w:rsidR="0074121E" w:rsidRPr="006D7207" w:rsidRDefault="0074121E">
      <w:pPr>
        <w:pStyle w:val="ListParagraph"/>
        <w:numPr>
          <w:ilvl w:val="0"/>
          <w:numId w:val="7"/>
        </w:numPr>
        <w:spacing w:after="200" w:line="240" w:lineRule="auto"/>
        <w:jc w:val="both"/>
        <w:rPr>
          <w:rFonts w:cstheme="minorHAnsi"/>
        </w:rPr>
      </w:pPr>
      <w:r w:rsidRPr="00A0567C">
        <w:rPr>
          <w:rFonts w:cstheme="minorHAnsi"/>
          <w:i/>
          <w:iCs/>
          <w:color w:val="538135" w:themeColor="accent6" w:themeShade="BF"/>
        </w:rPr>
        <w:t>Sistem</w:t>
      </w:r>
      <w:r w:rsidRPr="006D7207">
        <w:rPr>
          <w:rFonts w:cstheme="minorHAnsi"/>
        </w:rPr>
        <w:t xml:space="preserve"> </w:t>
      </w:r>
      <w:r w:rsidRPr="006D7207">
        <w:rPr>
          <w:rFonts w:cstheme="minorHAnsi"/>
          <w:b/>
        </w:rPr>
        <w:t>traži</w:t>
      </w:r>
      <w:r w:rsidRPr="006D7207">
        <w:rPr>
          <w:rFonts w:cstheme="minorHAnsi"/>
        </w:rPr>
        <w:t xml:space="preserve"> </w:t>
      </w:r>
      <w:r>
        <w:rPr>
          <w:rFonts w:cstheme="minorHAnsi"/>
        </w:rPr>
        <w:t xml:space="preserve">preostale </w:t>
      </w:r>
      <w:r w:rsidRPr="00AE0458">
        <w:rPr>
          <w:rFonts w:eastAsia="Arial" w:cstheme="minorHAnsi"/>
          <w:i/>
          <w:iCs/>
          <w:color w:val="0070C0"/>
          <w:lang w:val="de-AT" w:bidi="en-US"/>
        </w:rPr>
        <w:t>ispite</w:t>
      </w:r>
      <w:r w:rsidRPr="006D7207">
        <w:rPr>
          <w:rFonts w:cstheme="minorHAnsi"/>
        </w:rPr>
        <w:t xml:space="preserve"> po zadatim vrednostima. (SO)</w:t>
      </w:r>
    </w:p>
    <w:p w14:paraId="29710A3C" w14:textId="77777777" w:rsidR="0074121E" w:rsidRPr="006D7207" w:rsidRDefault="0074121E">
      <w:pPr>
        <w:pStyle w:val="ListParagraph"/>
        <w:numPr>
          <w:ilvl w:val="0"/>
          <w:numId w:val="7"/>
        </w:numPr>
        <w:spacing w:after="200" w:line="240" w:lineRule="auto"/>
        <w:jc w:val="both"/>
        <w:rPr>
          <w:rFonts w:cstheme="minorHAnsi"/>
        </w:rPr>
      </w:pPr>
      <w:r w:rsidRPr="00A0567C">
        <w:rPr>
          <w:rFonts w:cstheme="minorHAnsi"/>
          <w:i/>
          <w:iCs/>
          <w:color w:val="538135" w:themeColor="accent6" w:themeShade="BF"/>
        </w:rPr>
        <w:t>Sistem</w:t>
      </w:r>
      <w:r w:rsidRPr="006D7207">
        <w:rPr>
          <w:rFonts w:cstheme="minorHAnsi"/>
        </w:rPr>
        <w:t xml:space="preserve"> </w:t>
      </w:r>
      <w:r w:rsidRPr="006D7207">
        <w:rPr>
          <w:rFonts w:cstheme="minorHAnsi"/>
          <w:b/>
        </w:rPr>
        <w:t>prikazuje</w:t>
      </w:r>
      <w:r w:rsidRPr="006D7207">
        <w:rPr>
          <w:rFonts w:cstheme="minorHAnsi"/>
        </w:rPr>
        <w:t xml:space="preserve"> </w:t>
      </w:r>
      <w:r w:rsidRPr="006D7207">
        <w:rPr>
          <w:rFonts w:cstheme="minorHAnsi"/>
          <w:i/>
          <w:iCs/>
        </w:rPr>
        <w:t>zaposlenom</w:t>
      </w:r>
      <w:r w:rsidRPr="006D7207">
        <w:rPr>
          <w:rFonts w:cstheme="minorHAnsi"/>
        </w:rPr>
        <w:t xml:space="preserve"> nađene </w:t>
      </w:r>
      <w:r w:rsidRPr="00AE0458">
        <w:rPr>
          <w:rFonts w:eastAsia="Arial" w:cstheme="minorHAnsi"/>
          <w:i/>
          <w:iCs/>
          <w:color w:val="0070C0"/>
          <w:lang w:val="de-AT" w:bidi="en-US"/>
        </w:rPr>
        <w:t>ispite</w:t>
      </w:r>
      <w:r w:rsidRPr="006D7207">
        <w:rPr>
          <w:rFonts w:cstheme="minorHAnsi"/>
        </w:rPr>
        <w:t xml:space="preserve"> uz poruku “</w:t>
      </w:r>
      <w:r w:rsidRPr="00C4145C">
        <w:rPr>
          <w:rFonts w:cstheme="minorHAnsi"/>
          <w:i/>
          <w:iCs/>
          <w:color w:val="538135" w:themeColor="accent6" w:themeShade="BF"/>
        </w:rPr>
        <w:t>Sistem</w:t>
      </w:r>
      <w:r w:rsidRPr="006D7207">
        <w:rPr>
          <w:rFonts w:cstheme="minorHAnsi"/>
        </w:rPr>
        <w:t xml:space="preserve"> je pronašao</w:t>
      </w:r>
      <w:r>
        <w:rPr>
          <w:rFonts w:cstheme="minorHAnsi"/>
        </w:rPr>
        <w:t xml:space="preserve"> preostale</w:t>
      </w:r>
      <w:r w:rsidRPr="006D7207">
        <w:rPr>
          <w:rFonts w:cstheme="minorHAnsi"/>
        </w:rPr>
        <w:t xml:space="preserve"> </w:t>
      </w:r>
      <w:r w:rsidRPr="00AE0458">
        <w:rPr>
          <w:rFonts w:eastAsia="Arial" w:cstheme="minorHAnsi"/>
          <w:i/>
          <w:iCs/>
          <w:color w:val="0070C0"/>
          <w:lang w:val="de-AT" w:bidi="en-US"/>
        </w:rPr>
        <w:t xml:space="preserve">ispite </w:t>
      </w:r>
      <w:r w:rsidRPr="00E616A2">
        <w:rPr>
          <w:rFonts w:cstheme="minorHAnsi"/>
        </w:rPr>
        <w:t>za</w:t>
      </w:r>
      <w:r w:rsidRPr="00AE0458">
        <w:rPr>
          <w:rFonts w:eastAsia="Arial" w:cstheme="minorHAnsi"/>
          <w:i/>
          <w:iCs/>
          <w:color w:val="0070C0"/>
          <w:lang w:val="de-AT" w:bidi="en-US"/>
        </w:rPr>
        <w:t xml:space="preserve"> studenta </w:t>
      </w:r>
      <w:r w:rsidRPr="00E616A2">
        <w:rPr>
          <w:rFonts w:cstheme="minorHAnsi"/>
        </w:rPr>
        <w:t>u</w:t>
      </w:r>
      <w:r w:rsidRPr="00AE0458">
        <w:rPr>
          <w:rFonts w:eastAsia="Arial" w:cstheme="minorHAnsi"/>
          <w:i/>
          <w:iCs/>
          <w:color w:val="0070C0"/>
          <w:lang w:val="de-AT" w:bidi="en-US"/>
        </w:rPr>
        <w:t xml:space="preserve"> roku</w:t>
      </w:r>
      <w:r w:rsidRPr="006D7207">
        <w:rPr>
          <w:rFonts w:cstheme="minorHAnsi"/>
        </w:rPr>
        <w:t>“. (IA)</w:t>
      </w:r>
    </w:p>
    <w:p w14:paraId="70A26C72" w14:textId="77777777" w:rsidR="0074121E" w:rsidRPr="006D7207" w:rsidRDefault="0074121E" w:rsidP="0074121E">
      <w:pPr>
        <w:pStyle w:val="Normal1"/>
        <w:spacing w:before="120" w:after="40" w:line="240" w:lineRule="auto"/>
        <w:jc w:val="both"/>
        <w:rPr>
          <w:rFonts w:asciiTheme="minorHAnsi" w:hAnsiTheme="minorHAnsi" w:cstheme="minorHAnsi"/>
          <w:color w:val="auto"/>
        </w:rPr>
      </w:pPr>
      <w:r w:rsidRPr="006D7207">
        <w:rPr>
          <w:rFonts w:asciiTheme="minorHAnsi" w:hAnsiTheme="minorHAnsi" w:cstheme="minorHAnsi"/>
          <w:b/>
          <w:color w:val="auto"/>
        </w:rPr>
        <w:t>Alternativni scenarii</w:t>
      </w:r>
      <w:r w:rsidRPr="006D7207">
        <w:rPr>
          <w:rFonts w:asciiTheme="minorHAnsi" w:hAnsiTheme="minorHAnsi" w:cstheme="minorHAnsi"/>
          <w:color w:val="auto"/>
        </w:rPr>
        <w:t>:</w:t>
      </w:r>
    </w:p>
    <w:p w14:paraId="22274AA6" w14:textId="77777777" w:rsidR="0074121E" w:rsidRPr="00EB2DC6" w:rsidRDefault="0074121E" w:rsidP="0074121E">
      <w:pPr>
        <w:spacing w:after="60" w:line="240" w:lineRule="auto"/>
        <w:ind w:left="360"/>
        <w:jc w:val="both"/>
        <w:rPr>
          <w:rFonts w:cstheme="minorHAnsi"/>
          <w:lang w:val="en-US"/>
        </w:rPr>
      </w:pPr>
      <w:r>
        <w:rPr>
          <w:rFonts w:cstheme="minorHAnsi"/>
        </w:rPr>
        <w:t>3</w:t>
      </w:r>
      <w:r w:rsidRPr="006D7207">
        <w:rPr>
          <w:rFonts w:cstheme="minorHAnsi"/>
        </w:rPr>
        <w:t xml:space="preserve">.1. </w:t>
      </w:r>
      <w:r w:rsidRPr="009357E1">
        <w:rPr>
          <w:rFonts w:cstheme="minorHAnsi"/>
        </w:rPr>
        <w:t xml:space="preserve">Ukoliko </w:t>
      </w:r>
      <w:r w:rsidRPr="00C4145C">
        <w:rPr>
          <w:rFonts w:cstheme="minorHAnsi"/>
          <w:i/>
          <w:iCs/>
          <w:color w:val="538135" w:themeColor="accent6" w:themeShade="BF"/>
        </w:rPr>
        <w:t>sistem</w:t>
      </w:r>
      <w:r w:rsidRPr="009357E1">
        <w:rPr>
          <w:rFonts w:cstheme="minorHAnsi"/>
        </w:rPr>
        <w:t xml:space="preserve"> n</w:t>
      </w:r>
      <w:r>
        <w:rPr>
          <w:rFonts w:cstheme="minorHAnsi"/>
        </w:rPr>
        <w:t>ije mogao</w:t>
      </w:r>
      <w:r w:rsidRPr="009357E1">
        <w:rPr>
          <w:rFonts w:cstheme="minorHAnsi"/>
        </w:rPr>
        <w:t xml:space="preserve"> da nađe </w:t>
      </w:r>
      <w:r w:rsidRPr="00AE0458">
        <w:rPr>
          <w:rFonts w:eastAsia="Arial" w:cstheme="minorHAnsi"/>
          <w:i/>
          <w:iCs/>
          <w:color w:val="0070C0"/>
          <w:lang w:val="de-AT" w:bidi="en-US"/>
        </w:rPr>
        <w:t>ispite</w:t>
      </w:r>
      <w:r w:rsidRPr="009357E1">
        <w:rPr>
          <w:rFonts w:cstheme="minorHAnsi"/>
          <w:i/>
          <w:iCs/>
        </w:rPr>
        <w:t xml:space="preserve"> ,</w:t>
      </w:r>
      <w:r w:rsidRPr="009357E1">
        <w:rPr>
          <w:rFonts w:cstheme="minorHAnsi"/>
        </w:rPr>
        <w:t xml:space="preserve"> on prikazuje</w:t>
      </w:r>
      <w:r>
        <w:rPr>
          <w:rFonts w:cstheme="minorHAnsi"/>
        </w:rPr>
        <w:t xml:space="preserve"> </w:t>
      </w:r>
      <w:r>
        <w:rPr>
          <w:rFonts w:cstheme="minorHAnsi"/>
          <w:color w:val="FF0000"/>
        </w:rPr>
        <w:t>studentu</w:t>
      </w:r>
      <w:r w:rsidRPr="009357E1">
        <w:rPr>
          <w:rFonts w:cstheme="minorHAnsi"/>
        </w:rPr>
        <w:t xml:space="preserve"> poruku: “</w:t>
      </w:r>
      <w:r w:rsidRPr="00C4145C">
        <w:rPr>
          <w:rFonts w:cstheme="minorHAnsi"/>
          <w:i/>
          <w:iCs/>
          <w:color w:val="538135" w:themeColor="accent6" w:themeShade="BF"/>
        </w:rPr>
        <w:t>Sistem</w:t>
      </w:r>
      <w:r w:rsidRPr="009357E1">
        <w:rPr>
          <w:rFonts w:cstheme="minorHAnsi"/>
        </w:rPr>
        <w:t xml:space="preserve"> n</w:t>
      </w:r>
      <w:r>
        <w:rPr>
          <w:rFonts w:cstheme="minorHAnsi"/>
        </w:rPr>
        <w:t>ije mogao</w:t>
      </w:r>
      <w:r w:rsidRPr="009357E1">
        <w:rPr>
          <w:rFonts w:cstheme="minorHAnsi"/>
        </w:rPr>
        <w:t xml:space="preserve"> da </w:t>
      </w:r>
      <w:r>
        <w:rPr>
          <w:rFonts w:cstheme="minorHAnsi"/>
        </w:rPr>
        <w:t>pronađe preostale</w:t>
      </w:r>
      <w:r w:rsidRPr="009357E1">
        <w:rPr>
          <w:rFonts w:cstheme="minorHAnsi"/>
        </w:rPr>
        <w:t xml:space="preserve"> </w:t>
      </w:r>
      <w:r w:rsidRPr="00AE0458">
        <w:rPr>
          <w:rFonts w:eastAsia="Arial" w:cstheme="minorHAnsi"/>
          <w:i/>
          <w:iCs/>
          <w:color w:val="0070C0"/>
          <w:lang w:val="de-AT" w:bidi="en-US"/>
        </w:rPr>
        <w:t>ispite</w:t>
      </w:r>
      <w:r w:rsidRPr="00763D6E">
        <w:rPr>
          <w:rFonts w:cstheme="minorHAnsi"/>
        </w:rPr>
        <w:t xml:space="preserve"> </w:t>
      </w:r>
      <w:r>
        <w:rPr>
          <w:rFonts w:cstheme="minorHAnsi"/>
        </w:rPr>
        <w:t xml:space="preserve">za </w:t>
      </w:r>
      <w:r w:rsidRPr="00AE0458">
        <w:rPr>
          <w:rFonts w:eastAsia="Arial" w:cstheme="minorHAnsi"/>
          <w:i/>
          <w:iCs/>
          <w:color w:val="0070C0"/>
          <w:lang w:val="de-AT" w:bidi="en-US"/>
        </w:rPr>
        <w:t>studenta</w:t>
      </w:r>
      <w:r w:rsidRPr="009357E1">
        <w:rPr>
          <w:rFonts w:cstheme="minorHAnsi"/>
        </w:rPr>
        <w:t xml:space="preserve">”. Prekida se izvršenje scenaria. (IA) </w:t>
      </w:r>
    </w:p>
    <w:p w14:paraId="7B8D7FB0" w14:textId="77777777" w:rsidR="001944FF" w:rsidRDefault="0074121E" w:rsidP="001944FF">
      <w:pPr>
        <w:keepNext/>
        <w:spacing w:after="60" w:line="240" w:lineRule="auto"/>
        <w:ind w:left="720"/>
        <w:jc w:val="both"/>
      </w:pPr>
      <w:r>
        <w:rPr>
          <w:rFonts w:cstheme="minorHAnsi"/>
          <w:noProof/>
          <w:lang w:val="en-US"/>
        </w:rPr>
        <w:lastRenderedPageBreak/>
        <w:t xml:space="preserve"> </w:t>
      </w:r>
      <w:r>
        <w:rPr>
          <w:rFonts w:cstheme="minorHAnsi"/>
          <w:noProof/>
          <w:lang w:val="en-US"/>
        </w:rPr>
        <w:tab/>
        <w:t xml:space="preserve"> </w:t>
      </w:r>
      <w:r>
        <w:rPr>
          <w:rFonts w:cstheme="minorHAnsi"/>
          <w:noProof/>
          <w:lang w:val="en-US"/>
        </w:rPr>
        <w:tab/>
        <w:t xml:space="preserve"> </w:t>
      </w:r>
      <w:r>
        <w:rPr>
          <w:rFonts w:cstheme="minorHAnsi"/>
          <w:noProof/>
          <w:lang w:val="en-US"/>
        </w:rPr>
        <w:drawing>
          <wp:inline distT="0" distB="0" distL="0" distR="0" wp14:anchorId="5A7795AB" wp14:editId="30E3825A">
            <wp:extent cx="5143974" cy="4419600"/>
            <wp:effectExtent l="0" t="0" r="0" b="0"/>
            <wp:docPr id="436561243" name="Picture 1"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61243" name="Picture 1" descr="A diagram of a student&#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144694" cy="4420219"/>
                    </a:xfrm>
                    <a:prstGeom prst="rect">
                      <a:avLst/>
                    </a:prstGeom>
                  </pic:spPr>
                </pic:pic>
              </a:graphicData>
            </a:graphic>
          </wp:inline>
        </w:drawing>
      </w:r>
    </w:p>
    <w:p w14:paraId="5867983F" w14:textId="70FE63A8" w:rsidR="0074121E" w:rsidRDefault="001944FF" w:rsidP="001944FF">
      <w:pPr>
        <w:pStyle w:val="Caption"/>
        <w:jc w:val="center"/>
      </w:pPr>
      <w:bookmarkStart w:id="111" w:name="_Toc220700877"/>
      <w:r>
        <w:t xml:space="preserve">Slika </w:t>
      </w:r>
      <w:r>
        <w:fldChar w:fldCharType="begin"/>
      </w:r>
      <w:r>
        <w:instrText xml:space="preserve"> SEQ Slika \* ARABIC </w:instrText>
      </w:r>
      <w:r>
        <w:fldChar w:fldCharType="separate"/>
      </w:r>
      <w:r w:rsidR="002341AD">
        <w:rPr>
          <w:noProof/>
        </w:rPr>
        <w:t>37</w:t>
      </w:r>
      <w:r>
        <w:fldChar w:fldCharType="end"/>
      </w:r>
      <w:r>
        <w:t xml:space="preserve">: </w:t>
      </w:r>
      <w:r w:rsidRPr="003C12AF">
        <w:t>Dijagram sekvenci SK</w:t>
      </w:r>
      <w:r w:rsidR="00BD3A7A">
        <w:t>3</w:t>
      </w:r>
      <w:r w:rsidRPr="003C12AF">
        <w:t>, osnovni scenario</w:t>
      </w:r>
      <w:bookmarkEnd w:id="111"/>
    </w:p>
    <w:p w14:paraId="0FC2F49D" w14:textId="77777777" w:rsidR="0074121E" w:rsidRDefault="0074121E" w:rsidP="0074121E">
      <w:pPr>
        <w:pStyle w:val="Caption"/>
        <w:rPr>
          <w:rFonts w:cstheme="minorHAnsi"/>
        </w:rPr>
      </w:pPr>
    </w:p>
    <w:p w14:paraId="452EE5C7" w14:textId="7CF0C304" w:rsidR="0074121E" w:rsidRPr="00AE0458" w:rsidRDefault="006A1CCB" w:rsidP="006A1CCB">
      <w:pPr>
        <w:pStyle w:val="Heading4"/>
      </w:pPr>
      <w:bookmarkStart w:id="112" w:name="_Toc220700990"/>
      <w:r>
        <w:t>3.12.1.</w:t>
      </w:r>
      <w:r w:rsidR="00AF4910">
        <w:t>4</w:t>
      </w:r>
      <w:r w:rsidR="0074121E" w:rsidRPr="00AE0458">
        <w:t xml:space="preserve">. Slučaj korišćenja </w:t>
      </w:r>
      <w:r w:rsidR="00AF4910">
        <w:t>4</w:t>
      </w:r>
      <w:r w:rsidR="0074121E" w:rsidRPr="00AE0458">
        <w:t xml:space="preserve"> – Pregled uspešnih polaganja</w:t>
      </w:r>
      <w:bookmarkEnd w:id="112"/>
    </w:p>
    <w:p w14:paraId="3331ECB8" w14:textId="77777777" w:rsidR="0074121E" w:rsidRPr="00AE0458" w:rsidRDefault="0074121E" w:rsidP="0074121E">
      <w:pPr>
        <w:pStyle w:val="Normal1"/>
        <w:spacing w:line="240" w:lineRule="auto"/>
        <w:jc w:val="both"/>
        <w:rPr>
          <w:rFonts w:asciiTheme="minorHAnsi" w:hAnsiTheme="minorHAnsi" w:cstheme="minorHAnsi"/>
          <w:color w:val="auto"/>
          <w:lang w:val="de-AT"/>
        </w:rPr>
      </w:pPr>
      <w:r w:rsidRPr="00AE0458">
        <w:rPr>
          <w:rFonts w:asciiTheme="minorHAnsi" w:hAnsiTheme="minorHAnsi" w:cstheme="minorHAnsi"/>
          <w:b/>
          <w:color w:val="auto"/>
          <w:lang w:val="de-AT"/>
        </w:rPr>
        <w:t>Naziv SK</w:t>
      </w:r>
    </w:p>
    <w:p w14:paraId="1D531820" w14:textId="77777777" w:rsidR="0074121E" w:rsidRPr="00AE0458" w:rsidRDefault="0074121E" w:rsidP="0074121E">
      <w:pPr>
        <w:pStyle w:val="Normal1"/>
        <w:spacing w:after="120" w:line="240" w:lineRule="auto"/>
        <w:jc w:val="both"/>
        <w:rPr>
          <w:rFonts w:asciiTheme="minorHAnsi" w:hAnsiTheme="minorHAnsi" w:cstheme="minorHAnsi"/>
          <w:color w:val="auto"/>
          <w:lang w:val="de-AT"/>
        </w:rPr>
      </w:pPr>
      <w:r w:rsidRPr="00AE0458">
        <w:rPr>
          <w:rFonts w:asciiTheme="minorHAnsi" w:hAnsiTheme="minorHAnsi" w:cstheme="minorHAnsi"/>
          <w:color w:val="auto"/>
          <w:lang w:val="de-AT"/>
        </w:rPr>
        <w:t>Pregled uspe</w:t>
      </w:r>
      <w:r>
        <w:rPr>
          <w:rFonts w:asciiTheme="minorHAnsi" w:hAnsiTheme="minorHAnsi" w:cstheme="minorHAnsi"/>
          <w:color w:val="auto"/>
          <w:lang w:val="sr-Latn-RS"/>
        </w:rPr>
        <w:t xml:space="preserve">šnih </w:t>
      </w:r>
      <w:r w:rsidRPr="00AE0458">
        <w:rPr>
          <w:rFonts w:asciiTheme="minorHAnsi" w:hAnsiTheme="minorHAnsi" w:cstheme="minorHAnsi"/>
          <w:i/>
          <w:iCs/>
          <w:color w:val="0070C0"/>
          <w:lang w:val="de-AT"/>
        </w:rPr>
        <w:t>polaganja</w:t>
      </w:r>
    </w:p>
    <w:p w14:paraId="17D14FD4" w14:textId="77777777" w:rsidR="0074121E" w:rsidRPr="00AE0458" w:rsidRDefault="0074121E" w:rsidP="0074121E">
      <w:pPr>
        <w:pStyle w:val="Normal1"/>
        <w:spacing w:line="240" w:lineRule="auto"/>
        <w:jc w:val="both"/>
        <w:rPr>
          <w:rFonts w:asciiTheme="minorHAnsi" w:hAnsiTheme="minorHAnsi" w:cstheme="minorHAnsi"/>
          <w:color w:val="auto"/>
          <w:lang w:val="de-AT"/>
        </w:rPr>
      </w:pPr>
      <w:r w:rsidRPr="00AE0458">
        <w:rPr>
          <w:rFonts w:asciiTheme="minorHAnsi" w:hAnsiTheme="minorHAnsi" w:cstheme="minorHAnsi"/>
          <w:b/>
          <w:color w:val="auto"/>
          <w:lang w:val="de-AT"/>
        </w:rPr>
        <w:t>Akteri SK</w:t>
      </w:r>
    </w:p>
    <w:p w14:paraId="53F04770" w14:textId="77777777" w:rsidR="0074121E" w:rsidRPr="00C03D2A" w:rsidRDefault="0074121E" w:rsidP="0074121E">
      <w:pPr>
        <w:pStyle w:val="Normal1"/>
        <w:spacing w:after="120" w:line="240" w:lineRule="auto"/>
        <w:jc w:val="both"/>
        <w:rPr>
          <w:rFonts w:asciiTheme="minorHAnsi" w:hAnsiTheme="minorHAnsi" w:cstheme="minorHAnsi"/>
          <w:i/>
          <w:iCs/>
          <w:color w:val="auto"/>
        </w:rPr>
      </w:pPr>
      <w:r>
        <w:rPr>
          <w:rFonts w:asciiTheme="minorHAnsi" w:hAnsiTheme="minorHAnsi" w:cstheme="minorHAnsi"/>
          <w:i/>
          <w:iCs/>
          <w:color w:val="FF0000"/>
        </w:rPr>
        <w:t>Student</w:t>
      </w:r>
    </w:p>
    <w:p w14:paraId="43F18235" w14:textId="77777777" w:rsidR="0074121E" w:rsidRDefault="0074121E" w:rsidP="0074121E">
      <w:pPr>
        <w:pStyle w:val="Normal1"/>
        <w:spacing w:line="240" w:lineRule="auto"/>
        <w:jc w:val="both"/>
        <w:rPr>
          <w:rFonts w:asciiTheme="minorHAnsi" w:hAnsiTheme="minorHAnsi" w:cstheme="minorHAnsi"/>
          <w:color w:val="auto"/>
        </w:rPr>
      </w:pPr>
      <w:r>
        <w:rPr>
          <w:rFonts w:asciiTheme="minorHAnsi" w:hAnsiTheme="minorHAnsi" w:cstheme="minorHAnsi"/>
          <w:b/>
          <w:color w:val="auto"/>
        </w:rPr>
        <w:t>Učesnici SK</w:t>
      </w:r>
    </w:p>
    <w:p w14:paraId="231D0206" w14:textId="77777777" w:rsidR="0074121E" w:rsidRDefault="0074121E" w:rsidP="0074121E">
      <w:pPr>
        <w:pStyle w:val="Normal1"/>
        <w:spacing w:after="120" w:line="240" w:lineRule="auto"/>
        <w:jc w:val="both"/>
        <w:rPr>
          <w:rFonts w:asciiTheme="minorHAnsi" w:hAnsiTheme="minorHAnsi" w:cstheme="minorHAnsi"/>
          <w:color w:val="auto"/>
        </w:rPr>
      </w:pPr>
      <w:r>
        <w:rPr>
          <w:rFonts w:asciiTheme="minorHAnsi" w:hAnsiTheme="minorHAnsi" w:cstheme="minorHAnsi"/>
          <w:i/>
          <w:iCs/>
          <w:color w:val="FF0000"/>
        </w:rPr>
        <w:t>Student</w:t>
      </w:r>
      <w:r>
        <w:rPr>
          <w:rFonts w:asciiTheme="minorHAnsi" w:hAnsiTheme="minorHAnsi" w:cstheme="minorHAnsi"/>
          <w:color w:val="auto"/>
        </w:rPr>
        <w:t xml:space="preserve"> i </w:t>
      </w:r>
      <w:r w:rsidRPr="00C4145C">
        <w:rPr>
          <w:rFonts w:asciiTheme="minorHAnsi" w:hAnsiTheme="minorHAnsi" w:cstheme="minorHAnsi"/>
          <w:i/>
          <w:iCs/>
          <w:color w:val="538135" w:themeColor="accent6" w:themeShade="BF"/>
        </w:rPr>
        <w:t>sistem</w:t>
      </w:r>
      <w:r>
        <w:rPr>
          <w:rFonts w:asciiTheme="minorHAnsi" w:hAnsiTheme="minorHAnsi" w:cstheme="minorHAnsi"/>
          <w:color w:val="auto"/>
        </w:rPr>
        <w:t xml:space="preserve"> (program)</w:t>
      </w:r>
    </w:p>
    <w:p w14:paraId="2AE360B2" w14:textId="77777777" w:rsidR="0074121E" w:rsidRPr="00AE0458" w:rsidRDefault="0074121E" w:rsidP="0074121E">
      <w:pPr>
        <w:pStyle w:val="Normal1"/>
        <w:spacing w:after="120" w:line="240" w:lineRule="auto"/>
        <w:jc w:val="both"/>
        <w:rPr>
          <w:rFonts w:asciiTheme="minorHAnsi" w:hAnsiTheme="minorHAnsi" w:cstheme="minorHAnsi"/>
          <w:color w:val="auto"/>
          <w:lang w:val="de-AT"/>
        </w:rPr>
      </w:pPr>
      <w:r w:rsidRPr="00AE0458">
        <w:rPr>
          <w:rFonts w:asciiTheme="minorHAnsi" w:hAnsiTheme="minorHAnsi" w:cstheme="minorHAnsi"/>
          <w:b/>
          <w:color w:val="auto"/>
          <w:lang w:val="de-AT"/>
        </w:rPr>
        <w:t>Preduslov</w:t>
      </w:r>
      <w:r w:rsidRPr="00AE0458">
        <w:rPr>
          <w:rFonts w:asciiTheme="minorHAnsi" w:hAnsiTheme="minorHAnsi" w:cstheme="minorHAnsi"/>
          <w:color w:val="auto"/>
          <w:lang w:val="de-AT"/>
        </w:rPr>
        <w:t xml:space="preserve">: </w:t>
      </w:r>
      <w:r w:rsidRPr="00AE0458">
        <w:rPr>
          <w:rFonts w:asciiTheme="minorHAnsi" w:hAnsiTheme="minorHAnsi" w:cstheme="minorHAnsi"/>
          <w:i/>
          <w:iCs/>
          <w:color w:val="538135" w:themeColor="accent6" w:themeShade="BF"/>
          <w:lang w:val="de-AT"/>
        </w:rPr>
        <w:t>Sistem</w:t>
      </w:r>
      <w:r w:rsidRPr="00AE0458">
        <w:rPr>
          <w:rFonts w:asciiTheme="minorHAnsi" w:hAnsiTheme="minorHAnsi" w:cstheme="minorHAnsi"/>
          <w:color w:val="auto"/>
          <w:lang w:val="de-AT"/>
        </w:rPr>
        <w:t xml:space="preserve"> je pokrenut i </w:t>
      </w:r>
      <w:r w:rsidRPr="00AE0458">
        <w:rPr>
          <w:rFonts w:asciiTheme="minorHAnsi" w:hAnsiTheme="minorHAnsi" w:cstheme="minorHAnsi"/>
          <w:i/>
          <w:iCs/>
          <w:color w:val="FF0000"/>
          <w:lang w:val="de-AT"/>
        </w:rPr>
        <w:t>student</w:t>
      </w:r>
      <w:r w:rsidRPr="00AE0458">
        <w:rPr>
          <w:rFonts w:asciiTheme="minorHAnsi" w:hAnsiTheme="minorHAnsi" w:cstheme="minorHAnsi"/>
          <w:color w:val="auto"/>
          <w:lang w:val="de-AT"/>
        </w:rPr>
        <w:t xml:space="preserve"> je prijavljen sa svojom šifrom. </w:t>
      </w:r>
    </w:p>
    <w:p w14:paraId="70014F33" w14:textId="77777777" w:rsidR="0074121E" w:rsidRPr="004B5950" w:rsidRDefault="0074121E" w:rsidP="0074121E">
      <w:pPr>
        <w:pStyle w:val="Normal1"/>
        <w:spacing w:after="40" w:line="240" w:lineRule="auto"/>
        <w:jc w:val="both"/>
        <w:rPr>
          <w:rFonts w:asciiTheme="minorHAnsi" w:hAnsiTheme="minorHAnsi" w:cstheme="minorHAnsi"/>
          <w:color w:val="auto"/>
        </w:rPr>
      </w:pPr>
      <w:r>
        <w:rPr>
          <w:rFonts w:asciiTheme="minorHAnsi" w:hAnsiTheme="minorHAnsi" w:cstheme="minorHAnsi"/>
          <w:b/>
          <w:color w:val="auto"/>
        </w:rPr>
        <w:t>Osnovni scenario SK</w:t>
      </w:r>
      <w:r>
        <w:rPr>
          <w:rFonts w:asciiTheme="minorHAnsi" w:hAnsiTheme="minorHAnsi" w:cstheme="minorHAnsi"/>
          <w:color w:val="auto"/>
        </w:rPr>
        <w:t>:</w:t>
      </w:r>
    </w:p>
    <w:p w14:paraId="7D483CC1" w14:textId="77777777" w:rsidR="0074121E" w:rsidRDefault="0074121E" w:rsidP="0074121E">
      <w:pPr>
        <w:pStyle w:val="ListParagraph"/>
        <w:numPr>
          <w:ilvl w:val="0"/>
          <w:numId w:val="3"/>
        </w:numPr>
        <w:spacing w:after="200" w:line="240" w:lineRule="auto"/>
        <w:jc w:val="both"/>
        <w:rPr>
          <w:rFonts w:cstheme="minorHAnsi"/>
        </w:rPr>
      </w:pPr>
      <w:bookmarkStart w:id="113" w:name="_Hlk85558525"/>
      <w:r>
        <w:rPr>
          <w:rFonts w:cstheme="minorHAnsi"/>
          <w:i/>
          <w:iCs/>
          <w:color w:val="FF0000"/>
        </w:rPr>
        <w:t>Student</w:t>
      </w:r>
      <w:r>
        <w:rPr>
          <w:rFonts w:cstheme="minorHAnsi"/>
        </w:rPr>
        <w:t xml:space="preserve"> </w:t>
      </w:r>
      <w:r>
        <w:rPr>
          <w:rFonts w:cstheme="minorHAnsi"/>
          <w:b/>
        </w:rPr>
        <w:t>poziva</w:t>
      </w:r>
      <w:r>
        <w:rPr>
          <w:rFonts w:cstheme="minorHAnsi"/>
        </w:rPr>
        <w:t xml:space="preserve"> </w:t>
      </w:r>
      <w:r w:rsidRPr="00C4145C">
        <w:rPr>
          <w:rFonts w:cstheme="minorHAnsi"/>
          <w:i/>
          <w:iCs/>
          <w:color w:val="538135" w:themeColor="accent6" w:themeShade="BF"/>
        </w:rPr>
        <w:t>sistem</w:t>
      </w:r>
      <w:r>
        <w:rPr>
          <w:rFonts w:cstheme="minorHAnsi"/>
        </w:rPr>
        <w:t xml:space="preserve"> da nađe uspešna </w:t>
      </w:r>
      <w:r w:rsidRPr="00AE0458">
        <w:rPr>
          <w:rFonts w:eastAsia="Arial" w:cstheme="minorHAnsi"/>
          <w:i/>
          <w:iCs/>
          <w:color w:val="0070C0"/>
          <w:lang w:val="de-AT" w:bidi="en-US"/>
        </w:rPr>
        <w:t>polaganja</w:t>
      </w:r>
      <w:r>
        <w:rPr>
          <w:rFonts w:cstheme="minorHAnsi"/>
        </w:rPr>
        <w:t>. (APSO)</w:t>
      </w:r>
    </w:p>
    <w:p w14:paraId="574FA13D" w14:textId="77777777" w:rsidR="0074121E" w:rsidRDefault="0074121E" w:rsidP="0074121E">
      <w:pPr>
        <w:pStyle w:val="ListParagraph"/>
        <w:numPr>
          <w:ilvl w:val="0"/>
          <w:numId w:val="3"/>
        </w:numPr>
        <w:spacing w:after="200" w:line="240" w:lineRule="auto"/>
        <w:jc w:val="both"/>
        <w:rPr>
          <w:rFonts w:cstheme="minorHAnsi"/>
        </w:rPr>
      </w:pPr>
      <w:r w:rsidRPr="00C4145C">
        <w:rPr>
          <w:rFonts w:cstheme="minorHAnsi"/>
          <w:i/>
          <w:iCs/>
          <w:color w:val="538135" w:themeColor="accent6" w:themeShade="BF"/>
        </w:rPr>
        <w:t>Sistem</w:t>
      </w:r>
      <w:r>
        <w:rPr>
          <w:rFonts w:cstheme="minorHAnsi"/>
        </w:rPr>
        <w:t xml:space="preserve"> </w:t>
      </w:r>
      <w:r>
        <w:rPr>
          <w:rFonts w:cstheme="minorHAnsi"/>
          <w:b/>
        </w:rPr>
        <w:t>traži</w:t>
      </w:r>
      <w:r>
        <w:rPr>
          <w:rFonts w:cstheme="minorHAnsi"/>
        </w:rPr>
        <w:t xml:space="preserve"> </w:t>
      </w:r>
      <w:r w:rsidRPr="00AE0458">
        <w:rPr>
          <w:rFonts w:eastAsia="Arial" w:cstheme="minorHAnsi"/>
          <w:i/>
          <w:iCs/>
          <w:color w:val="0070C0"/>
          <w:lang w:val="de-AT" w:bidi="en-US"/>
        </w:rPr>
        <w:t>polaganja</w:t>
      </w:r>
      <w:r>
        <w:rPr>
          <w:rFonts w:cstheme="minorHAnsi"/>
        </w:rPr>
        <w:t xml:space="preserve"> po zadatim vrednostima. (SO)</w:t>
      </w:r>
    </w:p>
    <w:p w14:paraId="24E97502" w14:textId="77777777" w:rsidR="0074121E" w:rsidRDefault="0074121E" w:rsidP="0074121E">
      <w:pPr>
        <w:pStyle w:val="ListParagraph"/>
        <w:numPr>
          <w:ilvl w:val="0"/>
          <w:numId w:val="3"/>
        </w:numPr>
        <w:spacing w:after="200" w:line="240" w:lineRule="auto"/>
        <w:jc w:val="both"/>
        <w:rPr>
          <w:rFonts w:cstheme="minorHAnsi"/>
        </w:rPr>
      </w:pPr>
      <w:r w:rsidRPr="00C4145C">
        <w:rPr>
          <w:rFonts w:cstheme="minorHAnsi"/>
          <w:i/>
          <w:iCs/>
          <w:color w:val="538135" w:themeColor="accent6" w:themeShade="BF"/>
        </w:rPr>
        <w:t>Sistem</w:t>
      </w:r>
      <w:r>
        <w:rPr>
          <w:rFonts w:cstheme="minorHAnsi"/>
        </w:rPr>
        <w:t xml:space="preserve"> </w:t>
      </w:r>
      <w:r>
        <w:rPr>
          <w:rFonts w:cstheme="minorHAnsi"/>
          <w:b/>
        </w:rPr>
        <w:t>prikazuje</w:t>
      </w:r>
      <w:r>
        <w:rPr>
          <w:rFonts w:cstheme="minorHAnsi"/>
        </w:rPr>
        <w:t xml:space="preserve"> </w:t>
      </w:r>
      <w:r>
        <w:rPr>
          <w:rFonts w:cstheme="minorHAnsi"/>
          <w:color w:val="FF0000"/>
        </w:rPr>
        <w:t>studentu</w:t>
      </w:r>
      <w:r w:rsidRPr="003B2976">
        <w:rPr>
          <w:rFonts w:cstheme="minorHAnsi"/>
          <w:color w:val="FF0000"/>
        </w:rPr>
        <w:t xml:space="preserve"> </w:t>
      </w:r>
      <w:r>
        <w:rPr>
          <w:rFonts w:cstheme="minorHAnsi"/>
        </w:rPr>
        <w:t xml:space="preserve">nađena </w:t>
      </w:r>
      <w:r w:rsidRPr="00AE0458">
        <w:rPr>
          <w:rFonts w:eastAsia="Arial" w:cstheme="minorHAnsi"/>
          <w:i/>
          <w:iCs/>
          <w:color w:val="0070C0"/>
          <w:lang w:bidi="en-US"/>
        </w:rPr>
        <w:t>polaganja</w:t>
      </w:r>
      <w:r>
        <w:rPr>
          <w:rFonts w:cstheme="minorHAnsi"/>
        </w:rPr>
        <w:t xml:space="preserve"> uz poruku “</w:t>
      </w:r>
      <w:r w:rsidRPr="00C4145C">
        <w:rPr>
          <w:rFonts w:cstheme="minorHAnsi"/>
          <w:i/>
          <w:iCs/>
          <w:color w:val="538135" w:themeColor="accent6" w:themeShade="BF"/>
        </w:rPr>
        <w:t>Sistem</w:t>
      </w:r>
      <w:r>
        <w:rPr>
          <w:rFonts w:cstheme="minorHAnsi"/>
        </w:rPr>
        <w:t xml:space="preserve"> je pronašao uspešna </w:t>
      </w:r>
      <w:r w:rsidRPr="00AE0458">
        <w:rPr>
          <w:rFonts w:eastAsia="Arial" w:cstheme="minorHAnsi"/>
          <w:i/>
          <w:iCs/>
          <w:color w:val="0070C0"/>
          <w:lang w:bidi="en-US"/>
        </w:rPr>
        <w:t>polaganja</w:t>
      </w:r>
      <w:r>
        <w:rPr>
          <w:rFonts w:cstheme="minorHAnsi"/>
        </w:rPr>
        <w:t xml:space="preserve"> po zadatim vrednostima“. (IA)</w:t>
      </w:r>
    </w:p>
    <w:bookmarkEnd w:id="113"/>
    <w:p w14:paraId="2B3A8B05" w14:textId="77777777" w:rsidR="0074121E" w:rsidRDefault="0074121E" w:rsidP="0074121E">
      <w:pPr>
        <w:pStyle w:val="Normal1"/>
        <w:spacing w:after="40" w:line="240" w:lineRule="auto"/>
        <w:jc w:val="both"/>
        <w:rPr>
          <w:rFonts w:asciiTheme="minorHAnsi" w:hAnsiTheme="minorHAnsi" w:cstheme="minorHAnsi"/>
          <w:color w:val="auto"/>
        </w:rPr>
      </w:pPr>
      <w:r>
        <w:rPr>
          <w:rFonts w:asciiTheme="minorHAnsi" w:hAnsiTheme="minorHAnsi" w:cstheme="minorHAnsi"/>
          <w:b/>
          <w:color w:val="auto"/>
        </w:rPr>
        <w:t>Alternativni scenarii</w:t>
      </w:r>
      <w:r>
        <w:rPr>
          <w:rFonts w:asciiTheme="minorHAnsi" w:hAnsiTheme="minorHAnsi" w:cstheme="minorHAnsi"/>
          <w:color w:val="auto"/>
        </w:rPr>
        <w:t>:</w:t>
      </w:r>
    </w:p>
    <w:p w14:paraId="7FF4089E" w14:textId="77777777" w:rsidR="0074121E" w:rsidRDefault="0074121E" w:rsidP="0074121E">
      <w:pPr>
        <w:spacing w:after="60" w:line="240" w:lineRule="auto"/>
        <w:ind w:left="426" w:right="-138"/>
        <w:jc w:val="both"/>
        <w:rPr>
          <w:rFonts w:cstheme="minorHAnsi"/>
        </w:rPr>
      </w:pPr>
      <w:r>
        <w:rPr>
          <w:rFonts w:cstheme="minorHAnsi"/>
        </w:rPr>
        <w:lastRenderedPageBreak/>
        <w:t xml:space="preserve">3.1. </w:t>
      </w:r>
      <w:r w:rsidRPr="009357E1">
        <w:rPr>
          <w:rFonts w:cstheme="minorHAnsi"/>
        </w:rPr>
        <w:t xml:space="preserve">Ukoliko </w:t>
      </w:r>
      <w:r w:rsidRPr="00C4145C">
        <w:rPr>
          <w:rFonts w:cstheme="minorHAnsi"/>
          <w:i/>
          <w:iCs/>
          <w:color w:val="538135" w:themeColor="accent6" w:themeShade="BF"/>
        </w:rPr>
        <w:t>sistem</w:t>
      </w:r>
      <w:r w:rsidRPr="009357E1">
        <w:rPr>
          <w:rFonts w:cstheme="minorHAnsi"/>
        </w:rPr>
        <w:t xml:space="preserve"> </w:t>
      </w:r>
      <w:r>
        <w:rPr>
          <w:rFonts w:cstheme="minorHAnsi"/>
        </w:rPr>
        <w:t>nije mogao</w:t>
      </w:r>
      <w:r w:rsidRPr="009357E1">
        <w:rPr>
          <w:rFonts w:cstheme="minorHAnsi"/>
        </w:rPr>
        <w:t xml:space="preserve"> da nađe </w:t>
      </w:r>
      <w:r>
        <w:rPr>
          <w:rFonts w:eastAsia="Arial" w:cstheme="minorHAnsi"/>
          <w:i/>
          <w:iCs/>
          <w:color w:val="0070C0"/>
          <w:lang w:val="en-US" w:bidi="en-US"/>
        </w:rPr>
        <w:t>polaganja</w:t>
      </w:r>
      <w:r w:rsidRPr="009357E1">
        <w:rPr>
          <w:rFonts w:cstheme="minorHAnsi"/>
          <w:i/>
          <w:iCs/>
        </w:rPr>
        <w:t xml:space="preserve"> </w:t>
      </w:r>
      <w:r w:rsidRPr="009357E1">
        <w:rPr>
          <w:rFonts w:cstheme="minorHAnsi"/>
        </w:rPr>
        <w:t xml:space="preserve">za </w:t>
      </w:r>
      <w:r w:rsidRPr="009357E1">
        <w:rPr>
          <w:rFonts w:cstheme="minorHAnsi"/>
          <w:i/>
          <w:iCs/>
        </w:rPr>
        <w:t>unete podatke pretrage,</w:t>
      </w:r>
      <w:r w:rsidRPr="009357E1">
        <w:rPr>
          <w:rFonts w:cstheme="minorHAnsi"/>
        </w:rPr>
        <w:t xml:space="preserve"> on prikazuje</w:t>
      </w:r>
      <w:r>
        <w:rPr>
          <w:rFonts w:cstheme="minorHAnsi"/>
        </w:rPr>
        <w:t xml:space="preserve"> </w:t>
      </w:r>
      <w:r>
        <w:rPr>
          <w:rFonts w:cstheme="minorHAnsi"/>
          <w:color w:val="FF0000"/>
        </w:rPr>
        <w:t>studentu</w:t>
      </w:r>
      <w:r w:rsidRPr="009357E1">
        <w:rPr>
          <w:rFonts w:cstheme="minorHAnsi"/>
        </w:rPr>
        <w:t xml:space="preserve"> poruku: “</w:t>
      </w:r>
      <w:r w:rsidRPr="00C4145C">
        <w:rPr>
          <w:rFonts w:cstheme="minorHAnsi"/>
          <w:i/>
          <w:iCs/>
          <w:color w:val="538135" w:themeColor="accent6" w:themeShade="BF"/>
        </w:rPr>
        <w:t>Sistem</w:t>
      </w:r>
      <w:r w:rsidRPr="009357E1">
        <w:rPr>
          <w:rFonts w:cstheme="minorHAnsi"/>
        </w:rPr>
        <w:t xml:space="preserve"> </w:t>
      </w:r>
      <w:r>
        <w:rPr>
          <w:rFonts w:cstheme="minorHAnsi"/>
        </w:rPr>
        <w:t>nije mogao</w:t>
      </w:r>
      <w:r w:rsidRPr="009357E1">
        <w:rPr>
          <w:rFonts w:cstheme="minorHAnsi"/>
        </w:rPr>
        <w:t xml:space="preserve"> da nađe</w:t>
      </w:r>
      <w:r>
        <w:rPr>
          <w:rFonts w:cstheme="minorHAnsi"/>
        </w:rPr>
        <w:t xml:space="preserve"> uspešna</w:t>
      </w:r>
      <w:r w:rsidRPr="009357E1">
        <w:rPr>
          <w:rFonts w:cstheme="minorHAnsi"/>
        </w:rPr>
        <w:t xml:space="preserve"> </w:t>
      </w:r>
      <w:r>
        <w:rPr>
          <w:rFonts w:eastAsia="Arial" w:cstheme="minorHAnsi"/>
          <w:i/>
          <w:iCs/>
          <w:color w:val="0070C0"/>
          <w:lang w:val="en-US" w:bidi="en-US"/>
        </w:rPr>
        <w:t>polaganja</w:t>
      </w:r>
      <w:r w:rsidRPr="009357E1">
        <w:rPr>
          <w:rFonts w:cstheme="minorHAnsi"/>
        </w:rPr>
        <w:t xml:space="preserve"> ”. Prekida se izvršenje scenaria. (IA)</w:t>
      </w:r>
    </w:p>
    <w:p w14:paraId="3AE73D7D" w14:textId="77777777" w:rsidR="001944FF" w:rsidRDefault="0074121E" w:rsidP="001944FF">
      <w:pPr>
        <w:keepNext/>
        <w:spacing w:after="60" w:line="240" w:lineRule="auto"/>
        <w:ind w:left="426" w:right="-138"/>
        <w:jc w:val="both"/>
      </w:pPr>
      <w:r>
        <w:rPr>
          <w:rFonts w:cstheme="minorHAnsi"/>
          <w:noProof/>
          <w:lang w:val="en-US"/>
        </w:rPr>
        <w:drawing>
          <wp:inline distT="0" distB="0" distL="0" distR="0" wp14:anchorId="2AB03969" wp14:editId="230C8CDD">
            <wp:extent cx="5516891" cy="3067050"/>
            <wp:effectExtent l="0" t="0" r="7620" b="0"/>
            <wp:docPr id="347441293" name="Picture 2"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41293" name="Picture 2" descr="A close-up of a computer screen&#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5516891" cy="3067050"/>
                    </a:xfrm>
                    <a:prstGeom prst="rect">
                      <a:avLst/>
                    </a:prstGeom>
                  </pic:spPr>
                </pic:pic>
              </a:graphicData>
            </a:graphic>
          </wp:inline>
        </w:drawing>
      </w:r>
    </w:p>
    <w:p w14:paraId="4FFB9261" w14:textId="70FB09CE" w:rsidR="0074121E" w:rsidRDefault="001944FF" w:rsidP="001944FF">
      <w:pPr>
        <w:pStyle w:val="Caption"/>
        <w:jc w:val="center"/>
      </w:pPr>
      <w:bookmarkStart w:id="114" w:name="_Toc220700878"/>
      <w:r>
        <w:t xml:space="preserve">Slika </w:t>
      </w:r>
      <w:r>
        <w:fldChar w:fldCharType="begin"/>
      </w:r>
      <w:r>
        <w:instrText xml:space="preserve"> SEQ Slika \* ARABIC </w:instrText>
      </w:r>
      <w:r>
        <w:fldChar w:fldCharType="separate"/>
      </w:r>
      <w:r w:rsidR="002341AD">
        <w:rPr>
          <w:noProof/>
        </w:rPr>
        <w:t>38</w:t>
      </w:r>
      <w:r>
        <w:fldChar w:fldCharType="end"/>
      </w:r>
      <w:r>
        <w:t xml:space="preserve">: </w:t>
      </w:r>
      <w:r w:rsidRPr="00ED47DA">
        <w:t>Dijagram sekvenci S</w:t>
      </w:r>
      <w:r w:rsidR="00AF4910">
        <w:t>K4</w:t>
      </w:r>
      <w:r w:rsidRPr="00ED47DA">
        <w:t>, osnovni scenario</w:t>
      </w:r>
      <w:bookmarkEnd w:id="114"/>
    </w:p>
    <w:p w14:paraId="79E1EB7C" w14:textId="77777777" w:rsidR="0074121E" w:rsidRDefault="0074121E" w:rsidP="0074121E">
      <w:pPr>
        <w:rPr>
          <w:rFonts w:cstheme="minorHAnsi"/>
        </w:rPr>
      </w:pPr>
      <w:r>
        <w:rPr>
          <w:rFonts w:cstheme="minorHAnsi"/>
        </w:rPr>
        <w:br w:type="page"/>
      </w:r>
    </w:p>
    <w:p w14:paraId="6B13FEE3" w14:textId="686CC6F2" w:rsidR="0074121E" w:rsidRPr="00AE0458" w:rsidRDefault="006A1CCB" w:rsidP="006A1CCB">
      <w:pPr>
        <w:pStyle w:val="Heading4"/>
      </w:pPr>
      <w:bookmarkStart w:id="115" w:name="_Toc220700991"/>
      <w:r>
        <w:lastRenderedPageBreak/>
        <w:t>3.12.1.</w:t>
      </w:r>
      <w:r w:rsidR="00AF4910">
        <w:t>5</w:t>
      </w:r>
      <w:r w:rsidR="0074121E" w:rsidRPr="00AE0458">
        <w:t xml:space="preserve">. Slučaj korišćenja </w:t>
      </w:r>
      <w:r w:rsidR="00AF4910">
        <w:t>5</w:t>
      </w:r>
      <w:r w:rsidR="0074121E" w:rsidRPr="00AE0458">
        <w:t xml:space="preserve"> – Prijavljivanje polaganja ispita</w:t>
      </w:r>
      <w:bookmarkEnd w:id="115"/>
    </w:p>
    <w:p w14:paraId="7926462B" w14:textId="77777777" w:rsidR="0074121E" w:rsidRPr="006D7207" w:rsidRDefault="0074121E" w:rsidP="0074121E">
      <w:pPr>
        <w:spacing w:after="0" w:line="240" w:lineRule="auto"/>
        <w:jc w:val="both"/>
        <w:rPr>
          <w:rFonts w:cstheme="minorHAnsi"/>
        </w:rPr>
      </w:pPr>
      <w:r w:rsidRPr="006D7207">
        <w:rPr>
          <w:rFonts w:cstheme="minorHAnsi"/>
          <w:b/>
        </w:rPr>
        <w:t>Naziv SK</w:t>
      </w:r>
    </w:p>
    <w:p w14:paraId="4C5EDBA1" w14:textId="77777777" w:rsidR="0074121E" w:rsidRPr="006D7207" w:rsidRDefault="0074121E" w:rsidP="0074121E">
      <w:pPr>
        <w:spacing w:after="120" w:line="240" w:lineRule="auto"/>
        <w:jc w:val="both"/>
        <w:rPr>
          <w:rFonts w:cstheme="minorHAnsi"/>
          <w:i/>
        </w:rPr>
      </w:pPr>
      <w:r>
        <w:rPr>
          <w:rFonts w:cstheme="minorHAnsi"/>
        </w:rPr>
        <w:t xml:space="preserve">Prijavljivanje </w:t>
      </w:r>
      <w:r w:rsidRPr="00AE0458">
        <w:rPr>
          <w:rFonts w:eastAsia="Arial" w:cstheme="minorHAnsi"/>
          <w:i/>
          <w:iCs/>
          <w:color w:val="0070C0"/>
          <w:lang w:val="de-AT" w:bidi="en-US"/>
        </w:rPr>
        <w:t>polaganja</w:t>
      </w:r>
      <w:r>
        <w:rPr>
          <w:rFonts w:cstheme="minorHAnsi"/>
        </w:rPr>
        <w:t xml:space="preserve"> </w:t>
      </w:r>
      <w:r w:rsidRPr="00AE0458">
        <w:rPr>
          <w:rFonts w:eastAsia="Arial" w:cstheme="minorHAnsi"/>
          <w:i/>
          <w:iCs/>
          <w:color w:val="0070C0"/>
          <w:lang w:val="de-AT" w:bidi="en-US"/>
        </w:rPr>
        <w:t>ispita</w:t>
      </w:r>
    </w:p>
    <w:p w14:paraId="6E1C7AA4" w14:textId="77777777" w:rsidR="0074121E" w:rsidRPr="006D7207" w:rsidRDefault="0074121E" w:rsidP="0074121E">
      <w:pPr>
        <w:spacing w:after="0" w:line="240" w:lineRule="auto"/>
        <w:jc w:val="both"/>
        <w:rPr>
          <w:rFonts w:cstheme="minorHAnsi"/>
          <w:b/>
        </w:rPr>
      </w:pPr>
      <w:r w:rsidRPr="006D7207">
        <w:rPr>
          <w:rFonts w:cstheme="minorHAnsi"/>
          <w:b/>
        </w:rPr>
        <w:t>Akteri SK</w:t>
      </w:r>
    </w:p>
    <w:p w14:paraId="5599C689" w14:textId="77777777" w:rsidR="0074121E" w:rsidRPr="00C03D2A" w:rsidRDefault="0074121E" w:rsidP="0074121E">
      <w:pPr>
        <w:spacing w:after="120" w:line="240" w:lineRule="auto"/>
        <w:jc w:val="both"/>
        <w:rPr>
          <w:rFonts w:cstheme="minorHAnsi"/>
          <w:i/>
          <w:iCs/>
          <w:lang w:val="en-US"/>
        </w:rPr>
      </w:pPr>
      <w:r>
        <w:rPr>
          <w:rFonts w:cstheme="minorHAnsi"/>
          <w:i/>
          <w:iCs/>
          <w:color w:val="FF0000"/>
        </w:rPr>
        <w:t>Student</w:t>
      </w:r>
    </w:p>
    <w:p w14:paraId="07625169" w14:textId="77777777" w:rsidR="0074121E" w:rsidRPr="006D7207" w:rsidRDefault="0074121E" w:rsidP="0074121E">
      <w:pPr>
        <w:spacing w:after="120" w:line="240" w:lineRule="auto"/>
        <w:jc w:val="both"/>
        <w:rPr>
          <w:rFonts w:cstheme="minorHAnsi"/>
          <w:b/>
        </w:rPr>
      </w:pPr>
      <w:r w:rsidRPr="006D7207">
        <w:rPr>
          <w:rFonts w:cstheme="minorHAnsi"/>
          <w:b/>
        </w:rPr>
        <w:t>Učesnici SK</w:t>
      </w:r>
      <w:r w:rsidRPr="006D7207">
        <w:rPr>
          <w:rFonts w:cstheme="minorHAnsi"/>
        </w:rPr>
        <w:t xml:space="preserve">: </w:t>
      </w:r>
      <w:r>
        <w:rPr>
          <w:rFonts w:cstheme="minorHAnsi"/>
          <w:i/>
          <w:iCs/>
          <w:color w:val="FF0000"/>
        </w:rPr>
        <w:t>Student</w:t>
      </w:r>
      <w:r w:rsidRPr="006D7207">
        <w:rPr>
          <w:rFonts w:cstheme="minorHAnsi"/>
        </w:rPr>
        <w:t xml:space="preserve"> i</w:t>
      </w:r>
      <w:r w:rsidRPr="006D7207">
        <w:rPr>
          <w:rFonts w:cstheme="minorHAnsi"/>
          <w:b/>
        </w:rPr>
        <w:t xml:space="preserve"> </w:t>
      </w:r>
      <w:r w:rsidRPr="00C4145C">
        <w:rPr>
          <w:rFonts w:cstheme="minorHAnsi"/>
          <w:i/>
          <w:iCs/>
          <w:color w:val="538135" w:themeColor="accent6" w:themeShade="BF"/>
        </w:rPr>
        <w:t>sistem</w:t>
      </w:r>
      <w:r w:rsidRPr="003B2976">
        <w:rPr>
          <w:rFonts w:cstheme="minorHAnsi"/>
        </w:rPr>
        <w:t xml:space="preserve"> (program)</w:t>
      </w:r>
    </w:p>
    <w:p w14:paraId="61D9E23D" w14:textId="77777777" w:rsidR="0074121E" w:rsidRPr="006D7207" w:rsidRDefault="0074121E" w:rsidP="0074121E">
      <w:pPr>
        <w:spacing w:before="213" w:after="120" w:line="240" w:lineRule="auto"/>
        <w:jc w:val="both"/>
        <w:rPr>
          <w:rFonts w:cstheme="minorHAnsi"/>
          <w:i/>
        </w:rPr>
      </w:pPr>
      <w:r w:rsidRPr="006D7207">
        <w:rPr>
          <w:rFonts w:cstheme="minorHAnsi"/>
          <w:b/>
        </w:rPr>
        <w:t>Preduslovi:</w:t>
      </w:r>
      <w:r>
        <w:rPr>
          <w:rFonts w:cstheme="minorHAnsi"/>
          <w:b/>
          <w:spacing w:val="-30"/>
        </w:rPr>
        <w:t xml:space="preserve"> </w:t>
      </w:r>
      <w:r w:rsidRPr="00C4145C">
        <w:rPr>
          <w:rFonts w:cstheme="minorHAnsi"/>
          <w:i/>
          <w:iCs/>
          <w:color w:val="538135" w:themeColor="accent6" w:themeShade="BF"/>
        </w:rPr>
        <w:t>Sistem</w:t>
      </w:r>
      <w:r w:rsidRPr="006D7207">
        <w:rPr>
          <w:rFonts w:cstheme="minorHAnsi"/>
        </w:rPr>
        <w:t xml:space="preserve"> je uključen i </w:t>
      </w:r>
      <w:r>
        <w:rPr>
          <w:rFonts w:cstheme="minorHAnsi"/>
          <w:i/>
          <w:iCs/>
          <w:color w:val="FF0000"/>
        </w:rPr>
        <w:t>student</w:t>
      </w:r>
      <w:r w:rsidRPr="006D7207">
        <w:rPr>
          <w:rFonts w:cstheme="minorHAnsi"/>
          <w:i/>
          <w:iCs/>
        </w:rPr>
        <w:t xml:space="preserve"> </w:t>
      </w:r>
      <w:r w:rsidRPr="006D7207">
        <w:rPr>
          <w:rFonts w:cstheme="minorHAnsi"/>
        </w:rPr>
        <w:t xml:space="preserve">je prijavljen pod svojom šifrom. </w:t>
      </w:r>
      <w:r w:rsidRPr="00C4145C">
        <w:rPr>
          <w:rFonts w:cstheme="minorHAnsi"/>
          <w:i/>
          <w:iCs/>
          <w:color w:val="538135" w:themeColor="accent6" w:themeShade="BF"/>
        </w:rPr>
        <w:t>Sistem</w:t>
      </w:r>
      <w:r w:rsidRPr="006D7207">
        <w:rPr>
          <w:rFonts w:cstheme="minorHAnsi"/>
        </w:rPr>
        <w:t xml:space="preserve"> prikazuje formu za </w:t>
      </w:r>
      <w:r>
        <w:rPr>
          <w:rFonts w:cstheme="minorHAnsi"/>
        </w:rPr>
        <w:t>rad sa</w:t>
      </w:r>
      <w:r w:rsidRPr="006D7207">
        <w:rPr>
          <w:rFonts w:cstheme="minorHAnsi"/>
        </w:rPr>
        <w:t xml:space="preserve"> </w:t>
      </w:r>
      <w:r w:rsidRPr="00AE0458">
        <w:rPr>
          <w:rFonts w:eastAsia="Arial" w:cstheme="minorHAnsi"/>
          <w:i/>
          <w:iCs/>
          <w:color w:val="0070C0"/>
          <w:lang w:bidi="en-US"/>
        </w:rPr>
        <w:t>prijavama</w:t>
      </w:r>
      <w:r w:rsidRPr="006D7207">
        <w:rPr>
          <w:rFonts w:cstheme="minorHAnsi"/>
        </w:rPr>
        <w:t xml:space="preserve">. </w:t>
      </w:r>
      <w:r w:rsidRPr="006D7207">
        <w:rPr>
          <w:rFonts w:cstheme="minorHAnsi"/>
          <w:bCs/>
        </w:rPr>
        <w:t>U</w:t>
      </w:r>
      <w:bookmarkStart w:id="116" w:name="_Hlk164068621"/>
      <w:r w:rsidRPr="006D7207">
        <w:rPr>
          <w:rFonts w:cstheme="minorHAnsi"/>
          <w:bCs/>
        </w:rPr>
        <w:t xml:space="preserve">čitana je lista </w:t>
      </w:r>
      <w:r w:rsidRPr="00AE0458">
        <w:rPr>
          <w:rFonts w:eastAsia="Arial" w:cstheme="minorHAnsi"/>
          <w:i/>
          <w:iCs/>
          <w:color w:val="0070C0"/>
          <w:lang w:bidi="en-US"/>
        </w:rPr>
        <w:t>postoje</w:t>
      </w:r>
      <w:r>
        <w:rPr>
          <w:rFonts w:eastAsia="Arial" w:cstheme="minorHAnsi"/>
          <w:i/>
          <w:iCs/>
          <w:color w:val="0070C0"/>
          <w:lang w:bidi="en-US"/>
        </w:rPr>
        <w:t>ćih prijava</w:t>
      </w:r>
      <w:r w:rsidRPr="00DF3998">
        <w:rPr>
          <w:rFonts w:cstheme="minorHAnsi"/>
        </w:rPr>
        <w:t xml:space="preserve">, učitana je lista </w:t>
      </w:r>
      <w:r>
        <w:rPr>
          <w:rFonts w:eastAsia="Arial" w:cstheme="minorHAnsi"/>
          <w:i/>
          <w:iCs/>
          <w:color w:val="0070C0"/>
          <w:lang w:bidi="en-US"/>
        </w:rPr>
        <w:t>neprijavljenih ispita</w:t>
      </w:r>
      <w:r w:rsidRPr="006D7207">
        <w:rPr>
          <w:rFonts w:cstheme="minorHAnsi"/>
          <w:bCs/>
          <w:i/>
          <w:iCs/>
        </w:rPr>
        <w:t>.</w:t>
      </w:r>
      <w:bookmarkEnd w:id="116"/>
    </w:p>
    <w:p w14:paraId="7EC927BB" w14:textId="77777777" w:rsidR="0074121E" w:rsidRDefault="0074121E" w:rsidP="0074121E">
      <w:pPr>
        <w:pStyle w:val="BodyText"/>
        <w:spacing w:after="60"/>
        <w:jc w:val="both"/>
        <w:rPr>
          <w:rFonts w:asciiTheme="minorHAnsi" w:hAnsiTheme="minorHAnsi" w:cstheme="minorHAnsi"/>
          <w:b/>
          <w:bCs/>
        </w:rPr>
      </w:pPr>
      <w:r w:rsidRPr="006D7207">
        <w:rPr>
          <w:rFonts w:asciiTheme="minorHAnsi" w:hAnsiTheme="minorHAnsi" w:cstheme="minorHAnsi"/>
          <w:b/>
          <w:bCs/>
        </w:rPr>
        <w:t>Osnovni scenario SK:</w:t>
      </w:r>
    </w:p>
    <w:p w14:paraId="06062E84" w14:textId="77777777" w:rsidR="0074121E" w:rsidRPr="0094355F" w:rsidRDefault="0074121E">
      <w:pPr>
        <w:pStyle w:val="ListParagraph"/>
        <w:widowControl w:val="0"/>
        <w:numPr>
          <w:ilvl w:val="0"/>
          <w:numId w:val="5"/>
        </w:numPr>
        <w:tabs>
          <w:tab w:val="left" w:pos="1326"/>
        </w:tabs>
        <w:autoSpaceDE w:val="0"/>
        <w:autoSpaceDN w:val="0"/>
        <w:spacing w:before="35" w:after="0" w:line="240" w:lineRule="auto"/>
        <w:jc w:val="both"/>
        <w:rPr>
          <w:rFonts w:cstheme="minorHAnsi"/>
        </w:rPr>
      </w:pPr>
      <w:r>
        <w:rPr>
          <w:rFonts w:cstheme="minorHAnsi"/>
          <w:bCs/>
          <w:i/>
          <w:iCs/>
          <w:color w:val="FF0000"/>
        </w:rPr>
        <w:t>Student</w:t>
      </w:r>
      <w:r>
        <w:rPr>
          <w:rFonts w:cstheme="minorHAnsi"/>
          <w:bCs/>
          <w:spacing w:val="-30"/>
        </w:rPr>
        <w:t xml:space="preserve">  </w:t>
      </w:r>
      <w:r>
        <w:rPr>
          <w:rFonts w:cstheme="minorHAnsi"/>
          <w:b/>
          <w:bCs/>
        </w:rPr>
        <w:t>bira</w:t>
      </w:r>
      <w:r>
        <w:rPr>
          <w:rFonts w:cstheme="minorHAnsi"/>
          <w:b/>
          <w:bCs/>
          <w:spacing w:val="-26"/>
        </w:rPr>
        <w:t xml:space="preserve"> </w:t>
      </w:r>
      <w:r>
        <w:rPr>
          <w:rFonts w:cstheme="minorHAnsi"/>
        </w:rPr>
        <w:t xml:space="preserve">ispit koji bi želeo da prijavi iz liste </w:t>
      </w:r>
      <w:r w:rsidRPr="00AE0458">
        <w:rPr>
          <w:rFonts w:eastAsia="Arial" w:cstheme="minorHAnsi"/>
          <w:i/>
          <w:iCs/>
          <w:color w:val="0070C0"/>
          <w:lang w:val="de-AT" w:bidi="en-US"/>
        </w:rPr>
        <w:t>neprijavljenih ispita</w:t>
      </w:r>
      <w:r>
        <w:rPr>
          <w:rFonts w:cstheme="minorHAnsi"/>
          <w:spacing w:val="-27"/>
        </w:rPr>
        <w:t xml:space="preserve"> </w:t>
      </w:r>
      <w:r>
        <w:rPr>
          <w:rFonts w:cstheme="minorHAnsi"/>
          <w:i/>
        </w:rPr>
        <w:t>.</w:t>
      </w:r>
      <w:r>
        <w:rPr>
          <w:rFonts w:cstheme="minorHAnsi"/>
          <w:i/>
          <w:spacing w:val="-31"/>
        </w:rPr>
        <w:t xml:space="preserve"> </w:t>
      </w:r>
      <w:r>
        <w:rPr>
          <w:rFonts w:cstheme="minorHAnsi"/>
        </w:rPr>
        <w:t>(ANSO)</w:t>
      </w:r>
    </w:p>
    <w:p w14:paraId="363341EA" w14:textId="77777777" w:rsidR="0074121E" w:rsidRPr="006D7207" w:rsidRDefault="0074121E">
      <w:pPr>
        <w:pStyle w:val="ListParagraph"/>
        <w:numPr>
          <w:ilvl w:val="0"/>
          <w:numId w:val="5"/>
        </w:numPr>
        <w:spacing w:after="200" w:line="240" w:lineRule="auto"/>
        <w:jc w:val="both"/>
        <w:rPr>
          <w:rFonts w:cstheme="minorHAnsi"/>
        </w:rPr>
      </w:pPr>
      <w:r>
        <w:rPr>
          <w:rFonts w:cstheme="minorHAnsi"/>
          <w:i/>
          <w:iCs/>
          <w:color w:val="FF0000"/>
        </w:rPr>
        <w:t>Student</w:t>
      </w:r>
      <w:r w:rsidRPr="006D7207">
        <w:rPr>
          <w:rFonts w:cstheme="minorHAnsi"/>
        </w:rPr>
        <w:t xml:space="preserve"> </w:t>
      </w:r>
      <w:r w:rsidRPr="006D7207">
        <w:rPr>
          <w:rFonts w:cstheme="minorHAnsi"/>
          <w:b/>
        </w:rPr>
        <w:t>poziva</w:t>
      </w:r>
      <w:r w:rsidRPr="006D7207">
        <w:rPr>
          <w:rFonts w:cstheme="minorHAnsi"/>
        </w:rPr>
        <w:t xml:space="preserve"> </w:t>
      </w:r>
      <w:r w:rsidRPr="00C4145C">
        <w:rPr>
          <w:rFonts w:cstheme="minorHAnsi"/>
          <w:i/>
          <w:iCs/>
          <w:color w:val="538135" w:themeColor="accent6" w:themeShade="BF"/>
        </w:rPr>
        <w:t>sistem</w:t>
      </w:r>
      <w:r w:rsidRPr="006D7207">
        <w:rPr>
          <w:rFonts w:cstheme="minorHAnsi"/>
        </w:rPr>
        <w:t xml:space="preserve"> da </w:t>
      </w:r>
      <w:r>
        <w:rPr>
          <w:rFonts w:cstheme="minorHAnsi"/>
        </w:rPr>
        <w:t>zapamti</w:t>
      </w:r>
      <w:r w:rsidRPr="006D7207">
        <w:rPr>
          <w:rFonts w:cstheme="minorHAnsi"/>
        </w:rPr>
        <w:t xml:space="preserve"> </w:t>
      </w:r>
      <w:r w:rsidRPr="00AE0458">
        <w:rPr>
          <w:rFonts w:eastAsia="Arial" w:cstheme="minorHAnsi"/>
          <w:i/>
          <w:iCs/>
          <w:color w:val="0070C0"/>
          <w:lang w:val="de-AT" w:bidi="en-US"/>
        </w:rPr>
        <w:t>prijavu</w:t>
      </w:r>
      <w:r w:rsidRPr="006D7207">
        <w:rPr>
          <w:rFonts w:cstheme="minorHAnsi"/>
        </w:rPr>
        <w:t xml:space="preserve"> </w:t>
      </w:r>
      <w:r>
        <w:rPr>
          <w:rFonts w:cstheme="minorHAnsi"/>
        </w:rPr>
        <w:t>za izabrani ispit</w:t>
      </w:r>
      <w:r w:rsidRPr="006D7207">
        <w:rPr>
          <w:rFonts w:cstheme="minorHAnsi"/>
        </w:rPr>
        <w:t>. (APSO)</w:t>
      </w:r>
    </w:p>
    <w:p w14:paraId="67747E2E" w14:textId="77777777" w:rsidR="0074121E" w:rsidRPr="006D7207" w:rsidRDefault="0074121E">
      <w:pPr>
        <w:pStyle w:val="ListParagraph"/>
        <w:numPr>
          <w:ilvl w:val="0"/>
          <w:numId w:val="5"/>
        </w:numPr>
        <w:spacing w:after="200" w:line="240" w:lineRule="auto"/>
        <w:jc w:val="both"/>
        <w:rPr>
          <w:rFonts w:cstheme="minorHAnsi"/>
        </w:rPr>
      </w:pPr>
      <w:r w:rsidRPr="00C4145C">
        <w:rPr>
          <w:rFonts w:cstheme="minorHAnsi"/>
          <w:i/>
          <w:iCs/>
          <w:color w:val="538135" w:themeColor="accent6" w:themeShade="BF"/>
        </w:rPr>
        <w:t>Sistem</w:t>
      </w:r>
      <w:r w:rsidRPr="006D7207">
        <w:rPr>
          <w:rFonts w:cstheme="minorHAnsi"/>
        </w:rPr>
        <w:t xml:space="preserve"> </w:t>
      </w:r>
      <w:r>
        <w:rPr>
          <w:rFonts w:cstheme="minorHAnsi"/>
          <w:b/>
        </w:rPr>
        <w:t xml:space="preserve">pamti </w:t>
      </w:r>
      <w:r>
        <w:rPr>
          <w:rFonts w:cstheme="minorHAnsi"/>
        </w:rPr>
        <w:t>podatke o</w:t>
      </w:r>
      <w:r w:rsidRPr="006D7207">
        <w:rPr>
          <w:rFonts w:cstheme="minorHAnsi"/>
        </w:rPr>
        <w:t xml:space="preserve"> </w:t>
      </w:r>
      <w:r>
        <w:rPr>
          <w:rFonts w:eastAsia="Arial" w:cstheme="minorHAnsi"/>
          <w:i/>
          <w:iCs/>
          <w:color w:val="0070C0"/>
          <w:lang w:val="en-US" w:bidi="en-US"/>
        </w:rPr>
        <w:t>prijavi</w:t>
      </w:r>
      <w:r w:rsidRPr="006D7207">
        <w:rPr>
          <w:rFonts w:cstheme="minorHAnsi"/>
        </w:rPr>
        <w:t>. (SO)</w:t>
      </w:r>
    </w:p>
    <w:p w14:paraId="7B19922F" w14:textId="77777777" w:rsidR="0074121E" w:rsidRPr="00F959E6" w:rsidRDefault="0074121E">
      <w:pPr>
        <w:pStyle w:val="ListParagraph"/>
        <w:widowControl w:val="0"/>
        <w:numPr>
          <w:ilvl w:val="0"/>
          <w:numId w:val="5"/>
        </w:numPr>
        <w:tabs>
          <w:tab w:val="left" w:pos="1326"/>
        </w:tabs>
        <w:autoSpaceDE w:val="0"/>
        <w:autoSpaceDN w:val="0"/>
        <w:spacing w:before="35" w:after="0" w:line="240" w:lineRule="auto"/>
        <w:jc w:val="both"/>
        <w:rPr>
          <w:rFonts w:cstheme="minorHAnsi"/>
        </w:rPr>
      </w:pPr>
      <w:r w:rsidRPr="00C4145C">
        <w:rPr>
          <w:rFonts w:cstheme="minorHAnsi"/>
          <w:bCs/>
          <w:i/>
          <w:iCs/>
          <w:color w:val="538135" w:themeColor="accent6" w:themeShade="BF"/>
        </w:rPr>
        <w:t>Sistem</w:t>
      </w:r>
      <w:r>
        <w:rPr>
          <w:rFonts w:cstheme="minorHAnsi"/>
          <w:b/>
          <w:spacing w:val="-28"/>
        </w:rPr>
        <w:t xml:space="preserve">  </w:t>
      </w:r>
      <w:r>
        <w:rPr>
          <w:rFonts w:cstheme="minorHAnsi"/>
          <w:b/>
          <w:bCs/>
        </w:rPr>
        <w:t>prikazuje</w:t>
      </w:r>
      <w:r w:rsidRPr="00E93787">
        <w:rPr>
          <w:rFonts w:cstheme="minorHAnsi"/>
          <w:b/>
        </w:rPr>
        <w:t xml:space="preserve"> </w:t>
      </w:r>
      <w:r>
        <w:rPr>
          <w:rFonts w:cstheme="minorHAnsi"/>
          <w:i/>
          <w:iCs/>
          <w:color w:val="FF0000"/>
        </w:rPr>
        <w:t>studentu</w:t>
      </w:r>
      <w:r w:rsidRPr="003B2976">
        <w:rPr>
          <w:rFonts w:cstheme="minorHAnsi"/>
          <w:bCs/>
          <w:i/>
          <w:iCs/>
          <w:color w:val="FF0000"/>
          <w:spacing w:val="-27"/>
        </w:rPr>
        <w:t xml:space="preserve"> </w:t>
      </w:r>
      <w:r>
        <w:rPr>
          <w:rFonts w:cstheme="minorHAnsi"/>
        </w:rPr>
        <w:t>poruku:</w:t>
      </w:r>
      <w:r>
        <w:rPr>
          <w:rFonts w:cstheme="minorHAnsi"/>
          <w:spacing w:val="-24"/>
        </w:rPr>
        <w:t xml:space="preserve"> </w:t>
      </w:r>
      <w:r>
        <w:rPr>
          <w:rFonts w:cstheme="minorHAnsi"/>
        </w:rPr>
        <w:t>“</w:t>
      </w:r>
      <w:r w:rsidRPr="00AE0458">
        <w:rPr>
          <w:rFonts w:eastAsia="Arial" w:cstheme="minorHAnsi"/>
          <w:i/>
          <w:iCs/>
          <w:color w:val="0070C0"/>
          <w:lang w:val="de-AT" w:bidi="en-US"/>
        </w:rPr>
        <w:t>Prijava</w:t>
      </w:r>
      <w:r w:rsidRPr="001B34CD">
        <w:rPr>
          <w:rFonts w:cstheme="minorHAnsi"/>
        </w:rPr>
        <w:t xml:space="preserve"> </w:t>
      </w:r>
      <w:r>
        <w:rPr>
          <w:rFonts w:cstheme="minorHAnsi"/>
        </w:rPr>
        <w:t>je uspešno sačuvana“.</w:t>
      </w:r>
      <w:r>
        <w:rPr>
          <w:rFonts w:cstheme="minorHAnsi"/>
          <w:spacing w:val="-23"/>
        </w:rPr>
        <w:t xml:space="preserve"> </w:t>
      </w:r>
      <w:r>
        <w:rPr>
          <w:rFonts w:cstheme="minorHAnsi"/>
        </w:rPr>
        <w:t>(IA)</w:t>
      </w:r>
    </w:p>
    <w:p w14:paraId="1F0A0F5C" w14:textId="77777777" w:rsidR="0074121E" w:rsidRPr="006D7207" w:rsidRDefault="0074121E" w:rsidP="0074121E">
      <w:pPr>
        <w:pStyle w:val="BodyText"/>
        <w:ind w:firstLine="720"/>
        <w:jc w:val="both"/>
        <w:rPr>
          <w:rFonts w:asciiTheme="minorHAnsi" w:hAnsiTheme="minorHAnsi" w:cstheme="minorHAnsi"/>
          <w:w w:val="95"/>
        </w:rPr>
      </w:pPr>
    </w:p>
    <w:p w14:paraId="5FFC00AE" w14:textId="77777777" w:rsidR="0074121E" w:rsidRPr="006D7207" w:rsidRDefault="0074121E" w:rsidP="0074121E">
      <w:pPr>
        <w:pStyle w:val="Normal1"/>
        <w:spacing w:after="60" w:line="240" w:lineRule="auto"/>
        <w:jc w:val="both"/>
        <w:rPr>
          <w:rFonts w:asciiTheme="minorHAnsi" w:hAnsiTheme="minorHAnsi" w:cstheme="minorHAnsi"/>
          <w:color w:val="auto"/>
        </w:rPr>
      </w:pPr>
      <w:r w:rsidRPr="006D7207">
        <w:rPr>
          <w:rFonts w:asciiTheme="minorHAnsi" w:hAnsiTheme="minorHAnsi" w:cstheme="minorHAnsi"/>
          <w:b/>
          <w:color w:val="auto"/>
        </w:rPr>
        <w:t>Alternativni scenarii</w:t>
      </w:r>
      <w:r w:rsidRPr="006D7207">
        <w:rPr>
          <w:rFonts w:asciiTheme="minorHAnsi" w:hAnsiTheme="minorHAnsi" w:cstheme="minorHAnsi"/>
          <w:color w:val="auto"/>
        </w:rPr>
        <w:t>:</w:t>
      </w:r>
    </w:p>
    <w:p w14:paraId="61B2FF41" w14:textId="77777777" w:rsidR="0074121E" w:rsidRPr="006D7207" w:rsidRDefault="0074121E" w:rsidP="0074121E">
      <w:pPr>
        <w:spacing w:after="60" w:line="240" w:lineRule="auto"/>
        <w:ind w:left="432"/>
        <w:jc w:val="both"/>
        <w:rPr>
          <w:rFonts w:cstheme="minorHAnsi"/>
        </w:rPr>
      </w:pPr>
    </w:p>
    <w:p w14:paraId="2AF75DF8" w14:textId="77777777" w:rsidR="0074121E" w:rsidRDefault="0074121E" w:rsidP="0074121E">
      <w:pPr>
        <w:spacing w:after="120" w:line="240" w:lineRule="auto"/>
        <w:ind w:left="432"/>
        <w:jc w:val="both"/>
        <w:rPr>
          <w:rFonts w:cstheme="minorHAnsi"/>
        </w:rPr>
      </w:pPr>
      <w:r>
        <w:rPr>
          <w:rFonts w:cstheme="minorHAnsi"/>
        </w:rPr>
        <w:t>4</w:t>
      </w:r>
      <w:r w:rsidRPr="006D7207">
        <w:rPr>
          <w:rFonts w:cstheme="minorHAnsi"/>
        </w:rPr>
        <w:t>.1.</w:t>
      </w:r>
      <w:r>
        <w:rPr>
          <w:rFonts w:cstheme="minorHAnsi"/>
        </w:rPr>
        <w:t xml:space="preserve"> </w:t>
      </w:r>
      <w:r w:rsidRPr="006D7207">
        <w:rPr>
          <w:rFonts w:cstheme="minorHAnsi"/>
        </w:rPr>
        <w:t xml:space="preserve">Ukoliko </w:t>
      </w:r>
      <w:r w:rsidRPr="00C4145C">
        <w:rPr>
          <w:rFonts w:cstheme="minorHAnsi"/>
          <w:i/>
          <w:iCs/>
          <w:color w:val="538135" w:themeColor="accent6" w:themeShade="BF"/>
        </w:rPr>
        <w:t>sistem</w:t>
      </w:r>
      <w:r w:rsidRPr="006D7207">
        <w:rPr>
          <w:rFonts w:cstheme="minorHAnsi"/>
        </w:rPr>
        <w:t xml:space="preserve"> </w:t>
      </w:r>
      <w:r>
        <w:rPr>
          <w:rFonts w:cstheme="minorHAnsi"/>
        </w:rPr>
        <w:t>nije mogao</w:t>
      </w:r>
      <w:r w:rsidRPr="006D7207">
        <w:rPr>
          <w:rFonts w:cstheme="minorHAnsi"/>
        </w:rPr>
        <w:t xml:space="preserve"> da zapamti </w:t>
      </w:r>
      <w:r w:rsidRPr="00AE0458">
        <w:rPr>
          <w:rFonts w:eastAsia="Arial" w:cstheme="minorHAnsi"/>
          <w:i/>
          <w:iCs/>
          <w:color w:val="0070C0"/>
          <w:lang w:bidi="en-US"/>
        </w:rPr>
        <w:t>prijavu</w:t>
      </w:r>
      <w:r w:rsidRPr="006D7207">
        <w:rPr>
          <w:rFonts w:cstheme="minorHAnsi"/>
        </w:rPr>
        <w:t xml:space="preserve"> on prikazuje</w:t>
      </w:r>
      <w:r>
        <w:rPr>
          <w:rFonts w:cstheme="minorHAnsi"/>
        </w:rPr>
        <w:t xml:space="preserve"> </w:t>
      </w:r>
      <w:r>
        <w:rPr>
          <w:rFonts w:cstheme="minorHAnsi"/>
          <w:color w:val="FF0000"/>
        </w:rPr>
        <w:t>studentu</w:t>
      </w:r>
      <w:r w:rsidRPr="006D7207">
        <w:rPr>
          <w:rFonts w:cstheme="minorHAnsi"/>
        </w:rPr>
        <w:t xml:space="preserve"> poruku: “</w:t>
      </w:r>
      <w:r w:rsidRPr="00C4145C">
        <w:rPr>
          <w:rFonts w:cstheme="minorHAnsi"/>
          <w:i/>
          <w:iCs/>
          <w:color w:val="538135" w:themeColor="accent6" w:themeShade="BF"/>
        </w:rPr>
        <w:t>Sistem</w:t>
      </w:r>
      <w:r w:rsidRPr="006D7207">
        <w:rPr>
          <w:rFonts w:cstheme="minorHAnsi"/>
        </w:rPr>
        <w:t xml:space="preserve"> </w:t>
      </w:r>
      <w:r>
        <w:rPr>
          <w:rFonts w:cstheme="minorHAnsi"/>
        </w:rPr>
        <w:t>nije mogao</w:t>
      </w:r>
      <w:r w:rsidRPr="006D7207">
        <w:rPr>
          <w:rFonts w:cstheme="minorHAnsi"/>
        </w:rPr>
        <w:t xml:space="preserve"> da zapamti </w:t>
      </w:r>
      <w:r w:rsidRPr="00AE0458">
        <w:rPr>
          <w:rFonts w:eastAsia="Arial" w:cstheme="minorHAnsi"/>
          <w:i/>
          <w:iCs/>
          <w:color w:val="0070C0"/>
          <w:lang w:bidi="en-US"/>
        </w:rPr>
        <w:t>prijavu</w:t>
      </w:r>
      <w:r w:rsidRPr="006D7207">
        <w:rPr>
          <w:rFonts w:cstheme="minorHAnsi"/>
        </w:rPr>
        <w:t>”. (IA)</w:t>
      </w:r>
    </w:p>
    <w:p w14:paraId="187F2C8C" w14:textId="77777777" w:rsidR="001944FF" w:rsidRDefault="0074121E" w:rsidP="001944FF">
      <w:pPr>
        <w:keepNext/>
        <w:spacing w:after="120" w:line="240" w:lineRule="auto"/>
        <w:ind w:left="432"/>
        <w:jc w:val="both"/>
      </w:pPr>
      <w:r>
        <w:rPr>
          <w:rFonts w:cstheme="minorHAnsi"/>
          <w:noProof/>
          <w:lang w:val="en-US"/>
        </w:rPr>
        <w:drawing>
          <wp:inline distT="0" distB="0" distL="0" distR="0" wp14:anchorId="5621EE5E" wp14:editId="3384CFC8">
            <wp:extent cx="4724399" cy="4059110"/>
            <wp:effectExtent l="0" t="0" r="635" b="0"/>
            <wp:docPr id="1997278815" name="Picture 5" descr="A diagram of a person's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78815" name="Picture 5" descr="A diagram of a person's work flow&#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4724399" cy="4059110"/>
                    </a:xfrm>
                    <a:prstGeom prst="rect">
                      <a:avLst/>
                    </a:prstGeom>
                  </pic:spPr>
                </pic:pic>
              </a:graphicData>
            </a:graphic>
          </wp:inline>
        </w:drawing>
      </w:r>
    </w:p>
    <w:p w14:paraId="6EDCC882" w14:textId="120917CF" w:rsidR="0074121E" w:rsidRDefault="001944FF" w:rsidP="001944FF">
      <w:pPr>
        <w:pStyle w:val="Caption"/>
        <w:jc w:val="center"/>
      </w:pPr>
      <w:bookmarkStart w:id="117" w:name="_Toc220700879"/>
      <w:r>
        <w:t xml:space="preserve">Slika </w:t>
      </w:r>
      <w:r>
        <w:fldChar w:fldCharType="begin"/>
      </w:r>
      <w:r>
        <w:instrText xml:space="preserve"> SEQ Slika \* ARABIC </w:instrText>
      </w:r>
      <w:r>
        <w:fldChar w:fldCharType="separate"/>
      </w:r>
      <w:r w:rsidR="002341AD">
        <w:rPr>
          <w:noProof/>
        </w:rPr>
        <w:t>39</w:t>
      </w:r>
      <w:r>
        <w:fldChar w:fldCharType="end"/>
      </w:r>
      <w:r>
        <w:t xml:space="preserve">: </w:t>
      </w:r>
      <w:r w:rsidRPr="009657FD">
        <w:t>Dijagram sekvenci SK</w:t>
      </w:r>
      <w:r w:rsidR="00AF4910">
        <w:t>5</w:t>
      </w:r>
      <w:r w:rsidRPr="009657FD">
        <w:t>, osnovni scenario</w:t>
      </w:r>
      <w:bookmarkEnd w:id="117"/>
    </w:p>
    <w:p w14:paraId="0B94800E" w14:textId="0258FA62" w:rsidR="0074121E" w:rsidRPr="00AE0458" w:rsidRDefault="006A1CCB" w:rsidP="006A1CCB">
      <w:pPr>
        <w:pStyle w:val="Heading4"/>
      </w:pPr>
      <w:bookmarkStart w:id="118" w:name="_Toc220700992"/>
      <w:r>
        <w:lastRenderedPageBreak/>
        <w:t>3.12.1.</w:t>
      </w:r>
      <w:r w:rsidR="00AF4910">
        <w:t>6</w:t>
      </w:r>
      <w:r w:rsidR="0074121E" w:rsidRPr="00AE0458">
        <w:t xml:space="preserve">. Slučaj korišćenja </w:t>
      </w:r>
      <w:r w:rsidR="00AF4910">
        <w:t>6</w:t>
      </w:r>
      <w:r w:rsidR="0074121E" w:rsidRPr="00AE0458">
        <w:t xml:space="preserve"> – O</w:t>
      </w:r>
      <w:r>
        <w:t>dj</w:t>
      </w:r>
      <w:r w:rsidR="0074121E" w:rsidRPr="00AE0458">
        <w:t>avljivanje polaganja ispita</w:t>
      </w:r>
      <w:bookmarkEnd w:id="118"/>
    </w:p>
    <w:p w14:paraId="5B01582D" w14:textId="77777777" w:rsidR="0074121E" w:rsidRPr="006D7207" w:rsidRDefault="0074121E" w:rsidP="0074121E">
      <w:pPr>
        <w:spacing w:after="0" w:line="240" w:lineRule="auto"/>
        <w:jc w:val="both"/>
        <w:rPr>
          <w:rFonts w:cstheme="minorHAnsi"/>
        </w:rPr>
      </w:pPr>
      <w:r w:rsidRPr="006D7207">
        <w:rPr>
          <w:rFonts w:cstheme="minorHAnsi"/>
          <w:b/>
        </w:rPr>
        <w:t>Naziv SK</w:t>
      </w:r>
    </w:p>
    <w:p w14:paraId="5DA08DF0" w14:textId="3BB2FE5C" w:rsidR="0074121E" w:rsidRPr="006D7207" w:rsidRDefault="0074121E" w:rsidP="0074121E">
      <w:pPr>
        <w:spacing w:after="120" w:line="240" w:lineRule="auto"/>
        <w:jc w:val="both"/>
        <w:rPr>
          <w:rFonts w:cstheme="minorHAnsi"/>
          <w:i/>
        </w:rPr>
      </w:pPr>
      <w:r>
        <w:rPr>
          <w:rFonts w:cstheme="minorHAnsi"/>
        </w:rPr>
        <w:t>O</w:t>
      </w:r>
      <w:r w:rsidR="006A1CCB">
        <w:rPr>
          <w:rFonts w:cstheme="minorHAnsi"/>
        </w:rPr>
        <w:t>dj</w:t>
      </w:r>
      <w:r>
        <w:rPr>
          <w:rFonts w:cstheme="minorHAnsi"/>
        </w:rPr>
        <w:t xml:space="preserve">avljivanje </w:t>
      </w:r>
      <w:r w:rsidRPr="00AE0458">
        <w:rPr>
          <w:rFonts w:eastAsia="Arial" w:cstheme="minorHAnsi"/>
          <w:i/>
          <w:iCs/>
          <w:color w:val="0070C0"/>
          <w:lang w:val="de-AT" w:bidi="en-US"/>
        </w:rPr>
        <w:t>polaganja</w:t>
      </w:r>
      <w:r>
        <w:rPr>
          <w:rFonts w:cstheme="minorHAnsi"/>
        </w:rPr>
        <w:t xml:space="preserve"> </w:t>
      </w:r>
      <w:r w:rsidRPr="00AE0458">
        <w:rPr>
          <w:rFonts w:eastAsia="Arial" w:cstheme="minorHAnsi"/>
          <w:i/>
          <w:iCs/>
          <w:color w:val="0070C0"/>
          <w:lang w:val="de-AT" w:bidi="en-US"/>
        </w:rPr>
        <w:t>ispita</w:t>
      </w:r>
    </w:p>
    <w:p w14:paraId="737216FC" w14:textId="77777777" w:rsidR="0074121E" w:rsidRPr="006D7207" w:rsidRDefault="0074121E" w:rsidP="0074121E">
      <w:pPr>
        <w:spacing w:after="0" w:line="240" w:lineRule="auto"/>
        <w:jc w:val="both"/>
        <w:rPr>
          <w:rFonts w:cstheme="minorHAnsi"/>
          <w:b/>
        </w:rPr>
      </w:pPr>
      <w:r w:rsidRPr="006D7207">
        <w:rPr>
          <w:rFonts w:cstheme="minorHAnsi"/>
          <w:b/>
        </w:rPr>
        <w:t>Akteri SK</w:t>
      </w:r>
    </w:p>
    <w:p w14:paraId="7AE8C9D7" w14:textId="77777777" w:rsidR="0074121E" w:rsidRPr="00C03D2A" w:rsidRDefault="0074121E" w:rsidP="0074121E">
      <w:pPr>
        <w:spacing w:after="120" w:line="240" w:lineRule="auto"/>
        <w:jc w:val="both"/>
        <w:rPr>
          <w:rFonts w:cstheme="minorHAnsi"/>
          <w:i/>
          <w:iCs/>
          <w:lang w:val="en-US"/>
        </w:rPr>
      </w:pPr>
      <w:r>
        <w:rPr>
          <w:rFonts w:cstheme="minorHAnsi"/>
          <w:i/>
          <w:iCs/>
          <w:color w:val="FF0000"/>
        </w:rPr>
        <w:t>Student</w:t>
      </w:r>
    </w:p>
    <w:p w14:paraId="4F942687" w14:textId="77777777" w:rsidR="0074121E" w:rsidRPr="006D7207" w:rsidRDefault="0074121E" w:rsidP="0074121E">
      <w:pPr>
        <w:spacing w:after="120" w:line="240" w:lineRule="auto"/>
        <w:jc w:val="both"/>
        <w:rPr>
          <w:rFonts w:cstheme="minorHAnsi"/>
          <w:b/>
        </w:rPr>
      </w:pPr>
      <w:r w:rsidRPr="006D7207">
        <w:rPr>
          <w:rFonts w:cstheme="minorHAnsi"/>
          <w:b/>
        </w:rPr>
        <w:t>Učesnici SK</w:t>
      </w:r>
      <w:r w:rsidRPr="006D7207">
        <w:rPr>
          <w:rFonts w:cstheme="minorHAnsi"/>
        </w:rPr>
        <w:t xml:space="preserve">: </w:t>
      </w:r>
      <w:r>
        <w:rPr>
          <w:rFonts w:cstheme="minorHAnsi"/>
          <w:i/>
          <w:iCs/>
          <w:color w:val="FF0000"/>
        </w:rPr>
        <w:t>Student</w:t>
      </w:r>
      <w:r w:rsidRPr="006D7207">
        <w:rPr>
          <w:rFonts w:cstheme="minorHAnsi"/>
        </w:rPr>
        <w:t xml:space="preserve"> i</w:t>
      </w:r>
      <w:r w:rsidRPr="006D7207">
        <w:rPr>
          <w:rFonts w:cstheme="minorHAnsi"/>
          <w:b/>
        </w:rPr>
        <w:t xml:space="preserve"> </w:t>
      </w:r>
      <w:r w:rsidRPr="00C4145C">
        <w:rPr>
          <w:rFonts w:cstheme="minorHAnsi"/>
          <w:i/>
          <w:iCs/>
          <w:color w:val="538135" w:themeColor="accent6" w:themeShade="BF"/>
        </w:rPr>
        <w:t>sistem</w:t>
      </w:r>
      <w:r w:rsidRPr="003B2976">
        <w:rPr>
          <w:rFonts w:cstheme="minorHAnsi"/>
        </w:rPr>
        <w:t xml:space="preserve"> (program)</w:t>
      </w:r>
    </w:p>
    <w:p w14:paraId="0196F8C4" w14:textId="77777777" w:rsidR="0074121E" w:rsidRPr="006D7207" w:rsidRDefault="0074121E" w:rsidP="0074121E">
      <w:pPr>
        <w:spacing w:before="213" w:after="120" w:line="240" w:lineRule="auto"/>
        <w:jc w:val="both"/>
        <w:rPr>
          <w:rFonts w:cstheme="minorHAnsi"/>
          <w:i/>
        </w:rPr>
      </w:pPr>
      <w:r w:rsidRPr="006D7207">
        <w:rPr>
          <w:rFonts w:cstheme="minorHAnsi"/>
          <w:b/>
        </w:rPr>
        <w:t>Preduslovi:</w:t>
      </w:r>
      <w:r>
        <w:rPr>
          <w:rFonts w:cstheme="minorHAnsi"/>
          <w:b/>
          <w:spacing w:val="-30"/>
        </w:rPr>
        <w:t xml:space="preserve"> </w:t>
      </w:r>
      <w:r w:rsidRPr="00C4145C">
        <w:rPr>
          <w:rFonts w:cstheme="minorHAnsi"/>
          <w:i/>
          <w:iCs/>
          <w:color w:val="538135" w:themeColor="accent6" w:themeShade="BF"/>
        </w:rPr>
        <w:t>Sistem</w:t>
      </w:r>
      <w:r w:rsidRPr="006D7207">
        <w:rPr>
          <w:rFonts w:cstheme="minorHAnsi"/>
        </w:rPr>
        <w:t xml:space="preserve"> je uključen i </w:t>
      </w:r>
      <w:r>
        <w:rPr>
          <w:rFonts w:cstheme="minorHAnsi"/>
          <w:i/>
          <w:iCs/>
          <w:color w:val="FF0000"/>
        </w:rPr>
        <w:t>student</w:t>
      </w:r>
      <w:r w:rsidRPr="006D7207">
        <w:rPr>
          <w:rFonts w:cstheme="minorHAnsi"/>
          <w:i/>
          <w:iCs/>
        </w:rPr>
        <w:t xml:space="preserve"> </w:t>
      </w:r>
      <w:r w:rsidRPr="006D7207">
        <w:rPr>
          <w:rFonts w:cstheme="minorHAnsi"/>
        </w:rPr>
        <w:t xml:space="preserve">je prijavljen pod svojom šifrom. </w:t>
      </w:r>
      <w:r w:rsidRPr="00C4145C">
        <w:rPr>
          <w:rFonts w:cstheme="minorHAnsi"/>
          <w:i/>
          <w:iCs/>
          <w:color w:val="538135" w:themeColor="accent6" w:themeShade="BF"/>
        </w:rPr>
        <w:t>Sistem</w:t>
      </w:r>
      <w:r w:rsidRPr="006D7207">
        <w:rPr>
          <w:rFonts w:cstheme="minorHAnsi"/>
        </w:rPr>
        <w:t xml:space="preserve"> prikazuje formu za </w:t>
      </w:r>
      <w:r>
        <w:rPr>
          <w:rFonts w:cstheme="minorHAnsi"/>
        </w:rPr>
        <w:t>rad sa</w:t>
      </w:r>
      <w:r w:rsidRPr="006D7207">
        <w:rPr>
          <w:rFonts w:cstheme="minorHAnsi"/>
        </w:rPr>
        <w:t xml:space="preserve"> </w:t>
      </w:r>
      <w:r w:rsidRPr="00AE0458">
        <w:rPr>
          <w:rFonts w:eastAsia="Arial" w:cstheme="minorHAnsi"/>
          <w:i/>
          <w:iCs/>
          <w:color w:val="0070C0"/>
          <w:lang w:bidi="en-US"/>
        </w:rPr>
        <w:t>prijavama</w:t>
      </w:r>
      <w:r w:rsidRPr="006D7207">
        <w:rPr>
          <w:rFonts w:cstheme="minorHAnsi"/>
        </w:rPr>
        <w:t xml:space="preserve">. </w:t>
      </w:r>
      <w:r w:rsidRPr="006D7207">
        <w:rPr>
          <w:rFonts w:cstheme="minorHAnsi"/>
          <w:bCs/>
        </w:rPr>
        <w:t xml:space="preserve">Učitana je lista </w:t>
      </w:r>
      <w:r w:rsidRPr="00AE0458">
        <w:rPr>
          <w:rFonts w:eastAsia="Arial" w:cstheme="minorHAnsi"/>
          <w:i/>
          <w:iCs/>
          <w:color w:val="0070C0"/>
          <w:lang w:bidi="en-US"/>
        </w:rPr>
        <w:t>postoje</w:t>
      </w:r>
      <w:r>
        <w:rPr>
          <w:rFonts w:eastAsia="Arial" w:cstheme="minorHAnsi"/>
          <w:i/>
          <w:iCs/>
          <w:color w:val="0070C0"/>
          <w:lang w:bidi="en-US"/>
        </w:rPr>
        <w:t>ćih prijava</w:t>
      </w:r>
      <w:r w:rsidRPr="00DF3998">
        <w:rPr>
          <w:rFonts w:cstheme="minorHAnsi"/>
        </w:rPr>
        <w:t xml:space="preserve">, učitana je lista </w:t>
      </w:r>
      <w:r>
        <w:rPr>
          <w:rFonts w:eastAsia="Arial" w:cstheme="minorHAnsi"/>
          <w:i/>
          <w:iCs/>
          <w:color w:val="0070C0"/>
          <w:lang w:bidi="en-US"/>
        </w:rPr>
        <w:t>neprijavljenih ispita</w:t>
      </w:r>
      <w:r w:rsidRPr="006D7207">
        <w:rPr>
          <w:rFonts w:cstheme="minorHAnsi"/>
          <w:bCs/>
          <w:i/>
          <w:iCs/>
        </w:rPr>
        <w:t>.</w:t>
      </w:r>
    </w:p>
    <w:p w14:paraId="17D22403" w14:textId="77777777" w:rsidR="0074121E" w:rsidRDefault="0074121E" w:rsidP="0074121E">
      <w:pPr>
        <w:pStyle w:val="BodyText"/>
        <w:spacing w:after="60"/>
        <w:jc w:val="both"/>
        <w:rPr>
          <w:rFonts w:asciiTheme="minorHAnsi" w:hAnsiTheme="minorHAnsi" w:cstheme="minorHAnsi"/>
          <w:b/>
          <w:bCs/>
        </w:rPr>
      </w:pPr>
      <w:r w:rsidRPr="006D7207">
        <w:rPr>
          <w:rFonts w:asciiTheme="minorHAnsi" w:hAnsiTheme="minorHAnsi" w:cstheme="minorHAnsi"/>
          <w:b/>
          <w:bCs/>
        </w:rPr>
        <w:t>Osnovni scenario SK:</w:t>
      </w:r>
    </w:p>
    <w:p w14:paraId="73BC5264" w14:textId="631CC8F4" w:rsidR="0074121E" w:rsidRPr="0094355F" w:rsidRDefault="0074121E">
      <w:pPr>
        <w:pStyle w:val="ListParagraph"/>
        <w:widowControl w:val="0"/>
        <w:numPr>
          <w:ilvl w:val="0"/>
          <w:numId w:val="8"/>
        </w:numPr>
        <w:tabs>
          <w:tab w:val="left" w:pos="1326"/>
        </w:tabs>
        <w:autoSpaceDE w:val="0"/>
        <w:autoSpaceDN w:val="0"/>
        <w:spacing w:before="35" w:after="0" w:line="240" w:lineRule="auto"/>
        <w:jc w:val="both"/>
        <w:rPr>
          <w:rFonts w:cstheme="minorHAnsi"/>
        </w:rPr>
      </w:pPr>
      <w:r>
        <w:rPr>
          <w:rFonts w:cstheme="minorHAnsi"/>
          <w:bCs/>
          <w:i/>
          <w:iCs/>
          <w:color w:val="FF0000"/>
        </w:rPr>
        <w:t>Student</w:t>
      </w:r>
      <w:r>
        <w:rPr>
          <w:rFonts w:cstheme="minorHAnsi"/>
          <w:bCs/>
          <w:spacing w:val="-30"/>
        </w:rPr>
        <w:t xml:space="preserve">  </w:t>
      </w:r>
      <w:r>
        <w:rPr>
          <w:rFonts w:cstheme="minorHAnsi"/>
          <w:b/>
          <w:bCs/>
        </w:rPr>
        <w:t>bira</w:t>
      </w:r>
      <w:r>
        <w:rPr>
          <w:rFonts w:cstheme="minorHAnsi"/>
          <w:b/>
          <w:bCs/>
          <w:spacing w:val="-26"/>
        </w:rPr>
        <w:t xml:space="preserve"> </w:t>
      </w:r>
      <w:r>
        <w:rPr>
          <w:rFonts w:cstheme="minorHAnsi"/>
        </w:rPr>
        <w:t>ispit koji bi želeo da o</w:t>
      </w:r>
      <w:r w:rsidR="006A1CCB">
        <w:rPr>
          <w:rFonts w:cstheme="minorHAnsi"/>
        </w:rPr>
        <w:t>dj</w:t>
      </w:r>
      <w:r>
        <w:rPr>
          <w:rFonts w:cstheme="minorHAnsi"/>
        </w:rPr>
        <w:t xml:space="preserve">avi iz liste </w:t>
      </w:r>
      <w:r w:rsidRPr="00AE0458">
        <w:rPr>
          <w:rFonts w:eastAsia="Arial" w:cstheme="minorHAnsi"/>
          <w:i/>
          <w:iCs/>
          <w:color w:val="0070C0"/>
          <w:lang w:val="de-AT" w:bidi="en-US"/>
        </w:rPr>
        <w:t>postoje</w:t>
      </w:r>
      <w:r>
        <w:rPr>
          <w:rFonts w:eastAsia="Arial" w:cstheme="minorHAnsi"/>
          <w:i/>
          <w:iCs/>
          <w:color w:val="0070C0"/>
          <w:lang w:bidi="en-US"/>
        </w:rPr>
        <w:t>ćih prijava</w:t>
      </w:r>
      <w:r>
        <w:rPr>
          <w:rFonts w:cstheme="minorHAnsi"/>
          <w:i/>
        </w:rPr>
        <w:t>.</w:t>
      </w:r>
      <w:r>
        <w:rPr>
          <w:rFonts w:cstheme="minorHAnsi"/>
          <w:i/>
          <w:spacing w:val="-31"/>
        </w:rPr>
        <w:t xml:space="preserve"> </w:t>
      </w:r>
      <w:r>
        <w:rPr>
          <w:rFonts w:cstheme="minorHAnsi"/>
        </w:rPr>
        <w:t>(ANSO)</w:t>
      </w:r>
    </w:p>
    <w:p w14:paraId="1AB1C0BA" w14:textId="533C36D5" w:rsidR="0074121E" w:rsidRPr="006D7207" w:rsidRDefault="0074121E">
      <w:pPr>
        <w:pStyle w:val="ListParagraph"/>
        <w:numPr>
          <w:ilvl w:val="0"/>
          <w:numId w:val="8"/>
        </w:numPr>
        <w:spacing w:after="200" w:line="240" w:lineRule="auto"/>
        <w:jc w:val="both"/>
        <w:rPr>
          <w:rFonts w:cstheme="minorHAnsi"/>
        </w:rPr>
      </w:pPr>
      <w:r>
        <w:rPr>
          <w:rFonts w:cstheme="minorHAnsi"/>
          <w:i/>
          <w:iCs/>
          <w:color w:val="FF0000"/>
        </w:rPr>
        <w:t>Student</w:t>
      </w:r>
      <w:r w:rsidRPr="006D7207">
        <w:rPr>
          <w:rFonts w:cstheme="minorHAnsi"/>
        </w:rPr>
        <w:t xml:space="preserve"> </w:t>
      </w:r>
      <w:r w:rsidRPr="006D7207">
        <w:rPr>
          <w:rFonts w:cstheme="minorHAnsi"/>
          <w:b/>
        </w:rPr>
        <w:t>poziva</w:t>
      </w:r>
      <w:r w:rsidRPr="006D7207">
        <w:rPr>
          <w:rFonts w:cstheme="minorHAnsi"/>
        </w:rPr>
        <w:t xml:space="preserve"> </w:t>
      </w:r>
      <w:r w:rsidRPr="00C4145C">
        <w:rPr>
          <w:rFonts w:cstheme="minorHAnsi"/>
          <w:i/>
          <w:iCs/>
          <w:color w:val="538135" w:themeColor="accent6" w:themeShade="BF"/>
        </w:rPr>
        <w:t>sistem</w:t>
      </w:r>
      <w:r w:rsidRPr="006D7207">
        <w:rPr>
          <w:rFonts w:cstheme="minorHAnsi"/>
        </w:rPr>
        <w:t xml:space="preserve"> da </w:t>
      </w:r>
      <w:r>
        <w:rPr>
          <w:rFonts w:cstheme="minorHAnsi"/>
        </w:rPr>
        <w:t>o</w:t>
      </w:r>
      <w:r w:rsidR="006A1CCB">
        <w:rPr>
          <w:rFonts w:cstheme="minorHAnsi"/>
        </w:rPr>
        <w:t>dj</w:t>
      </w:r>
      <w:r>
        <w:rPr>
          <w:rFonts w:cstheme="minorHAnsi"/>
        </w:rPr>
        <w:t>avi izabranu</w:t>
      </w:r>
      <w:r w:rsidRPr="006D7207">
        <w:rPr>
          <w:rFonts w:cstheme="minorHAnsi"/>
        </w:rPr>
        <w:t xml:space="preserve"> </w:t>
      </w:r>
      <w:r w:rsidRPr="00AE0458">
        <w:rPr>
          <w:rFonts w:eastAsia="Arial" w:cstheme="minorHAnsi"/>
          <w:i/>
          <w:iCs/>
          <w:color w:val="0070C0"/>
          <w:lang w:val="de-AT" w:bidi="en-US"/>
        </w:rPr>
        <w:t>prijavu</w:t>
      </w:r>
      <w:r>
        <w:rPr>
          <w:rFonts w:cstheme="minorHAnsi"/>
        </w:rPr>
        <w:t xml:space="preserve"> </w:t>
      </w:r>
      <w:r w:rsidRPr="00AE0458">
        <w:rPr>
          <w:rFonts w:eastAsia="Arial" w:cstheme="minorHAnsi"/>
          <w:i/>
          <w:iCs/>
          <w:color w:val="0070C0"/>
          <w:lang w:val="de-AT" w:bidi="en-US"/>
        </w:rPr>
        <w:t>ispita</w:t>
      </w:r>
      <w:r w:rsidRPr="006D7207">
        <w:rPr>
          <w:rFonts w:cstheme="minorHAnsi"/>
        </w:rPr>
        <w:t>. (APSO)</w:t>
      </w:r>
    </w:p>
    <w:p w14:paraId="303B5B24" w14:textId="77777777" w:rsidR="0074121E" w:rsidRPr="006D7207" w:rsidRDefault="0074121E">
      <w:pPr>
        <w:pStyle w:val="ListParagraph"/>
        <w:numPr>
          <w:ilvl w:val="0"/>
          <w:numId w:val="8"/>
        </w:numPr>
        <w:spacing w:after="200" w:line="240" w:lineRule="auto"/>
        <w:jc w:val="both"/>
        <w:rPr>
          <w:rFonts w:cstheme="minorHAnsi"/>
        </w:rPr>
      </w:pPr>
      <w:r w:rsidRPr="00C4145C">
        <w:rPr>
          <w:rFonts w:cstheme="minorHAnsi"/>
          <w:i/>
          <w:iCs/>
          <w:color w:val="538135" w:themeColor="accent6" w:themeShade="BF"/>
        </w:rPr>
        <w:t>Sistem</w:t>
      </w:r>
      <w:r w:rsidRPr="006D7207">
        <w:rPr>
          <w:rFonts w:cstheme="minorHAnsi"/>
        </w:rPr>
        <w:t xml:space="preserve"> </w:t>
      </w:r>
      <w:r>
        <w:rPr>
          <w:rFonts w:cstheme="minorHAnsi"/>
          <w:b/>
        </w:rPr>
        <w:t xml:space="preserve">briše </w:t>
      </w:r>
      <w:r>
        <w:rPr>
          <w:rFonts w:cstheme="minorHAnsi"/>
        </w:rPr>
        <w:t>podatke o</w:t>
      </w:r>
      <w:r w:rsidRPr="006D7207">
        <w:rPr>
          <w:rFonts w:cstheme="minorHAnsi"/>
        </w:rPr>
        <w:t xml:space="preserve"> </w:t>
      </w:r>
      <w:r>
        <w:rPr>
          <w:rFonts w:eastAsia="Arial" w:cstheme="minorHAnsi"/>
          <w:i/>
          <w:iCs/>
          <w:color w:val="0070C0"/>
          <w:lang w:val="en-US" w:bidi="en-US"/>
        </w:rPr>
        <w:t>prijavi</w:t>
      </w:r>
      <w:r w:rsidRPr="006D7207">
        <w:rPr>
          <w:rFonts w:cstheme="minorHAnsi"/>
        </w:rPr>
        <w:t>. (SO)</w:t>
      </w:r>
    </w:p>
    <w:p w14:paraId="70243710" w14:textId="77777777" w:rsidR="0074121E" w:rsidRPr="00F959E6" w:rsidRDefault="0074121E">
      <w:pPr>
        <w:pStyle w:val="ListParagraph"/>
        <w:widowControl w:val="0"/>
        <w:numPr>
          <w:ilvl w:val="0"/>
          <w:numId w:val="8"/>
        </w:numPr>
        <w:tabs>
          <w:tab w:val="left" w:pos="1326"/>
        </w:tabs>
        <w:autoSpaceDE w:val="0"/>
        <w:autoSpaceDN w:val="0"/>
        <w:spacing w:before="35" w:after="0" w:line="240" w:lineRule="auto"/>
        <w:jc w:val="both"/>
        <w:rPr>
          <w:rFonts w:cstheme="minorHAnsi"/>
        </w:rPr>
      </w:pPr>
      <w:r w:rsidRPr="00C4145C">
        <w:rPr>
          <w:rFonts w:cstheme="minorHAnsi"/>
          <w:bCs/>
          <w:i/>
          <w:iCs/>
          <w:color w:val="538135" w:themeColor="accent6" w:themeShade="BF"/>
        </w:rPr>
        <w:t>Sistem</w:t>
      </w:r>
      <w:r>
        <w:rPr>
          <w:rFonts w:cstheme="minorHAnsi"/>
          <w:b/>
          <w:spacing w:val="-28"/>
        </w:rPr>
        <w:t xml:space="preserve">  </w:t>
      </w:r>
      <w:r>
        <w:rPr>
          <w:rFonts w:cstheme="minorHAnsi"/>
          <w:b/>
          <w:bCs/>
        </w:rPr>
        <w:t>prikazuje</w:t>
      </w:r>
      <w:r w:rsidRPr="00E93787">
        <w:rPr>
          <w:rFonts w:cstheme="minorHAnsi"/>
          <w:b/>
        </w:rPr>
        <w:t xml:space="preserve"> </w:t>
      </w:r>
      <w:r>
        <w:rPr>
          <w:rFonts w:cstheme="minorHAnsi"/>
          <w:i/>
          <w:iCs/>
          <w:color w:val="FF0000"/>
        </w:rPr>
        <w:t>studentu</w:t>
      </w:r>
      <w:r w:rsidRPr="003B2976">
        <w:rPr>
          <w:rFonts w:cstheme="minorHAnsi"/>
          <w:bCs/>
          <w:i/>
          <w:iCs/>
          <w:color w:val="FF0000"/>
          <w:spacing w:val="-27"/>
        </w:rPr>
        <w:t xml:space="preserve"> </w:t>
      </w:r>
      <w:r>
        <w:rPr>
          <w:rFonts w:cstheme="minorHAnsi"/>
        </w:rPr>
        <w:t>poruku:</w:t>
      </w:r>
      <w:r>
        <w:rPr>
          <w:rFonts w:cstheme="minorHAnsi"/>
          <w:spacing w:val="-24"/>
        </w:rPr>
        <w:t xml:space="preserve"> </w:t>
      </w:r>
      <w:r>
        <w:rPr>
          <w:rFonts w:cstheme="minorHAnsi"/>
        </w:rPr>
        <w:t>“</w:t>
      </w:r>
      <w:r w:rsidRPr="00AE0458">
        <w:rPr>
          <w:rFonts w:eastAsia="Arial" w:cstheme="minorHAnsi"/>
          <w:i/>
          <w:iCs/>
          <w:color w:val="0070C0"/>
          <w:lang w:val="de-AT" w:bidi="en-US"/>
        </w:rPr>
        <w:t>Prijava</w:t>
      </w:r>
      <w:r w:rsidRPr="001B34CD">
        <w:rPr>
          <w:rFonts w:cstheme="minorHAnsi"/>
        </w:rPr>
        <w:t xml:space="preserve"> </w:t>
      </w:r>
      <w:r>
        <w:rPr>
          <w:rFonts w:cstheme="minorHAnsi"/>
        </w:rPr>
        <w:t>je uspešno obrisana“.</w:t>
      </w:r>
      <w:r>
        <w:rPr>
          <w:rFonts w:cstheme="minorHAnsi"/>
          <w:spacing w:val="-23"/>
        </w:rPr>
        <w:t xml:space="preserve"> </w:t>
      </w:r>
      <w:r>
        <w:rPr>
          <w:rFonts w:cstheme="minorHAnsi"/>
        </w:rPr>
        <w:t>(IA)</w:t>
      </w:r>
    </w:p>
    <w:p w14:paraId="3861497D" w14:textId="77777777" w:rsidR="0074121E" w:rsidRPr="006D7207" w:rsidRDefault="0074121E" w:rsidP="0074121E">
      <w:pPr>
        <w:pStyle w:val="BodyText"/>
        <w:ind w:firstLine="720"/>
        <w:jc w:val="both"/>
        <w:rPr>
          <w:rFonts w:asciiTheme="minorHAnsi" w:hAnsiTheme="minorHAnsi" w:cstheme="minorHAnsi"/>
          <w:w w:val="95"/>
        </w:rPr>
      </w:pPr>
    </w:p>
    <w:p w14:paraId="074D10D0" w14:textId="77777777" w:rsidR="0074121E" w:rsidRPr="006D7207" w:rsidRDefault="0074121E" w:rsidP="0074121E">
      <w:pPr>
        <w:pStyle w:val="Normal1"/>
        <w:spacing w:after="60" w:line="240" w:lineRule="auto"/>
        <w:jc w:val="both"/>
        <w:rPr>
          <w:rFonts w:asciiTheme="minorHAnsi" w:hAnsiTheme="minorHAnsi" w:cstheme="minorHAnsi"/>
          <w:color w:val="auto"/>
        </w:rPr>
      </w:pPr>
      <w:r w:rsidRPr="006D7207">
        <w:rPr>
          <w:rFonts w:asciiTheme="minorHAnsi" w:hAnsiTheme="minorHAnsi" w:cstheme="minorHAnsi"/>
          <w:b/>
          <w:color w:val="auto"/>
        </w:rPr>
        <w:t>Alternativni scenarii</w:t>
      </w:r>
      <w:r w:rsidRPr="006D7207">
        <w:rPr>
          <w:rFonts w:asciiTheme="minorHAnsi" w:hAnsiTheme="minorHAnsi" w:cstheme="minorHAnsi"/>
          <w:color w:val="auto"/>
        </w:rPr>
        <w:t>:</w:t>
      </w:r>
    </w:p>
    <w:p w14:paraId="328AAB38" w14:textId="77777777" w:rsidR="0074121E" w:rsidRPr="006D7207" w:rsidRDefault="0074121E" w:rsidP="0074121E">
      <w:pPr>
        <w:spacing w:after="60" w:line="240" w:lineRule="auto"/>
        <w:ind w:left="432"/>
        <w:jc w:val="both"/>
        <w:rPr>
          <w:rFonts w:cstheme="minorHAnsi"/>
        </w:rPr>
      </w:pPr>
    </w:p>
    <w:p w14:paraId="0CD74AE7" w14:textId="77777777" w:rsidR="0074121E" w:rsidRDefault="0074121E" w:rsidP="0074121E">
      <w:pPr>
        <w:spacing w:after="120" w:line="240" w:lineRule="auto"/>
        <w:ind w:left="432"/>
        <w:jc w:val="both"/>
        <w:rPr>
          <w:rFonts w:cstheme="minorHAnsi"/>
        </w:rPr>
      </w:pPr>
      <w:r>
        <w:rPr>
          <w:rFonts w:cstheme="minorHAnsi"/>
        </w:rPr>
        <w:t>4</w:t>
      </w:r>
      <w:r w:rsidRPr="006D7207">
        <w:rPr>
          <w:rFonts w:cstheme="minorHAnsi"/>
        </w:rPr>
        <w:t>.1.</w:t>
      </w:r>
      <w:r>
        <w:rPr>
          <w:rFonts w:cstheme="minorHAnsi"/>
        </w:rPr>
        <w:t xml:space="preserve"> </w:t>
      </w:r>
      <w:r w:rsidRPr="006D7207">
        <w:rPr>
          <w:rFonts w:cstheme="minorHAnsi"/>
        </w:rPr>
        <w:t xml:space="preserve">Ukoliko </w:t>
      </w:r>
      <w:r w:rsidRPr="00C4145C">
        <w:rPr>
          <w:rFonts w:cstheme="minorHAnsi"/>
          <w:i/>
          <w:iCs/>
          <w:color w:val="538135" w:themeColor="accent6" w:themeShade="BF"/>
        </w:rPr>
        <w:t>sistem</w:t>
      </w:r>
      <w:r w:rsidRPr="006D7207">
        <w:rPr>
          <w:rFonts w:cstheme="minorHAnsi"/>
        </w:rPr>
        <w:t xml:space="preserve"> </w:t>
      </w:r>
      <w:r>
        <w:rPr>
          <w:rFonts w:cstheme="minorHAnsi"/>
        </w:rPr>
        <w:t>nije mogao</w:t>
      </w:r>
      <w:r w:rsidRPr="006D7207">
        <w:rPr>
          <w:rFonts w:cstheme="minorHAnsi"/>
        </w:rPr>
        <w:t xml:space="preserve"> da </w:t>
      </w:r>
      <w:r>
        <w:rPr>
          <w:rFonts w:cstheme="minorHAnsi"/>
        </w:rPr>
        <w:t>obriše</w:t>
      </w:r>
      <w:r w:rsidRPr="006D7207">
        <w:rPr>
          <w:rFonts w:cstheme="minorHAnsi"/>
        </w:rPr>
        <w:t xml:space="preserve"> </w:t>
      </w:r>
      <w:r w:rsidRPr="00AE0458">
        <w:rPr>
          <w:rFonts w:eastAsia="Arial" w:cstheme="minorHAnsi"/>
          <w:i/>
          <w:iCs/>
          <w:color w:val="0070C0"/>
          <w:lang w:bidi="en-US"/>
        </w:rPr>
        <w:t>prijavu</w:t>
      </w:r>
      <w:r w:rsidRPr="006D7207">
        <w:rPr>
          <w:rFonts w:cstheme="minorHAnsi"/>
        </w:rPr>
        <w:t xml:space="preserve"> on prikazuje</w:t>
      </w:r>
      <w:r>
        <w:rPr>
          <w:rFonts w:cstheme="minorHAnsi"/>
        </w:rPr>
        <w:t xml:space="preserve"> </w:t>
      </w:r>
      <w:r>
        <w:rPr>
          <w:rFonts w:cstheme="minorHAnsi"/>
          <w:color w:val="FF0000"/>
        </w:rPr>
        <w:t>studentu</w:t>
      </w:r>
      <w:r w:rsidRPr="006D7207">
        <w:rPr>
          <w:rFonts w:cstheme="minorHAnsi"/>
        </w:rPr>
        <w:t xml:space="preserve"> poruku: “</w:t>
      </w:r>
      <w:r w:rsidRPr="00C4145C">
        <w:rPr>
          <w:rFonts w:cstheme="minorHAnsi"/>
          <w:i/>
          <w:iCs/>
          <w:color w:val="538135" w:themeColor="accent6" w:themeShade="BF"/>
        </w:rPr>
        <w:t>Sistem</w:t>
      </w:r>
      <w:r w:rsidRPr="006D7207">
        <w:rPr>
          <w:rFonts w:cstheme="minorHAnsi"/>
        </w:rPr>
        <w:t xml:space="preserve"> </w:t>
      </w:r>
      <w:r>
        <w:rPr>
          <w:rFonts w:cstheme="minorHAnsi"/>
        </w:rPr>
        <w:t>nije mogao</w:t>
      </w:r>
      <w:r w:rsidRPr="006D7207">
        <w:rPr>
          <w:rFonts w:cstheme="minorHAnsi"/>
        </w:rPr>
        <w:t xml:space="preserve"> da </w:t>
      </w:r>
      <w:r>
        <w:rPr>
          <w:rFonts w:cstheme="minorHAnsi"/>
        </w:rPr>
        <w:t>obriše</w:t>
      </w:r>
      <w:r w:rsidRPr="006D7207">
        <w:rPr>
          <w:rFonts w:cstheme="minorHAnsi"/>
        </w:rPr>
        <w:t xml:space="preserve"> </w:t>
      </w:r>
      <w:r w:rsidRPr="00AE0458">
        <w:rPr>
          <w:rFonts w:eastAsia="Arial" w:cstheme="minorHAnsi"/>
          <w:i/>
          <w:iCs/>
          <w:color w:val="0070C0"/>
          <w:lang w:bidi="en-US"/>
        </w:rPr>
        <w:t>prijavu</w:t>
      </w:r>
      <w:r w:rsidRPr="006D7207">
        <w:rPr>
          <w:rFonts w:cstheme="minorHAnsi"/>
        </w:rPr>
        <w:t>”. (IA)</w:t>
      </w:r>
    </w:p>
    <w:p w14:paraId="2B3F594C" w14:textId="77777777" w:rsidR="001944FF" w:rsidRDefault="0074121E" w:rsidP="001944FF">
      <w:pPr>
        <w:keepNext/>
        <w:spacing w:after="120" w:line="240" w:lineRule="auto"/>
        <w:ind w:left="432"/>
        <w:jc w:val="both"/>
      </w:pPr>
      <w:r>
        <w:rPr>
          <w:rFonts w:cstheme="minorHAnsi"/>
          <w:noProof/>
          <w:lang w:val="en-US"/>
        </w:rPr>
        <w:drawing>
          <wp:inline distT="0" distB="0" distL="0" distR="0" wp14:anchorId="340E7E3A" wp14:editId="0923E8CD">
            <wp:extent cx="4823460" cy="4136846"/>
            <wp:effectExtent l="0" t="0" r="0" b="0"/>
            <wp:docPr id="1244214362"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14362" name="Picture 3" descr="A diagram of a diagram&#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4823460" cy="4136846"/>
                    </a:xfrm>
                    <a:prstGeom prst="rect">
                      <a:avLst/>
                    </a:prstGeom>
                  </pic:spPr>
                </pic:pic>
              </a:graphicData>
            </a:graphic>
          </wp:inline>
        </w:drawing>
      </w:r>
    </w:p>
    <w:p w14:paraId="485585FB" w14:textId="19273480" w:rsidR="006A1CCB" w:rsidRDefault="001944FF" w:rsidP="001944FF">
      <w:pPr>
        <w:pStyle w:val="Caption"/>
        <w:jc w:val="center"/>
      </w:pPr>
      <w:bookmarkStart w:id="119" w:name="_Toc220700880"/>
      <w:r>
        <w:t xml:space="preserve">Slika </w:t>
      </w:r>
      <w:r>
        <w:fldChar w:fldCharType="begin"/>
      </w:r>
      <w:r>
        <w:instrText xml:space="preserve"> SEQ Slika \* ARABIC </w:instrText>
      </w:r>
      <w:r>
        <w:fldChar w:fldCharType="separate"/>
      </w:r>
      <w:r w:rsidR="002341AD">
        <w:rPr>
          <w:noProof/>
        </w:rPr>
        <w:t>40</w:t>
      </w:r>
      <w:r>
        <w:fldChar w:fldCharType="end"/>
      </w:r>
      <w:r>
        <w:t xml:space="preserve">: </w:t>
      </w:r>
      <w:r w:rsidRPr="00082139">
        <w:t>Dijagram sekvenci SK</w:t>
      </w:r>
      <w:r w:rsidR="00AF4910">
        <w:t>6</w:t>
      </w:r>
      <w:r w:rsidRPr="00082139">
        <w:t>, osnovni scenario</w:t>
      </w:r>
      <w:bookmarkEnd w:id="119"/>
    </w:p>
    <w:p w14:paraId="342F540B" w14:textId="158FBC69" w:rsidR="0074121E" w:rsidRPr="00AE0458" w:rsidRDefault="006A1CCB" w:rsidP="006A1CCB">
      <w:pPr>
        <w:pStyle w:val="Heading4"/>
      </w:pPr>
      <w:bookmarkStart w:id="120" w:name="_Toc64183088"/>
      <w:bookmarkStart w:id="121" w:name="_Toc220700993"/>
      <w:r>
        <w:lastRenderedPageBreak/>
        <w:t>3.12.1.</w:t>
      </w:r>
      <w:r w:rsidR="00AF4910">
        <w:t>7</w:t>
      </w:r>
      <w:r w:rsidR="0074121E" w:rsidRPr="00AE0458">
        <w:t xml:space="preserve"> Slučaj korišćenja </w:t>
      </w:r>
      <w:r w:rsidR="00AF4910">
        <w:t>7</w:t>
      </w:r>
      <w:r w:rsidR="0074121E" w:rsidRPr="00AE0458">
        <w:t xml:space="preserve"> – </w:t>
      </w:r>
      <w:bookmarkEnd w:id="120"/>
      <w:r w:rsidR="0074121E" w:rsidRPr="00AE0458">
        <w:t>Ocenjivanje prijave studenata</w:t>
      </w:r>
      <w:bookmarkEnd w:id="121"/>
    </w:p>
    <w:p w14:paraId="16B80509" w14:textId="77777777" w:rsidR="0074121E" w:rsidRPr="0001744A" w:rsidRDefault="0074121E" w:rsidP="0074121E">
      <w:pPr>
        <w:pStyle w:val="Normal1"/>
        <w:spacing w:line="240" w:lineRule="auto"/>
        <w:jc w:val="both"/>
        <w:rPr>
          <w:rFonts w:asciiTheme="minorHAnsi" w:hAnsiTheme="minorHAnsi" w:cstheme="minorHAnsi"/>
          <w:color w:val="auto"/>
          <w:lang w:val="sr-Latn-RS"/>
        </w:rPr>
      </w:pPr>
      <w:r w:rsidRPr="0001744A">
        <w:rPr>
          <w:rFonts w:asciiTheme="minorHAnsi" w:hAnsiTheme="minorHAnsi" w:cstheme="minorHAnsi"/>
          <w:b/>
          <w:color w:val="auto"/>
          <w:lang w:val="sr-Latn-RS"/>
        </w:rPr>
        <w:t>Naziv SK</w:t>
      </w:r>
    </w:p>
    <w:p w14:paraId="2CA5F859" w14:textId="77777777" w:rsidR="0074121E" w:rsidRPr="006D7207" w:rsidRDefault="0074121E" w:rsidP="0074121E">
      <w:pPr>
        <w:pStyle w:val="Normal1"/>
        <w:spacing w:after="120" w:line="240" w:lineRule="auto"/>
        <w:jc w:val="both"/>
        <w:rPr>
          <w:rFonts w:asciiTheme="minorHAnsi" w:hAnsiTheme="minorHAnsi" w:cstheme="minorHAnsi"/>
          <w:color w:val="auto"/>
          <w:lang w:val="sr-Latn-RS"/>
        </w:rPr>
      </w:pPr>
      <w:r w:rsidRPr="0001744A">
        <w:rPr>
          <w:rFonts w:asciiTheme="minorHAnsi" w:hAnsiTheme="minorHAnsi" w:cstheme="minorHAnsi"/>
          <w:color w:val="auto"/>
          <w:lang w:val="sr-Latn-RS"/>
        </w:rPr>
        <w:t xml:space="preserve">Ocenjivanje </w:t>
      </w:r>
      <w:r w:rsidRPr="0001744A">
        <w:rPr>
          <w:rFonts w:asciiTheme="minorHAnsi" w:hAnsiTheme="minorHAnsi" w:cstheme="minorHAnsi"/>
          <w:i/>
          <w:iCs/>
          <w:color w:val="0070C0"/>
          <w:lang w:val="sr-Latn-RS"/>
        </w:rPr>
        <w:t>prijave</w:t>
      </w:r>
      <w:r w:rsidRPr="0001744A">
        <w:rPr>
          <w:rFonts w:asciiTheme="minorHAnsi" w:hAnsiTheme="minorHAnsi" w:cstheme="minorHAnsi"/>
          <w:color w:val="auto"/>
          <w:lang w:val="sr-Latn-RS"/>
        </w:rPr>
        <w:t xml:space="preserve"> </w:t>
      </w:r>
      <w:r w:rsidRPr="0001744A">
        <w:rPr>
          <w:rFonts w:asciiTheme="minorHAnsi" w:hAnsiTheme="minorHAnsi" w:cstheme="minorHAnsi"/>
          <w:i/>
          <w:iCs/>
          <w:color w:val="0070C0"/>
          <w:lang w:val="sr-Latn-RS"/>
        </w:rPr>
        <w:t>studenta</w:t>
      </w:r>
    </w:p>
    <w:p w14:paraId="76352C25" w14:textId="77777777" w:rsidR="0074121E" w:rsidRPr="0001744A" w:rsidRDefault="0074121E" w:rsidP="0074121E">
      <w:pPr>
        <w:pStyle w:val="Normal1"/>
        <w:spacing w:line="240" w:lineRule="auto"/>
        <w:jc w:val="both"/>
        <w:rPr>
          <w:rFonts w:asciiTheme="minorHAnsi" w:hAnsiTheme="minorHAnsi" w:cstheme="minorHAnsi"/>
          <w:color w:val="auto"/>
          <w:lang w:val="sr-Latn-RS"/>
        </w:rPr>
      </w:pPr>
      <w:r w:rsidRPr="0001744A">
        <w:rPr>
          <w:rFonts w:asciiTheme="minorHAnsi" w:hAnsiTheme="minorHAnsi" w:cstheme="minorHAnsi"/>
          <w:b/>
          <w:color w:val="auto"/>
          <w:lang w:val="sr-Latn-RS"/>
        </w:rPr>
        <w:t>Akteri SK</w:t>
      </w:r>
    </w:p>
    <w:p w14:paraId="70EB8205" w14:textId="77777777" w:rsidR="0074121E" w:rsidRPr="0001744A" w:rsidRDefault="0074121E" w:rsidP="0074121E">
      <w:pPr>
        <w:pStyle w:val="Normal1"/>
        <w:spacing w:after="120" w:line="240" w:lineRule="auto"/>
        <w:jc w:val="both"/>
        <w:rPr>
          <w:rFonts w:asciiTheme="minorHAnsi" w:hAnsiTheme="minorHAnsi" w:cstheme="minorHAnsi"/>
          <w:i/>
          <w:iCs/>
          <w:color w:val="auto"/>
          <w:lang w:val="sr-Latn-RS"/>
        </w:rPr>
      </w:pPr>
      <w:r w:rsidRPr="0001744A">
        <w:rPr>
          <w:rFonts w:asciiTheme="minorHAnsi" w:hAnsiTheme="minorHAnsi" w:cstheme="minorHAnsi"/>
          <w:i/>
          <w:iCs/>
          <w:color w:val="FF0000"/>
          <w:lang w:val="sr-Latn-RS"/>
        </w:rPr>
        <w:t>Admin</w:t>
      </w:r>
    </w:p>
    <w:p w14:paraId="15E80051" w14:textId="77777777" w:rsidR="0074121E" w:rsidRPr="0001744A" w:rsidRDefault="0074121E" w:rsidP="0074121E">
      <w:pPr>
        <w:pStyle w:val="Normal1"/>
        <w:spacing w:after="120" w:line="240" w:lineRule="auto"/>
        <w:jc w:val="both"/>
        <w:rPr>
          <w:rFonts w:asciiTheme="minorHAnsi" w:hAnsiTheme="minorHAnsi" w:cstheme="minorHAnsi"/>
          <w:color w:val="auto"/>
          <w:lang w:val="sr-Latn-RS"/>
        </w:rPr>
      </w:pPr>
      <w:r w:rsidRPr="0001744A">
        <w:rPr>
          <w:rFonts w:asciiTheme="minorHAnsi" w:hAnsiTheme="minorHAnsi" w:cstheme="minorHAnsi"/>
          <w:b/>
          <w:color w:val="auto"/>
          <w:lang w:val="sr-Latn-RS"/>
        </w:rPr>
        <w:t>Učesnici</w:t>
      </w:r>
      <w:r w:rsidRPr="0001744A">
        <w:rPr>
          <w:rFonts w:asciiTheme="minorHAnsi" w:hAnsiTheme="minorHAnsi" w:cstheme="minorHAnsi"/>
          <w:color w:val="auto"/>
          <w:lang w:val="sr-Latn-RS"/>
        </w:rPr>
        <w:t xml:space="preserve"> </w:t>
      </w:r>
      <w:r w:rsidRPr="0001744A">
        <w:rPr>
          <w:rFonts w:asciiTheme="minorHAnsi" w:hAnsiTheme="minorHAnsi" w:cstheme="minorHAnsi"/>
          <w:b/>
          <w:color w:val="auto"/>
          <w:lang w:val="sr-Latn-RS"/>
        </w:rPr>
        <w:t>SK</w:t>
      </w:r>
      <w:r w:rsidRPr="0001744A">
        <w:rPr>
          <w:rFonts w:asciiTheme="minorHAnsi" w:hAnsiTheme="minorHAnsi" w:cstheme="minorHAnsi"/>
          <w:color w:val="auto"/>
          <w:lang w:val="sr-Latn-RS"/>
        </w:rPr>
        <w:t xml:space="preserve">: </w:t>
      </w:r>
      <w:r w:rsidRPr="0001744A">
        <w:rPr>
          <w:rFonts w:asciiTheme="minorHAnsi" w:hAnsiTheme="minorHAnsi" w:cstheme="minorHAnsi"/>
          <w:i/>
          <w:iCs/>
          <w:color w:val="FF0000"/>
          <w:lang w:val="sr-Latn-RS"/>
        </w:rPr>
        <w:t>Admin</w:t>
      </w:r>
      <w:r w:rsidRPr="0001744A">
        <w:rPr>
          <w:rFonts w:asciiTheme="minorHAnsi" w:hAnsiTheme="minorHAnsi" w:cstheme="minorHAnsi"/>
          <w:color w:val="auto"/>
          <w:lang w:val="sr-Latn-RS"/>
        </w:rPr>
        <w:t xml:space="preserve"> i </w:t>
      </w:r>
      <w:r w:rsidRPr="00C4145C">
        <w:rPr>
          <w:rFonts w:asciiTheme="minorHAnsi" w:eastAsiaTheme="minorHAnsi" w:hAnsiTheme="minorHAnsi" w:cstheme="minorHAnsi"/>
          <w:i/>
          <w:iCs/>
          <w:color w:val="538135" w:themeColor="accent6" w:themeShade="BF"/>
          <w:lang w:val="sr-Latn-RS" w:bidi="ar-SA"/>
        </w:rPr>
        <w:t>sistem</w:t>
      </w:r>
      <w:r w:rsidRPr="0001744A">
        <w:rPr>
          <w:rFonts w:asciiTheme="minorHAnsi" w:hAnsiTheme="minorHAnsi" w:cstheme="minorHAnsi"/>
          <w:color w:val="auto"/>
          <w:lang w:val="sr-Latn-RS"/>
        </w:rPr>
        <w:t xml:space="preserve"> (program)</w:t>
      </w:r>
    </w:p>
    <w:p w14:paraId="0060D8B4" w14:textId="77777777" w:rsidR="0074121E" w:rsidRPr="006D7207" w:rsidRDefault="0074121E" w:rsidP="0074121E">
      <w:pPr>
        <w:spacing w:before="213" w:after="120" w:line="240" w:lineRule="auto"/>
        <w:jc w:val="both"/>
        <w:rPr>
          <w:rFonts w:cstheme="minorHAnsi"/>
          <w:i/>
        </w:rPr>
      </w:pPr>
      <w:r w:rsidRPr="006D7207">
        <w:rPr>
          <w:rFonts w:cstheme="minorHAnsi"/>
          <w:b/>
        </w:rPr>
        <w:t>Preduslovi:</w:t>
      </w:r>
      <w:r>
        <w:rPr>
          <w:rFonts w:cstheme="minorHAnsi"/>
          <w:b/>
          <w:spacing w:val="-30"/>
        </w:rPr>
        <w:t xml:space="preserve"> </w:t>
      </w:r>
      <w:r w:rsidRPr="00C4145C">
        <w:rPr>
          <w:rFonts w:cstheme="minorHAnsi"/>
          <w:i/>
          <w:iCs/>
          <w:color w:val="538135" w:themeColor="accent6" w:themeShade="BF"/>
        </w:rPr>
        <w:t>Sistem</w:t>
      </w:r>
      <w:r w:rsidRPr="006D7207">
        <w:rPr>
          <w:rFonts w:cstheme="minorHAnsi"/>
        </w:rPr>
        <w:t xml:space="preserve"> je uključen i </w:t>
      </w:r>
      <w:r>
        <w:rPr>
          <w:rFonts w:cstheme="minorHAnsi"/>
          <w:i/>
          <w:iCs/>
          <w:color w:val="FF0000"/>
        </w:rPr>
        <w:t>admin</w:t>
      </w:r>
      <w:r w:rsidRPr="006D7207">
        <w:rPr>
          <w:rFonts w:cstheme="minorHAnsi"/>
          <w:i/>
          <w:iCs/>
        </w:rPr>
        <w:t xml:space="preserve"> </w:t>
      </w:r>
      <w:r w:rsidRPr="006D7207">
        <w:rPr>
          <w:rFonts w:cstheme="minorHAnsi"/>
        </w:rPr>
        <w:t xml:space="preserve">je prijavljen pod svojom šifrom. </w:t>
      </w:r>
      <w:r w:rsidRPr="00C4145C">
        <w:rPr>
          <w:rFonts w:cstheme="minorHAnsi"/>
          <w:i/>
          <w:iCs/>
          <w:color w:val="538135" w:themeColor="accent6" w:themeShade="BF"/>
        </w:rPr>
        <w:t>Sistem</w:t>
      </w:r>
      <w:r w:rsidRPr="006D7207">
        <w:rPr>
          <w:rFonts w:cstheme="minorHAnsi"/>
        </w:rPr>
        <w:t xml:space="preserve"> prikazuje formu za </w:t>
      </w:r>
      <w:r>
        <w:rPr>
          <w:rFonts w:cstheme="minorHAnsi"/>
        </w:rPr>
        <w:t>rad sa</w:t>
      </w:r>
      <w:r w:rsidRPr="006D7207">
        <w:rPr>
          <w:rFonts w:cstheme="minorHAnsi"/>
        </w:rPr>
        <w:t xml:space="preserve"> </w:t>
      </w:r>
      <w:r w:rsidRPr="009F7637">
        <w:rPr>
          <w:rFonts w:eastAsia="Arial" w:cstheme="minorHAnsi"/>
          <w:i/>
          <w:iCs/>
          <w:color w:val="0070C0"/>
          <w:lang w:bidi="en-US"/>
        </w:rPr>
        <w:t>prijavama</w:t>
      </w:r>
      <w:r w:rsidRPr="006D7207">
        <w:rPr>
          <w:rFonts w:cstheme="minorHAnsi"/>
        </w:rPr>
        <w:t xml:space="preserve">. </w:t>
      </w:r>
      <w:r w:rsidRPr="006D7207">
        <w:rPr>
          <w:rFonts w:cstheme="minorHAnsi"/>
          <w:bCs/>
        </w:rPr>
        <w:t>Učitana je lista</w:t>
      </w:r>
      <w:r>
        <w:rPr>
          <w:rFonts w:cstheme="minorHAnsi"/>
          <w:bCs/>
        </w:rPr>
        <w:t xml:space="preserve"> svih</w:t>
      </w:r>
      <w:r w:rsidRPr="006D7207">
        <w:rPr>
          <w:rFonts w:cstheme="minorHAnsi"/>
          <w:bCs/>
        </w:rPr>
        <w:t xml:space="preserve"> </w:t>
      </w:r>
      <w:r>
        <w:rPr>
          <w:rFonts w:eastAsia="Arial" w:cstheme="minorHAnsi"/>
          <w:i/>
          <w:iCs/>
          <w:color w:val="0070C0"/>
          <w:lang w:val="en-US" w:bidi="en-US"/>
        </w:rPr>
        <w:t>postoje</w:t>
      </w:r>
      <w:r>
        <w:rPr>
          <w:rFonts w:eastAsia="Arial" w:cstheme="minorHAnsi"/>
          <w:i/>
          <w:iCs/>
          <w:color w:val="0070C0"/>
          <w:lang w:bidi="en-US"/>
        </w:rPr>
        <w:t>ćih prijava</w:t>
      </w:r>
      <w:r>
        <w:rPr>
          <w:rFonts w:cstheme="minorHAnsi"/>
        </w:rPr>
        <w:t xml:space="preserve"> za tog </w:t>
      </w:r>
      <w:r w:rsidRPr="000C7E1F">
        <w:rPr>
          <w:rFonts w:cstheme="minorHAnsi"/>
          <w:i/>
          <w:iCs/>
          <w:color w:val="FF0000"/>
        </w:rPr>
        <w:t>admina</w:t>
      </w:r>
      <w:r>
        <w:rPr>
          <w:rFonts w:cstheme="minorHAnsi"/>
        </w:rPr>
        <w:t>.</w:t>
      </w:r>
    </w:p>
    <w:p w14:paraId="1E662A7D" w14:textId="77777777" w:rsidR="0074121E" w:rsidRDefault="0074121E" w:rsidP="0074121E">
      <w:pPr>
        <w:pStyle w:val="BodyText"/>
        <w:spacing w:after="60"/>
        <w:jc w:val="both"/>
        <w:rPr>
          <w:rFonts w:asciiTheme="minorHAnsi" w:hAnsiTheme="minorHAnsi" w:cstheme="minorHAnsi"/>
          <w:b/>
          <w:bCs/>
        </w:rPr>
      </w:pPr>
      <w:r w:rsidRPr="006D7207">
        <w:rPr>
          <w:rFonts w:asciiTheme="minorHAnsi" w:hAnsiTheme="minorHAnsi" w:cstheme="minorHAnsi"/>
          <w:b/>
          <w:bCs/>
        </w:rPr>
        <w:t>Osnovni scenario SK:</w:t>
      </w:r>
    </w:p>
    <w:p w14:paraId="5078C09F" w14:textId="77777777" w:rsidR="0074121E" w:rsidRDefault="0074121E">
      <w:pPr>
        <w:pStyle w:val="ListParagraph"/>
        <w:widowControl w:val="0"/>
        <w:numPr>
          <w:ilvl w:val="0"/>
          <w:numId w:val="9"/>
        </w:numPr>
        <w:tabs>
          <w:tab w:val="left" w:pos="1326"/>
        </w:tabs>
        <w:autoSpaceDE w:val="0"/>
        <w:autoSpaceDN w:val="0"/>
        <w:spacing w:before="35" w:after="0" w:line="240" w:lineRule="auto"/>
        <w:jc w:val="both"/>
        <w:rPr>
          <w:rFonts w:cstheme="minorHAnsi"/>
        </w:rPr>
      </w:pPr>
      <w:r w:rsidRPr="00AE0458">
        <w:rPr>
          <w:rFonts w:eastAsia="Arial" w:cstheme="minorHAnsi"/>
          <w:i/>
          <w:iCs/>
          <w:color w:val="FF0000"/>
          <w:lang w:val="de-AT" w:bidi="en-US"/>
        </w:rPr>
        <w:t>Admin</w:t>
      </w:r>
      <w:r>
        <w:rPr>
          <w:rFonts w:cstheme="minorHAnsi"/>
          <w:bCs/>
          <w:spacing w:val="-30"/>
        </w:rPr>
        <w:t xml:space="preserve">  </w:t>
      </w:r>
      <w:r>
        <w:rPr>
          <w:rFonts w:cstheme="minorHAnsi"/>
          <w:b/>
          <w:bCs/>
        </w:rPr>
        <w:t>bira</w:t>
      </w:r>
      <w:r>
        <w:rPr>
          <w:rFonts w:cstheme="minorHAnsi"/>
          <w:b/>
          <w:bCs/>
          <w:spacing w:val="-26"/>
        </w:rPr>
        <w:t xml:space="preserve"> </w:t>
      </w:r>
      <w:r w:rsidRPr="00A3284F">
        <w:rPr>
          <w:rFonts w:eastAsia="Arial" w:cstheme="minorHAnsi"/>
          <w:i/>
          <w:iCs/>
          <w:color w:val="0070C0"/>
          <w:lang w:bidi="en-US"/>
        </w:rPr>
        <w:t>prijavu</w:t>
      </w:r>
      <w:r>
        <w:rPr>
          <w:rFonts w:cstheme="minorHAnsi"/>
        </w:rPr>
        <w:t xml:space="preserve"> za koju želi da unese ocenu, komentar ili druge</w:t>
      </w:r>
      <w:r>
        <w:rPr>
          <w:rFonts w:cstheme="minorHAnsi"/>
          <w:i/>
        </w:rPr>
        <w:t>.</w:t>
      </w:r>
      <w:r>
        <w:rPr>
          <w:rFonts w:cstheme="minorHAnsi"/>
          <w:i/>
          <w:spacing w:val="-31"/>
        </w:rPr>
        <w:t xml:space="preserve"> </w:t>
      </w:r>
      <w:r>
        <w:rPr>
          <w:rFonts w:cstheme="minorHAnsi"/>
        </w:rPr>
        <w:t>(ANSO)</w:t>
      </w:r>
    </w:p>
    <w:p w14:paraId="4382795D" w14:textId="77777777" w:rsidR="0074121E" w:rsidRPr="00EB6AD4" w:rsidRDefault="0074121E">
      <w:pPr>
        <w:pStyle w:val="ListParagraph"/>
        <w:numPr>
          <w:ilvl w:val="0"/>
          <w:numId w:val="9"/>
        </w:numPr>
        <w:spacing w:after="200" w:line="240" w:lineRule="auto"/>
        <w:jc w:val="both"/>
        <w:rPr>
          <w:rFonts w:cstheme="minorHAnsi"/>
        </w:rPr>
      </w:pPr>
      <w:r w:rsidRPr="00AE0458">
        <w:rPr>
          <w:rFonts w:eastAsia="Arial" w:cstheme="minorHAnsi"/>
          <w:i/>
          <w:iCs/>
          <w:color w:val="FF0000"/>
          <w:lang w:bidi="en-US"/>
        </w:rPr>
        <w:t>Admin</w:t>
      </w:r>
      <w:r>
        <w:rPr>
          <w:rFonts w:cstheme="minorHAnsi"/>
          <w:bCs/>
          <w:spacing w:val="-30"/>
        </w:rPr>
        <w:t xml:space="preserve">  </w:t>
      </w:r>
      <w:r>
        <w:rPr>
          <w:rFonts w:cstheme="minorHAnsi"/>
          <w:b/>
        </w:rPr>
        <w:t>unosi</w:t>
      </w:r>
      <w:r w:rsidRPr="006D7207">
        <w:rPr>
          <w:rFonts w:cstheme="minorHAnsi"/>
        </w:rPr>
        <w:t xml:space="preserve"> </w:t>
      </w:r>
      <w:r>
        <w:rPr>
          <w:rFonts w:cstheme="minorHAnsi"/>
        </w:rPr>
        <w:t>podatke za</w:t>
      </w:r>
      <w:r w:rsidRPr="006D7207">
        <w:rPr>
          <w:rFonts w:cstheme="minorHAnsi"/>
        </w:rPr>
        <w:t xml:space="preserve"> </w:t>
      </w:r>
      <w:r w:rsidRPr="00AE0458">
        <w:rPr>
          <w:rFonts w:eastAsia="Arial" w:cstheme="minorHAnsi"/>
          <w:i/>
          <w:iCs/>
          <w:color w:val="0070C0"/>
          <w:lang w:bidi="en-US"/>
        </w:rPr>
        <w:t>prijavu</w:t>
      </w:r>
      <w:r w:rsidRPr="006D7207">
        <w:rPr>
          <w:rFonts w:cstheme="minorHAnsi"/>
        </w:rPr>
        <w:t>. (AP</w:t>
      </w:r>
      <w:r>
        <w:rPr>
          <w:rFonts w:cstheme="minorHAnsi"/>
        </w:rPr>
        <w:t>U</w:t>
      </w:r>
      <w:r w:rsidRPr="006D7207">
        <w:rPr>
          <w:rFonts w:cstheme="minorHAnsi"/>
        </w:rPr>
        <w:t>SO)</w:t>
      </w:r>
    </w:p>
    <w:p w14:paraId="7F76CA4F" w14:textId="77777777" w:rsidR="0074121E" w:rsidRPr="006D7207" w:rsidRDefault="0074121E">
      <w:pPr>
        <w:pStyle w:val="ListParagraph"/>
        <w:numPr>
          <w:ilvl w:val="0"/>
          <w:numId w:val="9"/>
        </w:numPr>
        <w:spacing w:after="200" w:line="240" w:lineRule="auto"/>
        <w:jc w:val="both"/>
        <w:rPr>
          <w:rFonts w:cstheme="minorHAnsi"/>
        </w:rPr>
      </w:pPr>
      <w:r>
        <w:rPr>
          <w:rFonts w:cstheme="minorHAnsi"/>
          <w:i/>
          <w:iCs/>
          <w:color w:val="FF0000"/>
        </w:rPr>
        <w:t>Admin</w:t>
      </w:r>
      <w:r w:rsidRPr="006D7207">
        <w:rPr>
          <w:rFonts w:cstheme="minorHAnsi"/>
        </w:rPr>
        <w:t xml:space="preserve"> </w:t>
      </w:r>
      <w:r w:rsidRPr="006D7207">
        <w:rPr>
          <w:rFonts w:cstheme="minorHAnsi"/>
          <w:b/>
        </w:rPr>
        <w:t>poziva</w:t>
      </w:r>
      <w:r w:rsidRPr="006D7207">
        <w:rPr>
          <w:rFonts w:cstheme="minorHAnsi"/>
        </w:rPr>
        <w:t xml:space="preserve"> </w:t>
      </w:r>
      <w:r w:rsidRPr="00C4145C">
        <w:rPr>
          <w:rFonts w:cstheme="minorHAnsi"/>
          <w:i/>
          <w:iCs/>
          <w:color w:val="538135" w:themeColor="accent6" w:themeShade="BF"/>
        </w:rPr>
        <w:t>sistem</w:t>
      </w:r>
      <w:r w:rsidRPr="006D7207">
        <w:rPr>
          <w:rFonts w:cstheme="minorHAnsi"/>
        </w:rPr>
        <w:t xml:space="preserve"> da </w:t>
      </w:r>
      <w:r>
        <w:rPr>
          <w:rFonts w:cstheme="minorHAnsi"/>
        </w:rPr>
        <w:t>zapamti izmenjenu</w:t>
      </w:r>
      <w:r w:rsidRPr="006D7207">
        <w:rPr>
          <w:rFonts w:cstheme="minorHAnsi"/>
        </w:rPr>
        <w:t xml:space="preserve"> </w:t>
      </w:r>
      <w:r w:rsidRPr="00AE0458">
        <w:rPr>
          <w:rFonts w:eastAsia="Arial" w:cstheme="minorHAnsi"/>
          <w:i/>
          <w:iCs/>
          <w:color w:val="0070C0"/>
          <w:lang w:val="de-AT" w:bidi="en-US"/>
        </w:rPr>
        <w:t>prijavu</w:t>
      </w:r>
      <w:r w:rsidRPr="006D7207">
        <w:rPr>
          <w:rFonts w:cstheme="minorHAnsi"/>
        </w:rPr>
        <w:t>. (APSO)</w:t>
      </w:r>
    </w:p>
    <w:p w14:paraId="0B3C3DA0" w14:textId="77777777" w:rsidR="0074121E" w:rsidRPr="006D7207" w:rsidRDefault="0074121E">
      <w:pPr>
        <w:pStyle w:val="ListParagraph"/>
        <w:numPr>
          <w:ilvl w:val="0"/>
          <w:numId w:val="9"/>
        </w:numPr>
        <w:spacing w:after="200" w:line="240" w:lineRule="auto"/>
        <w:jc w:val="both"/>
        <w:rPr>
          <w:rFonts w:cstheme="minorHAnsi"/>
        </w:rPr>
      </w:pPr>
      <w:r w:rsidRPr="00C4145C">
        <w:rPr>
          <w:rFonts w:cstheme="minorHAnsi"/>
          <w:i/>
          <w:iCs/>
          <w:color w:val="538135" w:themeColor="accent6" w:themeShade="BF"/>
        </w:rPr>
        <w:t>Sistem</w:t>
      </w:r>
      <w:r w:rsidRPr="006D7207">
        <w:rPr>
          <w:rFonts w:cstheme="minorHAnsi"/>
        </w:rPr>
        <w:t xml:space="preserve"> </w:t>
      </w:r>
      <w:r>
        <w:rPr>
          <w:rFonts w:cstheme="minorHAnsi"/>
          <w:b/>
        </w:rPr>
        <w:t xml:space="preserve">pamti </w:t>
      </w:r>
      <w:r>
        <w:rPr>
          <w:rFonts w:cstheme="minorHAnsi"/>
        </w:rPr>
        <w:t>podatke o</w:t>
      </w:r>
      <w:r w:rsidRPr="006D7207">
        <w:rPr>
          <w:rFonts w:cstheme="minorHAnsi"/>
        </w:rPr>
        <w:t xml:space="preserve"> </w:t>
      </w:r>
      <w:r>
        <w:rPr>
          <w:rFonts w:eastAsia="Arial" w:cstheme="minorHAnsi"/>
          <w:i/>
          <w:iCs/>
          <w:color w:val="0070C0"/>
          <w:lang w:val="en-US" w:bidi="en-US"/>
        </w:rPr>
        <w:t>prijavi</w:t>
      </w:r>
      <w:r w:rsidRPr="006D7207">
        <w:rPr>
          <w:rFonts w:cstheme="minorHAnsi"/>
        </w:rPr>
        <w:t>. (SO)</w:t>
      </w:r>
    </w:p>
    <w:p w14:paraId="2114DF98" w14:textId="77777777" w:rsidR="0074121E" w:rsidRPr="00F959E6" w:rsidRDefault="0074121E">
      <w:pPr>
        <w:pStyle w:val="ListParagraph"/>
        <w:widowControl w:val="0"/>
        <w:numPr>
          <w:ilvl w:val="0"/>
          <w:numId w:val="9"/>
        </w:numPr>
        <w:tabs>
          <w:tab w:val="left" w:pos="1326"/>
        </w:tabs>
        <w:autoSpaceDE w:val="0"/>
        <w:autoSpaceDN w:val="0"/>
        <w:spacing w:before="35" w:after="0" w:line="240" w:lineRule="auto"/>
        <w:jc w:val="both"/>
        <w:rPr>
          <w:rFonts w:cstheme="minorHAnsi"/>
        </w:rPr>
      </w:pPr>
      <w:r w:rsidRPr="00C4145C">
        <w:rPr>
          <w:rFonts w:cstheme="minorHAnsi"/>
          <w:bCs/>
          <w:i/>
          <w:iCs/>
          <w:color w:val="538135" w:themeColor="accent6" w:themeShade="BF"/>
        </w:rPr>
        <w:t>Sistem</w:t>
      </w:r>
      <w:r>
        <w:rPr>
          <w:rFonts w:cstheme="minorHAnsi"/>
          <w:b/>
          <w:spacing w:val="-28"/>
        </w:rPr>
        <w:t xml:space="preserve">  </w:t>
      </w:r>
      <w:r>
        <w:rPr>
          <w:rFonts w:cstheme="minorHAnsi"/>
          <w:b/>
          <w:bCs/>
        </w:rPr>
        <w:t>prikazuje</w:t>
      </w:r>
      <w:r w:rsidRPr="00E93787">
        <w:rPr>
          <w:rFonts w:cstheme="minorHAnsi"/>
          <w:b/>
        </w:rPr>
        <w:t xml:space="preserve"> </w:t>
      </w:r>
      <w:r>
        <w:rPr>
          <w:rFonts w:cstheme="minorHAnsi"/>
          <w:i/>
          <w:iCs/>
          <w:color w:val="FF0000"/>
        </w:rPr>
        <w:t>studentu</w:t>
      </w:r>
      <w:r w:rsidRPr="003B2976">
        <w:rPr>
          <w:rFonts w:cstheme="minorHAnsi"/>
          <w:bCs/>
          <w:i/>
          <w:iCs/>
          <w:color w:val="FF0000"/>
          <w:spacing w:val="-27"/>
        </w:rPr>
        <w:t xml:space="preserve"> </w:t>
      </w:r>
      <w:r>
        <w:rPr>
          <w:rFonts w:cstheme="minorHAnsi"/>
        </w:rPr>
        <w:t>poruku:</w:t>
      </w:r>
      <w:r>
        <w:rPr>
          <w:rFonts w:cstheme="minorHAnsi"/>
          <w:spacing w:val="-24"/>
        </w:rPr>
        <w:t xml:space="preserve"> </w:t>
      </w:r>
      <w:r>
        <w:rPr>
          <w:rFonts w:cstheme="minorHAnsi"/>
        </w:rPr>
        <w:t>“</w:t>
      </w:r>
      <w:r w:rsidRPr="00AE0458">
        <w:rPr>
          <w:rFonts w:eastAsia="Arial" w:cstheme="minorHAnsi"/>
          <w:i/>
          <w:iCs/>
          <w:color w:val="0070C0"/>
          <w:lang w:val="de-AT" w:bidi="en-US"/>
        </w:rPr>
        <w:t>Prijava</w:t>
      </w:r>
      <w:r w:rsidRPr="001B34CD">
        <w:rPr>
          <w:rFonts w:cstheme="minorHAnsi"/>
        </w:rPr>
        <w:t xml:space="preserve"> </w:t>
      </w:r>
      <w:r>
        <w:rPr>
          <w:rFonts w:cstheme="minorHAnsi"/>
        </w:rPr>
        <w:t>je uspešno izmenjena“.</w:t>
      </w:r>
      <w:r>
        <w:rPr>
          <w:rFonts w:cstheme="minorHAnsi"/>
          <w:spacing w:val="-23"/>
        </w:rPr>
        <w:t xml:space="preserve"> </w:t>
      </w:r>
      <w:r>
        <w:rPr>
          <w:rFonts w:cstheme="minorHAnsi"/>
        </w:rPr>
        <w:t>(IA)</w:t>
      </w:r>
    </w:p>
    <w:p w14:paraId="38D29419" w14:textId="77777777" w:rsidR="0074121E" w:rsidRPr="006D7207" w:rsidRDefault="0074121E" w:rsidP="0074121E">
      <w:pPr>
        <w:pStyle w:val="BodyText"/>
        <w:ind w:firstLine="720"/>
        <w:jc w:val="both"/>
        <w:rPr>
          <w:rFonts w:asciiTheme="minorHAnsi" w:hAnsiTheme="minorHAnsi" w:cstheme="minorHAnsi"/>
          <w:w w:val="95"/>
        </w:rPr>
      </w:pPr>
    </w:p>
    <w:p w14:paraId="018860AC" w14:textId="77777777" w:rsidR="0074121E" w:rsidRPr="006D7207" w:rsidRDefault="0074121E" w:rsidP="0074121E">
      <w:pPr>
        <w:pStyle w:val="Normal1"/>
        <w:spacing w:after="60" w:line="240" w:lineRule="auto"/>
        <w:jc w:val="both"/>
        <w:rPr>
          <w:rFonts w:asciiTheme="minorHAnsi" w:hAnsiTheme="minorHAnsi" w:cstheme="minorHAnsi"/>
          <w:color w:val="auto"/>
        </w:rPr>
      </w:pPr>
      <w:r w:rsidRPr="006D7207">
        <w:rPr>
          <w:rFonts w:asciiTheme="minorHAnsi" w:hAnsiTheme="minorHAnsi" w:cstheme="minorHAnsi"/>
          <w:b/>
          <w:color w:val="auto"/>
        </w:rPr>
        <w:t>Alternativni scenarii</w:t>
      </w:r>
      <w:r w:rsidRPr="006D7207">
        <w:rPr>
          <w:rFonts w:asciiTheme="minorHAnsi" w:hAnsiTheme="minorHAnsi" w:cstheme="minorHAnsi"/>
          <w:color w:val="auto"/>
        </w:rPr>
        <w:t>:</w:t>
      </w:r>
    </w:p>
    <w:p w14:paraId="67F154F0" w14:textId="77777777" w:rsidR="0074121E" w:rsidRPr="006D7207" w:rsidRDefault="0074121E" w:rsidP="0074121E">
      <w:pPr>
        <w:spacing w:after="60" w:line="240" w:lineRule="auto"/>
        <w:ind w:left="432"/>
        <w:jc w:val="both"/>
        <w:rPr>
          <w:rFonts w:cstheme="minorHAnsi"/>
        </w:rPr>
      </w:pPr>
    </w:p>
    <w:p w14:paraId="30546CB5" w14:textId="77777777" w:rsidR="0074121E" w:rsidRDefault="0074121E" w:rsidP="0074121E">
      <w:pPr>
        <w:spacing w:after="120" w:line="240" w:lineRule="auto"/>
        <w:ind w:left="432"/>
        <w:jc w:val="both"/>
        <w:rPr>
          <w:rFonts w:cstheme="minorHAnsi"/>
        </w:rPr>
      </w:pPr>
      <w:r>
        <w:rPr>
          <w:rFonts w:cstheme="minorHAnsi"/>
        </w:rPr>
        <w:t>4</w:t>
      </w:r>
      <w:r w:rsidRPr="006D7207">
        <w:rPr>
          <w:rFonts w:cstheme="minorHAnsi"/>
        </w:rPr>
        <w:t>.1.</w:t>
      </w:r>
      <w:r>
        <w:rPr>
          <w:rFonts w:cstheme="minorHAnsi"/>
        </w:rPr>
        <w:t xml:space="preserve"> </w:t>
      </w:r>
      <w:r w:rsidRPr="006D7207">
        <w:rPr>
          <w:rFonts w:cstheme="minorHAnsi"/>
        </w:rPr>
        <w:t xml:space="preserve">Ukoliko </w:t>
      </w:r>
      <w:r w:rsidRPr="00C4145C">
        <w:rPr>
          <w:rFonts w:cstheme="minorHAnsi"/>
          <w:i/>
          <w:iCs/>
          <w:color w:val="538135" w:themeColor="accent6" w:themeShade="BF"/>
        </w:rPr>
        <w:t>sistem</w:t>
      </w:r>
      <w:r w:rsidRPr="006D7207">
        <w:rPr>
          <w:rFonts w:cstheme="minorHAnsi"/>
        </w:rPr>
        <w:t xml:space="preserve"> </w:t>
      </w:r>
      <w:r>
        <w:rPr>
          <w:rFonts w:cstheme="minorHAnsi"/>
        </w:rPr>
        <w:t>nije mogao</w:t>
      </w:r>
      <w:r w:rsidRPr="006D7207">
        <w:rPr>
          <w:rFonts w:cstheme="minorHAnsi"/>
        </w:rPr>
        <w:t xml:space="preserve"> da zapamti </w:t>
      </w:r>
      <w:r>
        <w:rPr>
          <w:rFonts w:cstheme="minorHAnsi"/>
        </w:rPr>
        <w:t xml:space="preserve">izmene za </w:t>
      </w:r>
      <w:r w:rsidRPr="00AE0458">
        <w:rPr>
          <w:rFonts w:eastAsia="Arial" w:cstheme="minorHAnsi"/>
          <w:i/>
          <w:iCs/>
          <w:color w:val="0070C0"/>
          <w:lang w:bidi="en-US"/>
        </w:rPr>
        <w:t>prijavu</w:t>
      </w:r>
      <w:r w:rsidRPr="006D7207">
        <w:rPr>
          <w:rFonts w:cstheme="minorHAnsi"/>
        </w:rPr>
        <w:t xml:space="preserve"> on prikazuje</w:t>
      </w:r>
      <w:r>
        <w:rPr>
          <w:rFonts w:cstheme="minorHAnsi"/>
        </w:rPr>
        <w:t xml:space="preserve"> </w:t>
      </w:r>
      <w:r>
        <w:rPr>
          <w:rFonts w:cstheme="minorHAnsi"/>
          <w:color w:val="FF0000"/>
        </w:rPr>
        <w:t>studentu</w:t>
      </w:r>
      <w:r w:rsidRPr="006D7207">
        <w:rPr>
          <w:rFonts w:cstheme="minorHAnsi"/>
        </w:rPr>
        <w:t xml:space="preserve"> poruku: “</w:t>
      </w:r>
      <w:r w:rsidRPr="00C4145C">
        <w:rPr>
          <w:rFonts w:cstheme="minorHAnsi"/>
          <w:i/>
          <w:iCs/>
          <w:color w:val="538135" w:themeColor="accent6" w:themeShade="BF"/>
        </w:rPr>
        <w:t>Sistem</w:t>
      </w:r>
      <w:r w:rsidRPr="006D7207">
        <w:rPr>
          <w:rFonts w:cstheme="minorHAnsi"/>
        </w:rPr>
        <w:t xml:space="preserve"> </w:t>
      </w:r>
      <w:r>
        <w:rPr>
          <w:rFonts w:cstheme="minorHAnsi"/>
        </w:rPr>
        <w:t>nije mogao</w:t>
      </w:r>
      <w:r w:rsidRPr="006D7207">
        <w:rPr>
          <w:rFonts w:cstheme="minorHAnsi"/>
        </w:rPr>
        <w:t xml:space="preserve"> da zapamti </w:t>
      </w:r>
      <w:r w:rsidRPr="00AE0458">
        <w:rPr>
          <w:rFonts w:eastAsia="Arial" w:cstheme="minorHAnsi"/>
          <w:i/>
          <w:iCs/>
          <w:color w:val="0070C0"/>
          <w:lang w:bidi="en-US"/>
        </w:rPr>
        <w:t>prijavu</w:t>
      </w:r>
      <w:r w:rsidRPr="006D7207">
        <w:rPr>
          <w:rFonts w:cstheme="minorHAnsi"/>
        </w:rPr>
        <w:t>”. (IA)</w:t>
      </w:r>
    </w:p>
    <w:p w14:paraId="3B8C2136" w14:textId="77777777" w:rsidR="001944FF" w:rsidRDefault="0074121E" w:rsidP="001944FF">
      <w:pPr>
        <w:keepNext/>
        <w:spacing w:after="120" w:line="240" w:lineRule="auto"/>
        <w:ind w:left="432"/>
        <w:jc w:val="center"/>
      </w:pPr>
      <w:r>
        <w:rPr>
          <w:rFonts w:cstheme="minorHAnsi"/>
          <w:noProof/>
          <w:lang w:val="en-US"/>
        </w:rPr>
        <w:drawing>
          <wp:inline distT="0" distB="0" distL="0" distR="0" wp14:anchorId="394787EC" wp14:editId="0836291A">
            <wp:extent cx="4320540" cy="3712121"/>
            <wp:effectExtent l="0" t="0" r="3810" b="3175"/>
            <wp:docPr id="544528569"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28569" name="Picture 4" descr="A diagram of a diagram&#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4320540" cy="3712121"/>
                    </a:xfrm>
                    <a:prstGeom prst="rect">
                      <a:avLst/>
                    </a:prstGeom>
                  </pic:spPr>
                </pic:pic>
              </a:graphicData>
            </a:graphic>
          </wp:inline>
        </w:drawing>
      </w:r>
    </w:p>
    <w:p w14:paraId="31DB21D0" w14:textId="347B8370" w:rsidR="0074121E" w:rsidRDefault="001944FF" w:rsidP="001944FF">
      <w:pPr>
        <w:pStyle w:val="Caption"/>
        <w:jc w:val="center"/>
      </w:pPr>
      <w:bookmarkStart w:id="122" w:name="_Toc220700881"/>
      <w:r>
        <w:t xml:space="preserve">Slika </w:t>
      </w:r>
      <w:r>
        <w:fldChar w:fldCharType="begin"/>
      </w:r>
      <w:r>
        <w:instrText xml:space="preserve"> SEQ Slika \* ARABIC </w:instrText>
      </w:r>
      <w:r>
        <w:fldChar w:fldCharType="separate"/>
      </w:r>
      <w:r w:rsidR="002341AD">
        <w:rPr>
          <w:noProof/>
        </w:rPr>
        <w:t>41</w:t>
      </w:r>
      <w:r>
        <w:fldChar w:fldCharType="end"/>
      </w:r>
      <w:r>
        <w:t xml:space="preserve">: </w:t>
      </w:r>
      <w:r w:rsidRPr="00B97F9A">
        <w:t>Dijagram sekvenci SK</w:t>
      </w:r>
      <w:r w:rsidR="00AF4910">
        <w:t>7</w:t>
      </w:r>
      <w:r w:rsidRPr="00B97F9A">
        <w:t>, osnovni scenario</w:t>
      </w:r>
      <w:bookmarkEnd w:id="122"/>
    </w:p>
    <w:p w14:paraId="0D4DA616" w14:textId="77777777" w:rsidR="0074121E" w:rsidRDefault="0074121E" w:rsidP="0074121E">
      <w:pPr>
        <w:spacing w:after="120" w:line="240" w:lineRule="auto"/>
        <w:ind w:left="432"/>
        <w:jc w:val="both"/>
        <w:rPr>
          <w:rFonts w:cstheme="minorHAnsi"/>
        </w:rPr>
      </w:pPr>
    </w:p>
    <w:p w14:paraId="76E95209" w14:textId="2BF95E8D" w:rsidR="0074121E" w:rsidRPr="00AE0458" w:rsidRDefault="006A1CCB" w:rsidP="006A1CCB">
      <w:pPr>
        <w:pStyle w:val="Heading4"/>
      </w:pPr>
      <w:bookmarkStart w:id="123" w:name="_Toc64183089"/>
      <w:bookmarkStart w:id="124" w:name="_Toc220700994"/>
      <w:r>
        <w:lastRenderedPageBreak/>
        <w:t>3.12.1.</w:t>
      </w:r>
      <w:r w:rsidR="00AF4910">
        <w:t>8</w:t>
      </w:r>
      <w:r w:rsidR="0074121E" w:rsidRPr="00AE0458">
        <w:t xml:space="preserve">. Slučaj korišćenja </w:t>
      </w:r>
      <w:r w:rsidR="00AF4910">
        <w:t>8</w:t>
      </w:r>
      <w:r w:rsidR="0074121E" w:rsidRPr="00AE0458">
        <w:t xml:space="preserve"> – </w:t>
      </w:r>
      <w:bookmarkEnd w:id="123"/>
      <w:r w:rsidR="0074121E" w:rsidRPr="00AE0458">
        <w:t>O</w:t>
      </w:r>
      <w:r>
        <w:t>dj</w:t>
      </w:r>
      <w:r w:rsidR="0074121E" w:rsidRPr="00AE0458">
        <w:t>avljivanje korisnika</w:t>
      </w:r>
      <w:bookmarkEnd w:id="124"/>
    </w:p>
    <w:p w14:paraId="6FFD1E60" w14:textId="77777777" w:rsidR="0074121E" w:rsidRPr="0001744A" w:rsidRDefault="0074121E" w:rsidP="0074121E">
      <w:pPr>
        <w:pStyle w:val="Normal1"/>
        <w:spacing w:line="240" w:lineRule="auto"/>
        <w:jc w:val="both"/>
        <w:rPr>
          <w:rFonts w:asciiTheme="minorHAnsi" w:hAnsiTheme="minorHAnsi" w:cstheme="minorHAnsi"/>
          <w:b/>
          <w:color w:val="auto"/>
          <w:lang w:val="sr-Latn-RS"/>
        </w:rPr>
      </w:pPr>
      <w:r w:rsidRPr="0001744A">
        <w:rPr>
          <w:rFonts w:asciiTheme="minorHAnsi" w:hAnsiTheme="minorHAnsi" w:cstheme="minorHAnsi"/>
          <w:b/>
          <w:color w:val="auto"/>
          <w:lang w:val="sr-Latn-RS"/>
        </w:rPr>
        <w:t>Naziv SK</w:t>
      </w:r>
    </w:p>
    <w:p w14:paraId="5C83337F" w14:textId="7D7FD8AA" w:rsidR="0074121E" w:rsidRPr="0001744A" w:rsidRDefault="0074121E" w:rsidP="0074121E">
      <w:pPr>
        <w:pStyle w:val="Normal1"/>
        <w:spacing w:after="120" w:line="240" w:lineRule="auto"/>
        <w:jc w:val="both"/>
        <w:rPr>
          <w:rFonts w:asciiTheme="minorHAnsi" w:hAnsiTheme="minorHAnsi" w:cstheme="minorHAnsi"/>
          <w:color w:val="auto"/>
          <w:lang w:val="sr-Latn-RS"/>
        </w:rPr>
      </w:pPr>
      <w:r w:rsidRPr="0001744A">
        <w:rPr>
          <w:rFonts w:asciiTheme="minorHAnsi" w:hAnsiTheme="minorHAnsi" w:cstheme="minorHAnsi"/>
          <w:color w:val="auto"/>
          <w:lang w:val="sr-Latn-RS"/>
        </w:rPr>
        <w:t>O</w:t>
      </w:r>
      <w:r w:rsidR="006A1CCB">
        <w:rPr>
          <w:rFonts w:asciiTheme="minorHAnsi" w:hAnsiTheme="minorHAnsi" w:cstheme="minorHAnsi"/>
          <w:color w:val="auto"/>
          <w:lang w:val="sr-Latn-RS"/>
        </w:rPr>
        <w:t>dj</w:t>
      </w:r>
      <w:r w:rsidRPr="0001744A">
        <w:rPr>
          <w:rFonts w:asciiTheme="minorHAnsi" w:hAnsiTheme="minorHAnsi" w:cstheme="minorHAnsi"/>
          <w:color w:val="auto"/>
          <w:lang w:val="sr-Latn-RS"/>
        </w:rPr>
        <w:t xml:space="preserve">avljivanje </w:t>
      </w:r>
      <w:r w:rsidRPr="0001744A">
        <w:rPr>
          <w:rFonts w:asciiTheme="minorHAnsi" w:hAnsiTheme="minorHAnsi" w:cstheme="minorHAnsi"/>
          <w:i/>
          <w:iCs/>
          <w:color w:val="0070C0"/>
          <w:lang w:val="sr-Latn-RS"/>
        </w:rPr>
        <w:t>korisnika</w:t>
      </w:r>
    </w:p>
    <w:p w14:paraId="305B7B42" w14:textId="77777777" w:rsidR="0074121E" w:rsidRPr="0001744A" w:rsidRDefault="0074121E" w:rsidP="0074121E">
      <w:pPr>
        <w:pStyle w:val="Normal1"/>
        <w:spacing w:line="240" w:lineRule="auto"/>
        <w:jc w:val="both"/>
        <w:rPr>
          <w:rFonts w:asciiTheme="minorHAnsi" w:hAnsiTheme="minorHAnsi" w:cstheme="minorHAnsi"/>
          <w:color w:val="auto"/>
          <w:lang w:val="sr-Latn-RS"/>
        </w:rPr>
      </w:pPr>
      <w:r w:rsidRPr="0001744A">
        <w:rPr>
          <w:rFonts w:asciiTheme="minorHAnsi" w:hAnsiTheme="minorHAnsi" w:cstheme="minorHAnsi"/>
          <w:b/>
          <w:color w:val="auto"/>
          <w:lang w:val="sr-Latn-RS"/>
        </w:rPr>
        <w:t>Akteri SK</w:t>
      </w:r>
    </w:p>
    <w:p w14:paraId="409470F0" w14:textId="77777777" w:rsidR="0074121E" w:rsidRPr="0001744A" w:rsidRDefault="0074121E" w:rsidP="0074121E">
      <w:pPr>
        <w:pStyle w:val="Normal1"/>
        <w:spacing w:after="120" w:line="240" w:lineRule="auto"/>
        <w:jc w:val="both"/>
        <w:rPr>
          <w:rFonts w:asciiTheme="minorHAnsi" w:hAnsiTheme="minorHAnsi" w:cstheme="minorHAnsi"/>
          <w:i/>
          <w:iCs/>
          <w:color w:val="auto"/>
          <w:lang w:val="sr-Latn-RS"/>
        </w:rPr>
      </w:pPr>
      <w:r w:rsidRPr="0001744A">
        <w:rPr>
          <w:rFonts w:asciiTheme="minorHAnsi" w:hAnsiTheme="minorHAnsi" w:cstheme="minorHAnsi"/>
          <w:i/>
          <w:iCs/>
          <w:color w:val="FF0000"/>
          <w:lang w:val="sr-Latn-RS"/>
        </w:rPr>
        <w:t>Korisnik</w:t>
      </w:r>
    </w:p>
    <w:p w14:paraId="19BD787D" w14:textId="77777777" w:rsidR="0074121E" w:rsidRPr="0001744A" w:rsidRDefault="0074121E" w:rsidP="0074121E">
      <w:pPr>
        <w:pStyle w:val="Normal1"/>
        <w:spacing w:after="120" w:line="240" w:lineRule="auto"/>
        <w:jc w:val="both"/>
        <w:rPr>
          <w:rFonts w:asciiTheme="minorHAnsi" w:hAnsiTheme="minorHAnsi" w:cstheme="minorHAnsi"/>
          <w:color w:val="auto"/>
          <w:lang w:val="sr-Latn-RS"/>
        </w:rPr>
      </w:pPr>
      <w:r w:rsidRPr="0001744A">
        <w:rPr>
          <w:rFonts w:asciiTheme="minorHAnsi" w:hAnsiTheme="minorHAnsi" w:cstheme="minorHAnsi"/>
          <w:b/>
          <w:color w:val="auto"/>
          <w:lang w:val="sr-Latn-RS"/>
        </w:rPr>
        <w:t>Učesnici SK</w:t>
      </w:r>
      <w:r w:rsidRPr="0001744A">
        <w:rPr>
          <w:rFonts w:asciiTheme="minorHAnsi" w:hAnsiTheme="minorHAnsi" w:cstheme="minorHAnsi"/>
          <w:color w:val="auto"/>
          <w:lang w:val="sr-Latn-RS"/>
        </w:rPr>
        <w:t xml:space="preserve">: </w:t>
      </w:r>
      <w:r w:rsidRPr="0001744A">
        <w:rPr>
          <w:rFonts w:asciiTheme="minorHAnsi" w:hAnsiTheme="minorHAnsi" w:cstheme="minorHAnsi"/>
          <w:i/>
          <w:iCs/>
          <w:color w:val="FF0000"/>
          <w:lang w:val="sr-Latn-RS"/>
        </w:rPr>
        <w:t>Korisnik</w:t>
      </w:r>
      <w:r w:rsidRPr="0001744A">
        <w:rPr>
          <w:rFonts w:asciiTheme="minorHAnsi" w:hAnsiTheme="minorHAnsi" w:cstheme="minorHAnsi"/>
          <w:color w:val="auto"/>
          <w:lang w:val="sr-Latn-RS"/>
        </w:rPr>
        <w:t xml:space="preserve"> i </w:t>
      </w:r>
      <w:r w:rsidRPr="0001744A">
        <w:rPr>
          <w:rFonts w:asciiTheme="minorHAnsi" w:hAnsiTheme="minorHAnsi" w:cstheme="minorHAnsi"/>
          <w:i/>
          <w:iCs/>
          <w:color w:val="538135" w:themeColor="accent6" w:themeShade="BF"/>
          <w:lang w:val="sr-Latn-RS"/>
        </w:rPr>
        <w:t>sistem</w:t>
      </w:r>
      <w:r w:rsidRPr="0001744A">
        <w:rPr>
          <w:rFonts w:asciiTheme="minorHAnsi" w:hAnsiTheme="minorHAnsi" w:cstheme="minorHAnsi"/>
          <w:color w:val="auto"/>
          <w:lang w:val="sr-Latn-RS"/>
        </w:rPr>
        <w:t xml:space="preserve"> (program)</w:t>
      </w:r>
    </w:p>
    <w:p w14:paraId="14C409F6" w14:textId="77777777" w:rsidR="0074121E" w:rsidRPr="009F7637" w:rsidRDefault="0074121E" w:rsidP="0074121E">
      <w:pPr>
        <w:pStyle w:val="Normal1"/>
        <w:spacing w:after="120" w:line="240" w:lineRule="auto"/>
        <w:jc w:val="both"/>
        <w:rPr>
          <w:rFonts w:asciiTheme="minorHAnsi" w:hAnsiTheme="minorHAnsi" w:cstheme="minorHAnsi"/>
          <w:color w:val="auto"/>
          <w:lang w:val="sr-Latn-RS"/>
        </w:rPr>
      </w:pPr>
      <w:r w:rsidRPr="0001744A">
        <w:rPr>
          <w:rFonts w:asciiTheme="minorHAnsi" w:hAnsiTheme="minorHAnsi" w:cstheme="minorHAnsi"/>
          <w:b/>
          <w:color w:val="auto"/>
          <w:lang w:val="sr-Latn-RS"/>
        </w:rPr>
        <w:t>Preduslovi</w:t>
      </w:r>
      <w:r w:rsidRPr="0001744A">
        <w:rPr>
          <w:rFonts w:asciiTheme="minorHAnsi" w:hAnsiTheme="minorHAnsi" w:cstheme="minorHAnsi"/>
          <w:color w:val="auto"/>
          <w:lang w:val="sr-Latn-RS"/>
        </w:rPr>
        <w:t xml:space="preserve">: </w:t>
      </w:r>
      <w:r w:rsidRPr="0001744A">
        <w:rPr>
          <w:rFonts w:asciiTheme="minorHAnsi" w:hAnsiTheme="minorHAnsi" w:cstheme="minorHAnsi"/>
          <w:i/>
          <w:iCs/>
          <w:color w:val="538135" w:themeColor="accent6" w:themeShade="BF"/>
          <w:lang w:val="sr-Latn-RS"/>
        </w:rPr>
        <w:t>Sistem</w:t>
      </w:r>
      <w:r w:rsidRPr="0001744A">
        <w:rPr>
          <w:rFonts w:asciiTheme="minorHAnsi" w:hAnsiTheme="minorHAnsi" w:cstheme="minorHAnsi"/>
          <w:color w:val="auto"/>
          <w:lang w:val="sr-Latn-RS"/>
        </w:rPr>
        <w:t xml:space="preserve"> je pokrenut </w:t>
      </w:r>
      <w:r w:rsidRPr="009F7637">
        <w:rPr>
          <w:rFonts w:asciiTheme="minorHAnsi" w:hAnsiTheme="minorHAnsi" w:cstheme="minorHAnsi"/>
          <w:color w:val="auto"/>
          <w:lang w:val="sr-Latn-RS"/>
        </w:rPr>
        <w:t xml:space="preserve">i </w:t>
      </w:r>
      <w:r w:rsidRPr="009F7637">
        <w:rPr>
          <w:rFonts w:asciiTheme="minorHAnsi" w:hAnsiTheme="minorHAnsi" w:cstheme="minorHAnsi"/>
          <w:i/>
          <w:iCs/>
          <w:color w:val="FF0000"/>
          <w:lang w:val="sr-Latn-RS"/>
        </w:rPr>
        <w:t>korisnik</w:t>
      </w:r>
      <w:r w:rsidRPr="009F7637">
        <w:rPr>
          <w:rFonts w:asciiTheme="minorHAnsi" w:hAnsiTheme="minorHAnsi" w:cstheme="minorHAnsi"/>
          <w:color w:val="auto"/>
          <w:lang w:val="sr-Latn-RS"/>
        </w:rPr>
        <w:t xml:space="preserve"> je prijavljen sa svojom šifrom.</w:t>
      </w:r>
    </w:p>
    <w:p w14:paraId="3FBEDED6" w14:textId="77777777" w:rsidR="0074121E" w:rsidRPr="006D7207" w:rsidRDefault="0074121E" w:rsidP="0074121E">
      <w:pPr>
        <w:pStyle w:val="Normal1"/>
        <w:spacing w:after="40" w:line="240" w:lineRule="auto"/>
        <w:jc w:val="both"/>
        <w:rPr>
          <w:rFonts w:asciiTheme="minorHAnsi" w:hAnsiTheme="minorHAnsi" w:cstheme="minorHAnsi"/>
          <w:color w:val="auto"/>
        </w:rPr>
      </w:pPr>
      <w:r w:rsidRPr="006D7207">
        <w:rPr>
          <w:rFonts w:asciiTheme="minorHAnsi" w:hAnsiTheme="minorHAnsi" w:cstheme="minorHAnsi"/>
          <w:b/>
          <w:color w:val="auto"/>
        </w:rPr>
        <w:t>Osnovni scenario SK</w:t>
      </w:r>
      <w:r w:rsidRPr="006D7207">
        <w:rPr>
          <w:rFonts w:asciiTheme="minorHAnsi" w:hAnsiTheme="minorHAnsi" w:cstheme="minorHAnsi"/>
          <w:color w:val="auto"/>
        </w:rPr>
        <w:t>:</w:t>
      </w:r>
    </w:p>
    <w:p w14:paraId="187781A0" w14:textId="77777777" w:rsidR="0074121E" w:rsidRDefault="0074121E">
      <w:pPr>
        <w:pStyle w:val="ListParagraph"/>
        <w:numPr>
          <w:ilvl w:val="0"/>
          <w:numId w:val="10"/>
        </w:numPr>
        <w:spacing w:after="200" w:line="240" w:lineRule="auto"/>
        <w:jc w:val="both"/>
        <w:rPr>
          <w:rFonts w:cstheme="minorHAnsi"/>
        </w:rPr>
      </w:pPr>
      <w:r>
        <w:rPr>
          <w:rFonts w:cstheme="minorHAnsi"/>
          <w:i/>
          <w:iCs/>
          <w:color w:val="FF0000"/>
        </w:rPr>
        <w:t>Korisnik</w:t>
      </w:r>
      <w:r w:rsidRPr="006D7207">
        <w:rPr>
          <w:rFonts w:cstheme="minorHAnsi"/>
        </w:rPr>
        <w:t xml:space="preserve"> </w:t>
      </w:r>
      <w:r w:rsidRPr="006D7207">
        <w:rPr>
          <w:rFonts w:cstheme="minorHAnsi"/>
          <w:b/>
        </w:rPr>
        <w:t>poziva</w:t>
      </w:r>
      <w:r w:rsidRPr="006D7207">
        <w:rPr>
          <w:rFonts w:cstheme="minorHAnsi"/>
        </w:rPr>
        <w:t xml:space="preserve"> </w:t>
      </w:r>
      <w:r w:rsidRPr="00C4145C">
        <w:rPr>
          <w:rFonts w:cstheme="minorHAnsi"/>
          <w:i/>
          <w:iCs/>
          <w:color w:val="538135" w:themeColor="accent6" w:themeShade="BF"/>
        </w:rPr>
        <w:t>sistem</w:t>
      </w:r>
      <w:r w:rsidRPr="006D7207">
        <w:rPr>
          <w:rFonts w:cstheme="minorHAnsi"/>
        </w:rPr>
        <w:t xml:space="preserve"> da </w:t>
      </w:r>
      <w:r>
        <w:rPr>
          <w:rFonts w:cstheme="minorHAnsi"/>
        </w:rPr>
        <w:t>vrati izloguje</w:t>
      </w:r>
      <w:r w:rsidRPr="006D7207">
        <w:rPr>
          <w:rFonts w:cstheme="minorHAnsi"/>
        </w:rPr>
        <w:t xml:space="preserve"> </w:t>
      </w:r>
      <w:r w:rsidRPr="00AE0458">
        <w:rPr>
          <w:rFonts w:eastAsia="Arial" w:cstheme="minorHAnsi"/>
          <w:i/>
          <w:iCs/>
          <w:color w:val="0070C0"/>
          <w:lang w:val="de-AT" w:bidi="en-US"/>
        </w:rPr>
        <w:t>korisnika</w:t>
      </w:r>
      <w:r w:rsidRPr="006D7207">
        <w:rPr>
          <w:rFonts w:cstheme="minorHAnsi"/>
        </w:rPr>
        <w:t>. (APSO)</w:t>
      </w:r>
    </w:p>
    <w:p w14:paraId="3BB48E59" w14:textId="45EBEFFB" w:rsidR="0074121E" w:rsidRPr="006D7207" w:rsidRDefault="0074121E">
      <w:pPr>
        <w:pStyle w:val="ListParagraph"/>
        <w:numPr>
          <w:ilvl w:val="0"/>
          <w:numId w:val="10"/>
        </w:numPr>
        <w:spacing w:after="200" w:line="240" w:lineRule="auto"/>
        <w:jc w:val="both"/>
        <w:rPr>
          <w:rFonts w:cstheme="minorHAnsi"/>
        </w:rPr>
      </w:pPr>
      <w:r w:rsidRPr="00A0567C">
        <w:rPr>
          <w:rFonts w:cstheme="minorHAnsi"/>
          <w:i/>
          <w:iCs/>
          <w:color w:val="538135" w:themeColor="accent6" w:themeShade="BF"/>
        </w:rPr>
        <w:t>Sistem</w:t>
      </w:r>
      <w:r w:rsidRPr="006D7207">
        <w:rPr>
          <w:rFonts w:cstheme="minorHAnsi"/>
        </w:rPr>
        <w:t xml:space="preserve"> </w:t>
      </w:r>
      <w:r>
        <w:rPr>
          <w:rFonts w:cstheme="minorHAnsi"/>
          <w:b/>
        </w:rPr>
        <w:t>pronalazi</w:t>
      </w:r>
      <w:r w:rsidRPr="00A2136D">
        <w:rPr>
          <w:rFonts w:cstheme="minorHAnsi"/>
        </w:rPr>
        <w:t xml:space="preserve"> i</w:t>
      </w:r>
      <w:r>
        <w:rPr>
          <w:rFonts w:cstheme="minorHAnsi"/>
          <w:b/>
        </w:rPr>
        <w:t xml:space="preserve"> o</w:t>
      </w:r>
      <w:r w:rsidR="006A1CCB">
        <w:rPr>
          <w:rFonts w:cstheme="minorHAnsi"/>
          <w:b/>
        </w:rPr>
        <w:t>dj</w:t>
      </w:r>
      <w:r>
        <w:rPr>
          <w:rFonts w:cstheme="minorHAnsi"/>
          <w:b/>
        </w:rPr>
        <w:t>ajavljuje</w:t>
      </w:r>
      <w:r w:rsidRPr="006D7207">
        <w:rPr>
          <w:rFonts w:cstheme="minorHAnsi"/>
        </w:rPr>
        <w:t xml:space="preserve"> </w:t>
      </w:r>
      <w:r>
        <w:rPr>
          <w:rFonts w:cstheme="minorHAnsi"/>
        </w:rPr>
        <w:t xml:space="preserve">prijavljenog </w:t>
      </w:r>
      <w:r w:rsidRPr="00AE0458">
        <w:rPr>
          <w:rFonts w:eastAsia="Arial" w:cstheme="minorHAnsi"/>
          <w:i/>
          <w:iCs/>
          <w:color w:val="0070C0"/>
          <w:lang w:val="de-AT" w:bidi="en-US"/>
        </w:rPr>
        <w:t>korisnika.</w:t>
      </w:r>
      <w:r w:rsidRPr="006D7207">
        <w:rPr>
          <w:rFonts w:cstheme="minorHAnsi"/>
        </w:rPr>
        <w:t xml:space="preserve"> (SO)</w:t>
      </w:r>
    </w:p>
    <w:p w14:paraId="18C5C127" w14:textId="753C6406" w:rsidR="0074121E" w:rsidRPr="006D7207" w:rsidRDefault="0074121E">
      <w:pPr>
        <w:pStyle w:val="ListParagraph"/>
        <w:numPr>
          <w:ilvl w:val="0"/>
          <w:numId w:val="10"/>
        </w:numPr>
        <w:spacing w:after="120" w:line="240" w:lineRule="auto"/>
        <w:jc w:val="both"/>
        <w:rPr>
          <w:rFonts w:cstheme="minorHAnsi"/>
        </w:rPr>
      </w:pPr>
      <w:r w:rsidRPr="00A0567C">
        <w:rPr>
          <w:rFonts w:cstheme="minorHAnsi"/>
          <w:i/>
          <w:iCs/>
          <w:color w:val="538135" w:themeColor="accent6" w:themeShade="BF"/>
        </w:rPr>
        <w:t>Sistem</w:t>
      </w:r>
      <w:r w:rsidRPr="006D7207">
        <w:rPr>
          <w:rFonts w:cstheme="minorHAnsi"/>
        </w:rPr>
        <w:t xml:space="preserve"> </w:t>
      </w:r>
      <w:r w:rsidRPr="006D7207">
        <w:rPr>
          <w:rFonts w:cstheme="minorHAnsi"/>
          <w:b/>
        </w:rPr>
        <w:t>prikazuje</w:t>
      </w:r>
      <w:r w:rsidRPr="006D7207">
        <w:rPr>
          <w:rFonts w:cstheme="minorHAnsi"/>
        </w:rPr>
        <w:t xml:space="preserve"> </w:t>
      </w:r>
      <w:r w:rsidRPr="00AE0458">
        <w:rPr>
          <w:rFonts w:eastAsia="Arial" w:cstheme="minorHAnsi"/>
          <w:i/>
          <w:iCs/>
          <w:color w:val="FF0000"/>
          <w:lang w:bidi="en-US"/>
        </w:rPr>
        <w:t>korisniku</w:t>
      </w:r>
      <w:r w:rsidRPr="00C03D2A">
        <w:rPr>
          <w:rFonts w:cstheme="minorHAnsi"/>
          <w:color w:val="FF0000"/>
        </w:rPr>
        <w:t xml:space="preserve"> </w:t>
      </w:r>
      <w:r w:rsidRPr="006D7207">
        <w:rPr>
          <w:rFonts w:cstheme="minorHAnsi"/>
        </w:rPr>
        <w:t xml:space="preserve">poruku </w:t>
      </w:r>
      <w:r w:rsidRPr="006D7207">
        <w:rPr>
          <w:rFonts w:cstheme="minorHAnsi"/>
          <w:lang w:val="ru-RU"/>
        </w:rPr>
        <w:t>“</w:t>
      </w:r>
      <w:r w:rsidRPr="006D7207">
        <w:rPr>
          <w:rFonts w:cstheme="minorHAnsi"/>
        </w:rPr>
        <w:t xml:space="preserve">Uspešno </w:t>
      </w:r>
      <w:r>
        <w:rPr>
          <w:rFonts w:cstheme="minorHAnsi"/>
        </w:rPr>
        <w:t>ste o</w:t>
      </w:r>
      <w:r w:rsidR="006A1CCB">
        <w:rPr>
          <w:rFonts w:cstheme="minorHAnsi"/>
        </w:rPr>
        <w:t>dj</w:t>
      </w:r>
      <w:r>
        <w:rPr>
          <w:rFonts w:cstheme="minorHAnsi"/>
        </w:rPr>
        <w:t>avljeni</w:t>
      </w:r>
      <w:r w:rsidRPr="006D7207">
        <w:rPr>
          <w:rFonts w:cstheme="minorHAnsi"/>
          <w:lang w:val="ru-RU"/>
        </w:rPr>
        <w:t>“</w:t>
      </w:r>
      <w:r w:rsidRPr="006D7207">
        <w:rPr>
          <w:rFonts w:cstheme="minorHAnsi"/>
        </w:rPr>
        <w:t>.(IA)</w:t>
      </w:r>
    </w:p>
    <w:p w14:paraId="758FC051" w14:textId="77777777" w:rsidR="0074121E" w:rsidRPr="00AE0458" w:rsidRDefault="0074121E" w:rsidP="0074121E">
      <w:pPr>
        <w:pStyle w:val="Normal1"/>
        <w:spacing w:before="120" w:after="40" w:line="240" w:lineRule="auto"/>
        <w:jc w:val="both"/>
        <w:rPr>
          <w:rFonts w:asciiTheme="minorHAnsi" w:hAnsiTheme="minorHAnsi" w:cstheme="minorHAnsi"/>
          <w:color w:val="auto"/>
          <w:lang w:val="sr-Latn-RS"/>
        </w:rPr>
      </w:pPr>
      <w:r w:rsidRPr="00AE0458">
        <w:rPr>
          <w:rFonts w:asciiTheme="minorHAnsi" w:hAnsiTheme="minorHAnsi" w:cstheme="minorHAnsi"/>
          <w:b/>
          <w:color w:val="auto"/>
          <w:lang w:val="sr-Latn-RS"/>
        </w:rPr>
        <w:t>Alternativni scenarii</w:t>
      </w:r>
      <w:r w:rsidRPr="00AE0458">
        <w:rPr>
          <w:rFonts w:asciiTheme="minorHAnsi" w:hAnsiTheme="minorHAnsi" w:cstheme="minorHAnsi"/>
          <w:color w:val="auto"/>
          <w:lang w:val="sr-Latn-RS"/>
        </w:rPr>
        <w:t>:</w:t>
      </w:r>
    </w:p>
    <w:p w14:paraId="26D1EAC0" w14:textId="49534CF5" w:rsidR="0074121E" w:rsidRDefault="0074121E" w:rsidP="0074121E">
      <w:pPr>
        <w:pStyle w:val="ListParagraph"/>
        <w:spacing w:after="240" w:line="240" w:lineRule="auto"/>
        <w:ind w:left="360"/>
        <w:jc w:val="both"/>
        <w:rPr>
          <w:rFonts w:cstheme="minorHAnsi"/>
        </w:rPr>
      </w:pPr>
      <w:r>
        <w:rPr>
          <w:rFonts w:cstheme="minorHAnsi"/>
        </w:rPr>
        <w:t>3</w:t>
      </w:r>
      <w:r w:rsidRPr="006D7207">
        <w:rPr>
          <w:rFonts w:cstheme="minorHAnsi"/>
        </w:rPr>
        <w:t>.1. Ukoliko</w:t>
      </w:r>
      <w:r w:rsidRPr="006D7207">
        <w:rPr>
          <w:rFonts w:cstheme="minorHAnsi"/>
          <w:lang w:val="ru-RU"/>
        </w:rPr>
        <w:t xml:space="preserve"> </w:t>
      </w:r>
      <w:r w:rsidRPr="00A0567C">
        <w:rPr>
          <w:rFonts w:cstheme="minorHAnsi"/>
          <w:i/>
          <w:iCs/>
          <w:color w:val="538135" w:themeColor="accent6" w:themeShade="BF"/>
        </w:rPr>
        <w:t>sistem</w:t>
      </w:r>
      <w:r w:rsidRPr="006D7207">
        <w:rPr>
          <w:rFonts w:cstheme="minorHAnsi"/>
          <w:lang w:val="ru-RU"/>
        </w:rPr>
        <w:t xml:space="preserve"> </w:t>
      </w:r>
      <w:r>
        <w:rPr>
          <w:rFonts w:cstheme="minorHAnsi"/>
        </w:rPr>
        <w:t>nije mogao</w:t>
      </w:r>
      <w:r w:rsidRPr="006D7207">
        <w:rPr>
          <w:rFonts w:cstheme="minorHAnsi"/>
          <w:lang w:val="ru-RU"/>
        </w:rPr>
        <w:t xml:space="preserve"> </w:t>
      </w:r>
      <w:r w:rsidRPr="006D7207">
        <w:rPr>
          <w:rFonts w:cstheme="minorHAnsi"/>
        </w:rPr>
        <w:t>da</w:t>
      </w:r>
      <w:r w:rsidRPr="006D7207">
        <w:rPr>
          <w:rFonts w:cstheme="minorHAnsi"/>
          <w:lang w:val="ru-RU"/>
        </w:rPr>
        <w:t xml:space="preserve"> </w:t>
      </w:r>
      <w:r w:rsidRPr="006D7207">
        <w:rPr>
          <w:rFonts w:cstheme="minorHAnsi"/>
        </w:rPr>
        <w:t xml:space="preserve">pronađe </w:t>
      </w:r>
      <w:r w:rsidRPr="00AE0458">
        <w:rPr>
          <w:rFonts w:eastAsia="Arial" w:cstheme="minorHAnsi"/>
          <w:i/>
          <w:iCs/>
          <w:color w:val="0070C0"/>
          <w:lang w:bidi="en-US"/>
        </w:rPr>
        <w:t>korisnika</w:t>
      </w:r>
      <w:r w:rsidRPr="006D7207">
        <w:rPr>
          <w:rFonts w:cstheme="minorHAnsi"/>
          <w:i/>
          <w:iCs/>
        </w:rPr>
        <w:t xml:space="preserve">, </w:t>
      </w:r>
      <w:r w:rsidRPr="006D7207">
        <w:rPr>
          <w:rFonts w:cstheme="minorHAnsi"/>
        </w:rPr>
        <w:t>on prikazuje</w:t>
      </w:r>
      <w:r>
        <w:rPr>
          <w:rFonts w:cstheme="minorHAnsi"/>
        </w:rPr>
        <w:t xml:space="preserve"> </w:t>
      </w:r>
      <w:r>
        <w:rPr>
          <w:rFonts w:cstheme="minorHAnsi"/>
          <w:color w:val="FF0000"/>
        </w:rPr>
        <w:t>korisniku</w:t>
      </w:r>
      <w:r w:rsidRPr="006D7207">
        <w:rPr>
          <w:rFonts w:cstheme="minorHAnsi"/>
        </w:rPr>
        <w:t xml:space="preserve"> poruku</w:t>
      </w:r>
      <w:r w:rsidRPr="006D7207">
        <w:rPr>
          <w:rFonts w:cstheme="minorHAnsi"/>
          <w:lang w:val="sr-Cyrl-CS"/>
        </w:rPr>
        <w:t xml:space="preserve">: </w:t>
      </w:r>
      <w:r w:rsidRPr="006D7207">
        <w:rPr>
          <w:rFonts w:cstheme="minorHAnsi"/>
          <w:lang w:val="ru-RU"/>
        </w:rPr>
        <w:t>“</w:t>
      </w:r>
      <w:r w:rsidRPr="006D7207">
        <w:rPr>
          <w:rFonts w:cstheme="minorHAnsi"/>
        </w:rPr>
        <w:t xml:space="preserve">Neuspešno </w:t>
      </w:r>
      <w:r>
        <w:rPr>
          <w:rFonts w:cstheme="minorHAnsi"/>
        </w:rPr>
        <w:t>o</w:t>
      </w:r>
      <w:r w:rsidR="006A1CCB">
        <w:rPr>
          <w:rFonts w:cstheme="minorHAnsi"/>
        </w:rPr>
        <w:t>dj</w:t>
      </w:r>
      <w:r>
        <w:rPr>
          <w:rFonts w:cstheme="minorHAnsi"/>
        </w:rPr>
        <w:t>avljivanje</w:t>
      </w:r>
      <w:r w:rsidRPr="006D7207">
        <w:rPr>
          <w:rFonts w:cstheme="minorHAnsi"/>
          <w:lang w:val="ru-RU"/>
        </w:rPr>
        <w:t>”</w:t>
      </w:r>
      <w:r w:rsidRPr="006D7207">
        <w:rPr>
          <w:rFonts w:cstheme="minorHAnsi"/>
          <w:lang w:val="sr-Cyrl-CS"/>
        </w:rPr>
        <w:t xml:space="preserve">. </w:t>
      </w:r>
      <w:r w:rsidRPr="006D7207">
        <w:rPr>
          <w:rFonts w:cstheme="minorHAnsi"/>
        </w:rPr>
        <w:t xml:space="preserve">(IA) </w:t>
      </w:r>
    </w:p>
    <w:p w14:paraId="5E277D06" w14:textId="77777777" w:rsidR="0074121E" w:rsidRDefault="0074121E" w:rsidP="0074121E">
      <w:pPr>
        <w:pStyle w:val="ListParagraph"/>
        <w:spacing w:after="240" w:line="240" w:lineRule="auto"/>
        <w:ind w:left="360"/>
        <w:jc w:val="both"/>
        <w:rPr>
          <w:rFonts w:cstheme="minorHAnsi"/>
        </w:rPr>
      </w:pPr>
    </w:p>
    <w:p w14:paraId="577815B7" w14:textId="77777777" w:rsidR="001944FF" w:rsidRDefault="0074121E" w:rsidP="001944FF">
      <w:pPr>
        <w:pStyle w:val="ListParagraph"/>
        <w:keepNext/>
        <w:spacing w:after="240" w:line="240" w:lineRule="auto"/>
        <w:ind w:left="360"/>
        <w:jc w:val="center"/>
      </w:pPr>
      <w:r>
        <w:rPr>
          <w:rFonts w:cstheme="minorHAnsi"/>
          <w:noProof/>
          <w:lang w:val="en-US"/>
        </w:rPr>
        <w:drawing>
          <wp:inline distT="0" distB="0" distL="0" distR="0" wp14:anchorId="20D37F0C" wp14:editId="41A6BC57">
            <wp:extent cx="3248025" cy="3067050"/>
            <wp:effectExtent l="0" t="0" r="9525" b="0"/>
            <wp:docPr id="513731033"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31033" name="Picture 5" descr="A diagram of a diagram&#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3248025" cy="3067050"/>
                    </a:xfrm>
                    <a:prstGeom prst="rect">
                      <a:avLst/>
                    </a:prstGeom>
                  </pic:spPr>
                </pic:pic>
              </a:graphicData>
            </a:graphic>
          </wp:inline>
        </w:drawing>
      </w:r>
    </w:p>
    <w:p w14:paraId="2BF42EA4" w14:textId="72A812AF" w:rsidR="0074121E" w:rsidRDefault="001944FF" w:rsidP="001944FF">
      <w:pPr>
        <w:pStyle w:val="Caption"/>
        <w:jc w:val="center"/>
      </w:pPr>
      <w:bookmarkStart w:id="125" w:name="_Toc220700882"/>
      <w:r>
        <w:t xml:space="preserve">Slika </w:t>
      </w:r>
      <w:r>
        <w:fldChar w:fldCharType="begin"/>
      </w:r>
      <w:r>
        <w:instrText xml:space="preserve"> SEQ Slika \* ARABIC </w:instrText>
      </w:r>
      <w:r>
        <w:fldChar w:fldCharType="separate"/>
      </w:r>
      <w:r w:rsidR="002341AD">
        <w:rPr>
          <w:noProof/>
        </w:rPr>
        <w:t>42</w:t>
      </w:r>
      <w:r>
        <w:fldChar w:fldCharType="end"/>
      </w:r>
      <w:r>
        <w:t xml:space="preserve">: </w:t>
      </w:r>
      <w:r w:rsidRPr="00BB7066">
        <w:t>Dijagram sekvenci SK</w:t>
      </w:r>
      <w:r w:rsidR="00AF4910">
        <w:t>8</w:t>
      </w:r>
      <w:r w:rsidRPr="00BB7066">
        <w:t>, osnovni scenario</w:t>
      </w:r>
      <w:bookmarkEnd w:id="125"/>
    </w:p>
    <w:p w14:paraId="5DA66BE9" w14:textId="0AEEF5B8" w:rsidR="0029565C" w:rsidRPr="00AE0458" w:rsidRDefault="0029565C" w:rsidP="0029565C">
      <w:pPr>
        <w:pStyle w:val="Heading4"/>
      </w:pPr>
      <w:bookmarkStart w:id="126" w:name="_Toc220700995"/>
      <w:r>
        <w:t>3.12.1.9</w:t>
      </w:r>
      <w:r w:rsidRPr="00AE0458">
        <w:t xml:space="preserve">. Slučaj korišćenja </w:t>
      </w:r>
      <w:r>
        <w:t>9</w:t>
      </w:r>
      <w:r w:rsidRPr="00AE0458">
        <w:t xml:space="preserve"> – </w:t>
      </w:r>
      <w:r>
        <w:t xml:space="preserve">Pregled izveštaja </w:t>
      </w:r>
      <w:r w:rsidR="00DE1B9C">
        <w:t>ispita</w:t>
      </w:r>
      <w:bookmarkEnd w:id="126"/>
    </w:p>
    <w:p w14:paraId="5486A50E" w14:textId="77777777" w:rsidR="0029565C" w:rsidRPr="0001744A" w:rsidRDefault="0029565C" w:rsidP="0029565C">
      <w:pPr>
        <w:pStyle w:val="Normal1"/>
        <w:spacing w:line="240" w:lineRule="auto"/>
        <w:jc w:val="both"/>
        <w:rPr>
          <w:rFonts w:asciiTheme="minorHAnsi" w:hAnsiTheme="minorHAnsi" w:cstheme="minorHAnsi"/>
          <w:b/>
          <w:color w:val="auto"/>
          <w:lang w:val="sr-Latn-RS"/>
        </w:rPr>
      </w:pPr>
      <w:r w:rsidRPr="0001744A">
        <w:rPr>
          <w:rFonts w:asciiTheme="minorHAnsi" w:hAnsiTheme="minorHAnsi" w:cstheme="minorHAnsi"/>
          <w:b/>
          <w:color w:val="auto"/>
          <w:lang w:val="sr-Latn-RS"/>
        </w:rPr>
        <w:t>Naziv SK</w:t>
      </w:r>
    </w:p>
    <w:p w14:paraId="4C76FB01" w14:textId="337ECFB5" w:rsidR="0029565C" w:rsidRPr="0001744A" w:rsidRDefault="00FD2FD5" w:rsidP="0029565C">
      <w:pPr>
        <w:pStyle w:val="Normal1"/>
        <w:spacing w:after="120" w:line="240" w:lineRule="auto"/>
        <w:jc w:val="both"/>
        <w:rPr>
          <w:rFonts w:asciiTheme="minorHAnsi" w:hAnsiTheme="minorHAnsi" w:cstheme="minorHAnsi"/>
          <w:color w:val="auto"/>
          <w:lang w:val="sr-Latn-RS"/>
        </w:rPr>
      </w:pPr>
      <w:r>
        <w:rPr>
          <w:rFonts w:asciiTheme="minorHAnsi" w:hAnsiTheme="minorHAnsi" w:cstheme="minorHAnsi"/>
          <w:color w:val="auto"/>
          <w:lang w:val="sr-Latn-RS"/>
        </w:rPr>
        <w:t>Pregled izve</w:t>
      </w:r>
      <w:r>
        <w:rPr>
          <w:rFonts w:asciiTheme="minorHAnsi" w:hAnsiTheme="minorHAnsi" w:cstheme="minorHAnsi"/>
          <w:color w:val="auto"/>
        </w:rPr>
        <w:t>štaja</w:t>
      </w:r>
      <w:r w:rsidR="0029565C" w:rsidRPr="0001744A">
        <w:rPr>
          <w:rFonts w:asciiTheme="minorHAnsi" w:hAnsiTheme="minorHAnsi" w:cstheme="minorHAnsi"/>
          <w:color w:val="auto"/>
          <w:lang w:val="sr-Latn-RS"/>
        </w:rPr>
        <w:t xml:space="preserve"> </w:t>
      </w:r>
      <w:r w:rsidR="00DE1B9C">
        <w:rPr>
          <w:rFonts w:asciiTheme="minorHAnsi" w:hAnsiTheme="minorHAnsi" w:cstheme="minorHAnsi"/>
          <w:i/>
          <w:iCs/>
          <w:color w:val="0070C0"/>
          <w:lang w:val="sr-Latn-RS"/>
        </w:rPr>
        <w:t>ispita</w:t>
      </w:r>
    </w:p>
    <w:p w14:paraId="0B8824F1" w14:textId="77777777" w:rsidR="0029565C" w:rsidRPr="0001744A" w:rsidRDefault="0029565C" w:rsidP="0029565C">
      <w:pPr>
        <w:pStyle w:val="Normal1"/>
        <w:spacing w:line="240" w:lineRule="auto"/>
        <w:jc w:val="both"/>
        <w:rPr>
          <w:rFonts w:asciiTheme="minorHAnsi" w:hAnsiTheme="minorHAnsi" w:cstheme="minorHAnsi"/>
          <w:color w:val="auto"/>
          <w:lang w:val="sr-Latn-RS"/>
        </w:rPr>
      </w:pPr>
      <w:r w:rsidRPr="0001744A">
        <w:rPr>
          <w:rFonts w:asciiTheme="minorHAnsi" w:hAnsiTheme="minorHAnsi" w:cstheme="minorHAnsi"/>
          <w:b/>
          <w:color w:val="auto"/>
          <w:lang w:val="sr-Latn-RS"/>
        </w:rPr>
        <w:t>Akteri SK</w:t>
      </w:r>
    </w:p>
    <w:p w14:paraId="00FDE149" w14:textId="77777777" w:rsidR="0029565C" w:rsidRPr="0001744A" w:rsidRDefault="0029565C" w:rsidP="0029565C">
      <w:pPr>
        <w:pStyle w:val="Normal1"/>
        <w:spacing w:after="120" w:line="240" w:lineRule="auto"/>
        <w:jc w:val="both"/>
        <w:rPr>
          <w:rFonts w:asciiTheme="minorHAnsi" w:hAnsiTheme="minorHAnsi" w:cstheme="minorHAnsi"/>
          <w:i/>
          <w:iCs/>
          <w:color w:val="auto"/>
          <w:lang w:val="sr-Latn-RS"/>
        </w:rPr>
      </w:pPr>
      <w:r w:rsidRPr="0001744A">
        <w:rPr>
          <w:rFonts w:asciiTheme="minorHAnsi" w:hAnsiTheme="minorHAnsi" w:cstheme="minorHAnsi"/>
          <w:i/>
          <w:iCs/>
          <w:color w:val="FF0000"/>
          <w:lang w:val="sr-Latn-RS"/>
        </w:rPr>
        <w:t>Korisnik</w:t>
      </w:r>
    </w:p>
    <w:p w14:paraId="3792DE21" w14:textId="174C024C" w:rsidR="00FD2FD5" w:rsidRPr="00AE0458" w:rsidRDefault="00FD2FD5" w:rsidP="00FD2FD5">
      <w:pPr>
        <w:pStyle w:val="Normal1"/>
        <w:spacing w:after="120" w:line="240" w:lineRule="auto"/>
        <w:jc w:val="both"/>
        <w:rPr>
          <w:rFonts w:asciiTheme="minorHAnsi" w:hAnsiTheme="minorHAnsi" w:cstheme="minorHAnsi"/>
          <w:color w:val="auto"/>
          <w:lang w:val="de-AT"/>
        </w:rPr>
      </w:pPr>
      <w:r w:rsidRPr="00AE0458">
        <w:rPr>
          <w:rFonts w:asciiTheme="minorHAnsi" w:hAnsiTheme="minorHAnsi" w:cstheme="minorHAnsi"/>
          <w:b/>
          <w:color w:val="auto"/>
          <w:lang w:val="de-AT"/>
        </w:rPr>
        <w:t>Učesnici SK</w:t>
      </w:r>
      <w:r w:rsidRPr="00AE0458">
        <w:rPr>
          <w:rFonts w:asciiTheme="minorHAnsi" w:hAnsiTheme="minorHAnsi" w:cstheme="minorHAnsi"/>
          <w:color w:val="auto"/>
          <w:lang w:val="de-AT"/>
        </w:rPr>
        <w:t xml:space="preserve">: </w:t>
      </w:r>
      <w:r w:rsidR="001022F3">
        <w:rPr>
          <w:rFonts w:asciiTheme="minorHAnsi" w:hAnsiTheme="minorHAnsi" w:cstheme="minorHAnsi"/>
          <w:i/>
          <w:iCs/>
          <w:color w:val="FF0000"/>
          <w:lang w:val="de-AT"/>
        </w:rPr>
        <w:t>Profesor</w:t>
      </w:r>
      <w:r w:rsidRPr="00AE0458">
        <w:rPr>
          <w:rFonts w:asciiTheme="minorHAnsi" w:hAnsiTheme="minorHAnsi" w:cstheme="minorHAnsi"/>
          <w:color w:val="auto"/>
          <w:lang w:val="de-AT"/>
        </w:rPr>
        <w:t xml:space="preserve"> i </w:t>
      </w:r>
      <w:r w:rsidRPr="00AE0458">
        <w:rPr>
          <w:rFonts w:asciiTheme="minorHAnsi" w:hAnsiTheme="minorHAnsi" w:cstheme="minorHAnsi"/>
          <w:i/>
          <w:iCs/>
          <w:color w:val="538135" w:themeColor="accent6" w:themeShade="BF"/>
          <w:lang w:val="de-AT"/>
        </w:rPr>
        <w:t>sistem</w:t>
      </w:r>
      <w:r w:rsidRPr="00AE0458">
        <w:rPr>
          <w:rFonts w:asciiTheme="minorHAnsi" w:hAnsiTheme="minorHAnsi" w:cstheme="minorHAnsi"/>
          <w:color w:val="auto"/>
          <w:lang w:val="de-AT"/>
        </w:rPr>
        <w:t xml:space="preserve"> (program)</w:t>
      </w:r>
    </w:p>
    <w:p w14:paraId="18605DAD" w14:textId="2DFE2D08" w:rsidR="00FD2FD5" w:rsidRPr="00AE0458" w:rsidRDefault="00FD2FD5" w:rsidP="00FD2FD5">
      <w:pPr>
        <w:pStyle w:val="Normal1"/>
        <w:spacing w:after="120" w:line="240" w:lineRule="auto"/>
        <w:jc w:val="both"/>
        <w:rPr>
          <w:rFonts w:asciiTheme="minorHAnsi" w:hAnsiTheme="minorHAnsi" w:cstheme="minorHAnsi"/>
          <w:color w:val="auto"/>
          <w:lang w:val="de-AT"/>
        </w:rPr>
      </w:pPr>
      <w:r w:rsidRPr="00AE0458">
        <w:rPr>
          <w:rFonts w:asciiTheme="minorHAnsi" w:hAnsiTheme="minorHAnsi" w:cstheme="minorHAnsi"/>
          <w:b/>
          <w:color w:val="auto"/>
          <w:lang w:val="de-AT"/>
        </w:rPr>
        <w:t>Preduslovi</w:t>
      </w:r>
      <w:r w:rsidRPr="00AE0458">
        <w:rPr>
          <w:rFonts w:asciiTheme="minorHAnsi" w:hAnsiTheme="minorHAnsi" w:cstheme="minorHAnsi"/>
          <w:color w:val="auto"/>
          <w:lang w:val="de-AT"/>
        </w:rPr>
        <w:t xml:space="preserve">: </w:t>
      </w:r>
      <w:r w:rsidRPr="00AE0458">
        <w:rPr>
          <w:rFonts w:asciiTheme="minorHAnsi" w:hAnsiTheme="minorHAnsi" w:cstheme="minorHAnsi"/>
          <w:i/>
          <w:iCs/>
          <w:color w:val="538135" w:themeColor="accent6" w:themeShade="BF"/>
          <w:lang w:val="de-AT"/>
        </w:rPr>
        <w:t>Sistem</w:t>
      </w:r>
      <w:r w:rsidRPr="00AE0458">
        <w:rPr>
          <w:rFonts w:asciiTheme="minorHAnsi" w:hAnsiTheme="minorHAnsi" w:cstheme="minorHAnsi"/>
          <w:color w:val="auto"/>
          <w:lang w:val="de-AT"/>
        </w:rPr>
        <w:t xml:space="preserve"> je pokrenut i </w:t>
      </w:r>
      <w:r w:rsidR="001022F3">
        <w:rPr>
          <w:rFonts w:asciiTheme="minorHAnsi" w:hAnsiTheme="minorHAnsi" w:cstheme="minorHAnsi"/>
          <w:i/>
          <w:iCs/>
          <w:color w:val="FF0000"/>
          <w:lang w:val="de-AT"/>
        </w:rPr>
        <w:t>profesor</w:t>
      </w:r>
      <w:r w:rsidRPr="00AE0458">
        <w:rPr>
          <w:rFonts w:asciiTheme="minorHAnsi" w:hAnsiTheme="minorHAnsi" w:cstheme="minorHAnsi"/>
          <w:color w:val="auto"/>
          <w:lang w:val="de-AT"/>
        </w:rPr>
        <w:t xml:space="preserve"> je prijavljen sa svojom šifrom. </w:t>
      </w:r>
      <w:r w:rsidRPr="00AE0458">
        <w:rPr>
          <w:rFonts w:asciiTheme="minorHAnsi" w:hAnsiTheme="minorHAnsi" w:cstheme="minorHAnsi"/>
          <w:i/>
          <w:iCs/>
          <w:color w:val="538135" w:themeColor="accent6" w:themeShade="BF"/>
          <w:lang w:val="de-AT"/>
        </w:rPr>
        <w:t>Sistem</w:t>
      </w:r>
      <w:r w:rsidRPr="00AE0458">
        <w:rPr>
          <w:rFonts w:asciiTheme="minorHAnsi" w:hAnsiTheme="minorHAnsi" w:cstheme="minorHAnsi"/>
          <w:color w:val="auto"/>
          <w:lang w:val="de-AT"/>
        </w:rPr>
        <w:t xml:space="preserve"> prikazuje formu za rad sa </w:t>
      </w:r>
      <w:r w:rsidR="00DE1B9C">
        <w:rPr>
          <w:rFonts w:asciiTheme="minorHAnsi" w:hAnsiTheme="minorHAnsi" w:cstheme="minorHAnsi"/>
          <w:i/>
          <w:iCs/>
          <w:color w:val="0070C0"/>
          <w:lang w:val="de-AT"/>
        </w:rPr>
        <w:t>ispit</w:t>
      </w:r>
      <w:r w:rsidR="001022F3">
        <w:rPr>
          <w:rFonts w:asciiTheme="minorHAnsi" w:hAnsiTheme="minorHAnsi" w:cstheme="minorHAnsi"/>
          <w:i/>
          <w:iCs/>
          <w:color w:val="0070C0"/>
          <w:lang w:val="de-AT"/>
        </w:rPr>
        <w:t>a</w:t>
      </w:r>
      <w:r w:rsidRPr="00AE0458">
        <w:rPr>
          <w:rFonts w:asciiTheme="minorHAnsi" w:hAnsiTheme="minorHAnsi" w:cstheme="minorHAnsi"/>
          <w:color w:val="auto"/>
          <w:lang w:val="de-AT"/>
        </w:rPr>
        <w:t xml:space="preserve">. Učitana je lista </w:t>
      </w:r>
      <w:r w:rsidR="003C7A85">
        <w:rPr>
          <w:rFonts w:asciiTheme="minorHAnsi" w:hAnsiTheme="minorHAnsi" w:cstheme="minorHAnsi"/>
          <w:i/>
          <w:iCs/>
          <w:color w:val="0070C0"/>
          <w:lang w:val="de-AT"/>
        </w:rPr>
        <w:t>ispita</w:t>
      </w:r>
      <w:r w:rsidRPr="00AE0458">
        <w:rPr>
          <w:rFonts w:asciiTheme="minorHAnsi" w:hAnsiTheme="minorHAnsi" w:cstheme="minorHAnsi"/>
          <w:i/>
          <w:iCs/>
          <w:color w:val="0070C0"/>
          <w:lang w:val="de-AT"/>
        </w:rPr>
        <w:t>.</w:t>
      </w:r>
    </w:p>
    <w:p w14:paraId="43F6667A" w14:textId="77777777" w:rsidR="00FD2FD5" w:rsidRPr="006D7207" w:rsidRDefault="00FD2FD5" w:rsidP="00FD2FD5">
      <w:pPr>
        <w:pStyle w:val="Normal1"/>
        <w:spacing w:after="40" w:line="240" w:lineRule="auto"/>
        <w:jc w:val="both"/>
        <w:rPr>
          <w:rFonts w:asciiTheme="minorHAnsi" w:hAnsiTheme="minorHAnsi" w:cstheme="minorHAnsi"/>
          <w:color w:val="auto"/>
        </w:rPr>
      </w:pPr>
      <w:r w:rsidRPr="006D7207">
        <w:rPr>
          <w:rFonts w:asciiTheme="minorHAnsi" w:hAnsiTheme="minorHAnsi" w:cstheme="minorHAnsi"/>
          <w:b/>
          <w:color w:val="auto"/>
        </w:rPr>
        <w:lastRenderedPageBreak/>
        <w:t>Osnovni scenario SK</w:t>
      </w:r>
      <w:r w:rsidRPr="006D7207">
        <w:rPr>
          <w:rFonts w:asciiTheme="minorHAnsi" w:hAnsiTheme="minorHAnsi" w:cstheme="minorHAnsi"/>
          <w:color w:val="auto"/>
        </w:rPr>
        <w:t>:</w:t>
      </w:r>
    </w:p>
    <w:p w14:paraId="5EC62BBD" w14:textId="4B7F6CDD" w:rsidR="00FD2FD5" w:rsidRDefault="001022F3">
      <w:pPr>
        <w:pStyle w:val="ListParagraph"/>
        <w:numPr>
          <w:ilvl w:val="0"/>
          <w:numId w:val="22"/>
        </w:numPr>
        <w:spacing w:after="200" w:line="240" w:lineRule="auto"/>
        <w:jc w:val="both"/>
        <w:rPr>
          <w:rFonts w:cstheme="minorHAnsi"/>
        </w:rPr>
      </w:pPr>
      <w:r>
        <w:rPr>
          <w:rFonts w:cstheme="minorHAnsi"/>
          <w:i/>
          <w:iCs/>
          <w:color w:val="FF0000"/>
        </w:rPr>
        <w:t>Profesor</w:t>
      </w:r>
      <w:r w:rsidR="00FD2FD5" w:rsidRPr="006D7207">
        <w:rPr>
          <w:rFonts w:cstheme="minorHAnsi"/>
        </w:rPr>
        <w:t xml:space="preserve"> </w:t>
      </w:r>
      <w:r w:rsidR="00FD2FD5" w:rsidRPr="006D7207">
        <w:rPr>
          <w:rFonts w:cstheme="minorHAnsi"/>
          <w:b/>
        </w:rPr>
        <w:t>poziva</w:t>
      </w:r>
      <w:r w:rsidR="00FD2FD5" w:rsidRPr="006D7207">
        <w:rPr>
          <w:rFonts w:cstheme="minorHAnsi"/>
        </w:rPr>
        <w:t xml:space="preserve"> </w:t>
      </w:r>
      <w:r w:rsidR="00FD2FD5" w:rsidRPr="00C4145C">
        <w:rPr>
          <w:rFonts w:cstheme="minorHAnsi"/>
          <w:i/>
          <w:iCs/>
          <w:color w:val="538135" w:themeColor="accent6" w:themeShade="BF"/>
        </w:rPr>
        <w:t>sistem</w:t>
      </w:r>
      <w:r w:rsidR="00FD2FD5" w:rsidRPr="006D7207">
        <w:rPr>
          <w:rFonts w:cstheme="minorHAnsi"/>
        </w:rPr>
        <w:t xml:space="preserve"> da </w:t>
      </w:r>
      <w:r>
        <w:rPr>
          <w:rFonts w:cstheme="minorHAnsi"/>
        </w:rPr>
        <w:t>prika</w:t>
      </w:r>
      <w:r>
        <w:rPr>
          <w:rFonts w:cstheme="minorHAnsi"/>
          <w:lang w:val="en-US"/>
        </w:rPr>
        <w:t>že</w:t>
      </w:r>
      <w:r w:rsidR="00FD2FD5" w:rsidRPr="006D7207">
        <w:rPr>
          <w:rFonts w:cstheme="minorHAnsi"/>
        </w:rPr>
        <w:t xml:space="preserve"> </w:t>
      </w:r>
      <w:r>
        <w:rPr>
          <w:rFonts w:eastAsia="Arial" w:cstheme="minorHAnsi"/>
          <w:i/>
          <w:iCs/>
          <w:color w:val="0070C0"/>
          <w:lang w:val="de-AT" w:bidi="en-US"/>
        </w:rPr>
        <w:t xml:space="preserve">izveštaj </w:t>
      </w:r>
      <w:r w:rsidR="003C7A85">
        <w:rPr>
          <w:rFonts w:eastAsia="Arial" w:cstheme="minorHAnsi"/>
          <w:i/>
          <w:iCs/>
          <w:color w:val="0070C0"/>
          <w:lang w:val="de-AT" w:bidi="en-US"/>
        </w:rPr>
        <w:t>ispita</w:t>
      </w:r>
      <w:r w:rsidR="00FD2FD5" w:rsidRPr="006D7207">
        <w:rPr>
          <w:rFonts w:cstheme="minorHAnsi"/>
        </w:rPr>
        <w:t xml:space="preserve"> </w:t>
      </w:r>
      <w:r w:rsidR="00DB0249">
        <w:rPr>
          <w:rFonts w:cstheme="minorHAnsi"/>
        </w:rPr>
        <w:t>sa zadatim vrednostima</w:t>
      </w:r>
      <w:r w:rsidR="00FD2FD5" w:rsidRPr="006D7207">
        <w:rPr>
          <w:rFonts w:cstheme="minorHAnsi"/>
        </w:rPr>
        <w:t>. (APSO)</w:t>
      </w:r>
    </w:p>
    <w:p w14:paraId="7388CE32" w14:textId="7D8437D1" w:rsidR="00FD2FD5" w:rsidRPr="006D7207" w:rsidRDefault="00FD2FD5">
      <w:pPr>
        <w:pStyle w:val="ListParagraph"/>
        <w:numPr>
          <w:ilvl w:val="0"/>
          <w:numId w:val="22"/>
        </w:numPr>
        <w:spacing w:after="200" w:line="240" w:lineRule="auto"/>
        <w:jc w:val="both"/>
        <w:rPr>
          <w:rFonts w:cstheme="minorHAnsi"/>
        </w:rPr>
      </w:pPr>
      <w:r w:rsidRPr="00A0567C">
        <w:rPr>
          <w:rFonts w:cstheme="minorHAnsi"/>
          <w:i/>
          <w:iCs/>
          <w:color w:val="538135" w:themeColor="accent6" w:themeShade="BF"/>
        </w:rPr>
        <w:t>Sistem</w:t>
      </w:r>
      <w:r w:rsidRPr="006D7207">
        <w:rPr>
          <w:rFonts w:cstheme="minorHAnsi"/>
        </w:rPr>
        <w:t xml:space="preserve"> </w:t>
      </w:r>
      <w:r w:rsidR="001022F3">
        <w:rPr>
          <w:rFonts w:cstheme="minorHAnsi"/>
          <w:b/>
        </w:rPr>
        <w:t>generiše</w:t>
      </w:r>
      <w:r w:rsidRPr="006D7207">
        <w:rPr>
          <w:rFonts w:cstheme="minorHAnsi"/>
        </w:rPr>
        <w:t xml:space="preserve"> </w:t>
      </w:r>
      <w:r w:rsidR="001022F3">
        <w:rPr>
          <w:rFonts w:eastAsia="Arial" w:cstheme="minorHAnsi"/>
          <w:i/>
          <w:iCs/>
          <w:color w:val="0070C0"/>
          <w:lang w:val="de-AT" w:bidi="en-US"/>
        </w:rPr>
        <w:t xml:space="preserve">izveštaj </w:t>
      </w:r>
      <w:r w:rsidR="003C7A85">
        <w:rPr>
          <w:rFonts w:eastAsia="Arial" w:cstheme="minorHAnsi"/>
          <w:i/>
          <w:iCs/>
          <w:color w:val="0070C0"/>
          <w:lang w:val="de-AT" w:bidi="en-US"/>
        </w:rPr>
        <w:t>ispita</w:t>
      </w:r>
      <w:r w:rsidRPr="006D7207">
        <w:rPr>
          <w:rFonts w:cstheme="minorHAnsi"/>
        </w:rPr>
        <w:t xml:space="preserve"> po zadatim vrednostima. (SO)</w:t>
      </w:r>
    </w:p>
    <w:p w14:paraId="625B3A84" w14:textId="1F414EEF" w:rsidR="00FD2FD5" w:rsidRPr="006D7207" w:rsidRDefault="00FD2FD5">
      <w:pPr>
        <w:pStyle w:val="ListParagraph"/>
        <w:numPr>
          <w:ilvl w:val="0"/>
          <w:numId w:val="22"/>
        </w:numPr>
        <w:spacing w:after="200" w:line="240" w:lineRule="auto"/>
        <w:jc w:val="both"/>
        <w:rPr>
          <w:rFonts w:cstheme="minorHAnsi"/>
        </w:rPr>
      </w:pPr>
      <w:r w:rsidRPr="00A0567C">
        <w:rPr>
          <w:rFonts w:cstheme="minorHAnsi"/>
          <w:i/>
          <w:iCs/>
          <w:color w:val="538135" w:themeColor="accent6" w:themeShade="BF"/>
        </w:rPr>
        <w:t>Sistem</w:t>
      </w:r>
      <w:r w:rsidRPr="006D7207">
        <w:rPr>
          <w:rFonts w:cstheme="minorHAnsi"/>
        </w:rPr>
        <w:t xml:space="preserve"> </w:t>
      </w:r>
      <w:r w:rsidRPr="006D7207">
        <w:rPr>
          <w:rFonts w:cstheme="minorHAnsi"/>
          <w:b/>
        </w:rPr>
        <w:t>prikazuje</w:t>
      </w:r>
      <w:r w:rsidRPr="006D7207">
        <w:rPr>
          <w:rFonts w:cstheme="minorHAnsi"/>
        </w:rPr>
        <w:t xml:space="preserve"> </w:t>
      </w:r>
      <w:r w:rsidR="001022F3" w:rsidRPr="001022F3">
        <w:rPr>
          <w:rFonts w:cstheme="minorHAnsi"/>
          <w:i/>
          <w:iCs/>
          <w:color w:val="FF0000"/>
        </w:rPr>
        <w:t>profesoru</w:t>
      </w:r>
      <w:r w:rsidRPr="006D7207">
        <w:rPr>
          <w:rFonts w:cstheme="minorHAnsi"/>
        </w:rPr>
        <w:t xml:space="preserve"> </w:t>
      </w:r>
      <w:r w:rsidR="001022F3" w:rsidRPr="001022F3">
        <w:rPr>
          <w:rFonts w:eastAsia="Arial" w:cstheme="minorHAnsi"/>
          <w:i/>
          <w:iCs/>
          <w:color w:val="0070C0"/>
          <w:lang w:val="de-AT" w:bidi="en-US"/>
        </w:rPr>
        <w:t>izvešta</w:t>
      </w:r>
      <w:r w:rsidR="001022F3">
        <w:rPr>
          <w:rFonts w:eastAsia="Arial" w:cstheme="minorHAnsi"/>
          <w:i/>
          <w:iCs/>
          <w:color w:val="0070C0"/>
          <w:lang w:val="de-AT" w:bidi="en-US"/>
        </w:rPr>
        <w:t>j polagan</w:t>
      </w:r>
      <w:r w:rsidR="001022F3" w:rsidRPr="001022F3">
        <w:rPr>
          <w:rFonts w:eastAsia="Arial" w:cstheme="minorHAnsi"/>
          <w:i/>
          <w:iCs/>
          <w:color w:val="0070C0"/>
          <w:lang w:val="de-AT" w:bidi="en-US"/>
        </w:rPr>
        <w:t>j</w:t>
      </w:r>
      <w:r w:rsidR="001022F3">
        <w:rPr>
          <w:rFonts w:eastAsia="Arial" w:cstheme="minorHAnsi"/>
          <w:i/>
          <w:iCs/>
          <w:color w:val="0070C0"/>
          <w:lang w:val="de-AT" w:bidi="en-US"/>
        </w:rPr>
        <w:t>a</w:t>
      </w:r>
      <w:r w:rsidRPr="006D7207">
        <w:rPr>
          <w:rFonts w:cstheme="minorHAnsi"/>
        </w:rPr>
        <w:t xml:space="preserve"> uz poruku “</w:t>
      </w:r>
      <w:r w:rsidRPr="00C4145C">
        <w:rPr>
          <w:rFonts w:cstheme="minorHAnsi"/>
          <w:i/>
          <w:iCs/>
          <w:color w:val="538135" w:themeColor="accent6" w:themeShade="BF"/>
        </w:rPr>
        <w:t>Sistem</w:t>
      </w:r>
      <w:r w:rsidRPr="006D7207">
        <w:rPr>
          <w:rFonts w:cstheme="minorHAnsi"/>
        </w:rPr>
        <w:t xml:space="preserve"> je </w:t>
      </w:r>
      <w:r w:rsidR="001022F3">
        <w:rPr>
          <w:rFonts w:cstheme="minorHAnsi"/>
        </w:rPr>
        <w:t>generisao</w:t>
      </w:r>
      <w:r w:rsidR="001022F3" w:rsidRPr="006D7207">
        <w:rPr>
          <w:rFonts w:cstheme="minorHAnsi"/>
        </w:rPr>
        <w:t xml:space="preserve"> </w:t>
      </w:r>
      <w:r w:rsidR="001022F3">
        <w:rPr>
          <w:rFonts w:eastAsia="Arial" w:cstheme="minorHAnsi"/>
          <w:i/>
          <w:iCs/>
          <w:color w:val="0070C0"/>
          <w:lang w:val="de-AT" w:bidi="en-US"/>
        </w:rPr>
        <w:t xml:space="preserve">izveštaj </w:t>
      </w:r>
      <w:r w:rsidR="003C7A85">
        <w:rPr>
          <w:rFonts w:eastAsia="Arial" w:cstheme="minorHAnsi"/>
          <w:i/>
          <w:iCs/>
          <w:color w:val="0070C0"/>
          <w:lang w:val="de-AT" w:bidi="en-US"/>
        </w:rPr>
        <w:t>ispita</w:t>
      </w:r>
      <w:r w:rsidR="001022F3" w:rsidRPr="006D7207">
        <w:rPr>
          <w:rFonts w:cstheme="minorHAnsi"/>
        </w:rPr>
        <w:t xml:space="preserve"> </w:t>
      </w:r>
      <w:r w:rsidR="001022F3">
        <w:rPr>
          <w:rFonts w:cstheme="minorHAnsi"/>
        </w:rPr>
        <w:t>po zadatim vrednostima</w:t>
      </w:r>
      <w:r w:rsidRPr="006D7207">
        <w:rPr>
          <w:rFonts w:cstheme="minorHAnsi"/>
        </w:rPr>
        <w:t>“. (IA)</w:t>
      </w:r>
    </w:p>
    <w:p w14:paraId="60E0B896" w14:textId="77777777" w:rsidR="00FD2FD5" w:rsidRPr="006D7207" w:rsidRDefault="00FD2FD5" w:rsidP="00FD2FD5">
      <w:pPr>
        <w:pStyle w:val="Normal1"/>
        <w:spacing w:before="120" w:after="40" w:line="240" w:lineRule="auto"/>
        <w:jc w:val="both"/>
        <w:rPr>
          <w:rFonts w:asciiTheme="minorHAnsi" w:hAnsiTheme="minorHAnsi" w:cstheme="minorHAnsi"/>
          <w:color w:val="auto"/>
        </w:rPr>
      </w:pPr>
      <w:r w:rsidRPr="006D7207">
        <w:rPr>
          <w:rFonts w:asciiTheme="minorHAnsi" w:hAnsiTheme="minorHAnsi" w:cstheme="minorHAnsi"/>
          <w:b/>
          <w:color w:val="auto"/>
        </w:rPr>
        <w:t>Alternativni scenarii</w:t>
      </w:r>
      <w:r w:rsidRPr="006D7207">
        <w:rPr>
          <w:rFonts w:asciiTheme="minorHAnsi" w:hAnsiTheme="minorHAnsi" w:cstheme="minorHAnsi"/>
          <w:color w:val="auto"/>
        </w:rPr>
        <w:t>:</w:t>
      </w:r>
    </w:p>
    <w:p w14:paraId="2A5E1441" w14:textId="3B95C53F" w:rsidR="00DE1B9C" w:rsidRDefault="00FD2FD5" w:rsidP="00F246B1">
      <w:pPr>
        <w:spacing w:after="200" w:line="240" w:lineRule="auto"/>
        <w:jc w:val="both"/>
        <w:rPr>
          <w:rFonts w:cstheme="minorHAnsi"/>
        </w:rPr>
      </w:pPr>
      <w:r w:rsidRPr="00F246B1">
        <w:rPr>
          <w:rFonts w:cstheme="minorHAnsi"/>
        </w:rPr>
        <w:t xml:space="preserve">3.1. Ukoliko </w:t>
      </w:r>
      <w:r w:rsidRPr="00F246B1">
        <w:rPr>
          <w:rFonts w:cstheme="minorHAnsi"/>
          <w:i/>
          <w:iCs/>
          <w:color w:val="538135" w:themeColor="accent6" w:themeShade="BF"/>
        </w:rPr>
        <w:t>sistem</w:t>
      </w:r>
      <w:r w:rsidRPr="00F246B1">
        <w:rPr>
          <w:rFonts w:cstheme="minorHAnsi"/>
        </w:rPr>
        <w:t xml:space="preserve"> nije mogao da nađe </w:t>
      </w:r>
      <w:r w:rsidR="003C7A85">
        <w:rPr>
          <w:rFonts w:eastAsia="Arial" w:cstheme="minorHAnsi"/>
          <w:i/>
          <w:iCs/>
          <w:color w:val="0070C0"/>
          <w:lang w:val="de-AT" w:bidi="en-US"/>
        </w:rPr>
        <w:t>ispit</w:t>
      </w:r>
      <w:r w:rsidRPr="00F246B1">
        <w:rPr>
          <w:rFonts w:cstheme="minorHAnsi"/>
          <w:i/>
          <w:iCs/>
        </w:rPr>
        <w:t xml:space="preserve"> ,</w:t>
      </w:r>
      <w:r w:rsidRPr="00F246B1">
        <w:rPr>
          <w:rFonts w:cstheme="minorHAnsi"/>
        </w:rPr>
        <w:t xml:space="preserve"> on prikazuje </w:t>
      </w:r>
      <w:r w:rsidR="00F246B1" w:rsidRPr="00F246B1">
        <w:rPr>
          <w:rFonts w:cstheme="minorHAnsi"/>
          <w:color w:val="FF0000"/>
        </w:rPr>
        <w:t>profesoru</w:t>
      </w:r>
      <w:r w:rsidRPr="00F246B1">
        <w:rPr>
          <w:rFonts w:cstheme="minorHAnsi"/>
        </w:rPr>
        <w:t xml:space="preserve"> poruku: </w:t>
      </w:r>
      <w:r w:rsidR="00F246B1" w:rsidRPr="00F246B1">
        <w:rPr>
          <w:rFonts w:cstheme="minorHAnsi"/>
        </w:rPr>
        <w:t>“</w:t>
      </w:r>
      <w:r w:rsidR="00F246B1" w:rsidRPr="00F246B1">
        <w:rPr>
          <w:rFonts w:cstheme="minorHAnsi"/>
          <w:i/>
          <w:iCs/>
          <w:color w:val="538135" w:themeColor="accent6" w:themeShade="BF"/>
        </w:rPr>
        <w:t>Sistem</w:t>
      </w:r>
      <w:r w:rsidR="00F246B1" w:rsidRPr="00F246B1">
        <w:rPr>
          <w:rFonts w:cstheme="minorHAnsi"/>
        </w:rPr>
        <w:t xml:space="preserve"> </w:t>
      </w:r>
      <w:r w:rsidR="00F246B1">
        <w:rPr>
          <w:rFonts w:cstheme="minorHAnsi"/>
        </w:rPr>
        <w:t>nije uspeo da</w:t>
      </w:r>
      <w:r w:rsidR="00F246B1" w:rsidRPr="00F246B1">
        <w:rPr>
          <w:rFonts w:cstheme="minorHAnsi"/>
        </w:rPr>
        <w:t xml:space="preserve"> generi</w:t>
      </w:r>
      <w:r w:rsidR="00F246B1">
        <w:rPr>
          <w:rFonts w:cstheme="minorHAnsi"/>
          <w:lang w:val="en-US"/>
        </w:rPr>
        <w:t>še</w:t>
      </w:r>
      <w:r w:rsidR="00F246B1" w:rsidRPr="00F246B1">
        <w:rPr>
          <w:rFonts w:cstheme="minorHAnsi"/>
        </w:rPr>
        <w:t xml:space="preserve"> </w:t>
      </w:r>
      <w:r w:rsidR="00F246B1" w:rsidRPr="00F246B1">
        <w:rPr>
          <w:rFonts w:eastAsia="Arial" w:cstheme="minorHAnsi"/>
          <w:i/>
          <w:iCs/>
          <w:color w:val="0070C0"/>
          <w:lang w:val="de-AT" w:bidi="en-US"/>
        </w:rPr>
        <w:t xml:space="preserve">izveštaj </w:t>
      </w:r>
      <w:r w:rsidR="003C7A85">
        <w:rPr>
          <w:rFonts w:eastAsia="Arial" w:cstheme="minorHAnsi"/>
          <w:i/>
          <w:iCs/>
          <w:color w:val="0070C0"/>
          <w:lang w:val="de-AT" w:bidi="en-US"/>
        </w:rPr>
        <w:t>ispita</w:t>
      </w:r>
      <w:r w:rsidR="00F246B1" w:rsidRPr="00F246B1">
        <w:rPr>
          <w:rFonts w:cstheme="minorHAnsi"/>
        </w:rPr>
        <w:t xml:space="preserve"> po zadatim vrednostima“. (IA)</w:t>
      </w:r>
    </w:p>
    <w:p w14:paraId="13D03BD9" w14:textId="77777777" w:rsidR="008240DC" w:rsidRDefault="008240DC" w:rsidP="008240DC">
      <w:pPr>
        <w:keepNext/>
        <w:spacing w:after="200" w:line="240" w:lineRule="auto"/>
        <w:jc w:val="center"/>
      </w:pPr>
      <w:r>
        <w:rPr>
          <w:rFonts w:cstheme="minorHAnsi"/>
          <w:noProof/>
          <w:lang w:val="en-US"/>
        </w:rPr>
        <w:drawing>
          <wp:inline distT="0" distB="0" distL="0" distR="0" wp14:anchorId="03220E00" wp14:editId="39DBB3EF">
            <wp:extent cx="4394921" cy="3076445"/>
            <wp:effectExtent l="0" t="0" r="5715" b="0"/>
            <wp:docPr id="915253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53853" name="Picture 2"/>
                    <pic:cNvPicPr/>
                  </pic:nvPicPr>
                  <pic:blipFill>
                    <a:blip r:embed="rId57"/>
                    <a:stretch>
                      <a:fillRect/>
                    </a:stretch>
                  </pic:blipFill>
                  <pic:spPr>
                    <a:xfrm>
                      <a:off x="0" y="0"/>
                      <a:ext cx="4394921" cy="3076445"/>
                    </a:xfrm>
                    <a:prstGeom prst="rect">
                      <a:avLst/>
                    </a:prstGeom>
                  </pic:spPr>
                </pic:pic>
              </a:graphicData>
            </a:graphic>
          </wp:inline>
        </w:drawing>
      </w:r>
    </w:p>
    <w:p w14:paraId="3694BCF7" w14:textId="267E4112" w:rsidR="008240DC" w:rsidRPr="00116802" w:rsidRDefault="008240DC" w:rsidP="008240DC">
      <w:pPr>
        <w:pStyle w:val="Caption"/>
        <w:jc w:val="center"/>
        <w:rPr>
          <w:rFonts w:cstheme="minorHAnsi"/>
          <w:lang w:val="en-US"/>
        </w:rPr>
      </w:pPr>
      <w:bookmarkStart w:id="127" w:name="_Toc220700883"/>
      <w:r>
        <w:t xml:space="preserve">Slika </w:t>
      </w:r>
      <w:r>
        <w:fldChar w:fldCharType="begin"/>
      </w:r>
      <w:r>
        <w:instrText xml:space="preserve"> SEQ Slika \* ARABIC </w:instrText>
      </w:r>
      <w:r>
        <w:fldChar w:fldCharType="separate"/>
      </w:r>
      <w:r w:rsidR="002341AD">
        <w:rPr>
          <w:noProof/>
        </w:rPr>
        <w:t>43</w:t>
      </w:r>
      <w:r>
        <w:fldChar w:fldCharType="end"/>
      </w:r>
      <w:r>
        <w:t>:</w:t>
      </w:r>
      <w:r w:rsidRPr="00E24D7C">
        <w:t xml:space="preserve"> Dijagram sekvenci SK</w:t>
      </w:r>
      <w:r>
        <w:t>9</w:t>
      </w:r>
      <w:r w:rsidRPr="00E24D7C">
        <w:t>, osnovni scenario</w:t>
      </w:r>
      <w:bookmarkEnd w:id="127"/>
    </w:p>
    <w:p w14:paraId="2C8B1F83" w14:textId="77777777" w:rsidR="00DE1B9C" w:rsidRDefault="00DE1B9C" w:rsidP="00F246B1">
      <w:pPr>
        <w:spacing w:after="200" w:line="240" w:lineRule="auto"/>
        <w:jc w:val="both"/>
        <w:rPr>
          <w:rFonts w:cstheme="minorHAnsi"/>
        </w:rPr>
      </w:pPr>
    </w:p>
    <w:p w14:paraId="416B6DD3" w14:textId="3F6EE488" w:rsidR="00DE1B9C" w:rsidRPr="003C7A85" w:rsidRDefault="00DE1B9C" w:rsidP="00DE1B9C">
      <w:pPr>
        <w:pStyle w:val="Heading4"/>
        <w:rPr>
          <w:lang w:val="en-US"/>
        </w:rPr>
      </w:pPr>
      <w:bookmarkStart w:id="128" w:name="_Toc220700996"/>
      <w:r>
        <w:t>3.12.1.10</w:t>
      </w:r>
      <w:r w:rsidRPr="00AE0458">
        <w:t xml:space="preserve">. Slučaj korišćenja </w:t>
      </w:r>
      <w:r>
        <w:t>10</w:t>
      </w:r>
      <w:r w:rsidRPr="00AE0458">
        <w:t xml:space="preserve"> – </w:t>
      </w:r>
      <w:r>
        <w:t xml:space="preserve">Pregled izveštaja </w:t>
      </w:r>
      <w:r w:rsidRPr="001022F3">
        <w:t xml:space="preserve">predmeta u </w:t>
      </w:r>
      <w:r w:rsidR="003C7A85">
        <w:rPr>
          <w:lang w:val="en-US"/>
        </w:rPr>
        <w:t>školskoj godini</w:t>
      </w:r>
      <w:bookmarkEnd w:id="128"/>
    </w:p>
    <w:p w14:paraId="51611C35" w14:textId="77777777" w:rsidR="00DE1B9C" w:rsidRPr="0001744A" w:rsidRDefault="00DE1B9C" w:rsidP="00DE1B9C">
      <w:pPr>
        <w:pStyle w:val="Normal1"/>
        <w:spacing w:line="240" w:lineRule="auto"/>
        <w:jc w:val="both"/>
        <w:rPr>
          <w:rFonts w:asciiTheme="minorHAnsi" w:hAnsiTheme="minorHAnsi" w:cstheme="minorHAnsi"/>
          <w:b/>
          <w:color w:val="auto"/>
          <w:lang w:val="sr-Latn-RS"/>
        </w:rPr>
      </w:pPr>
      <w:r w:rsidRPr="0001744A">
        <w:rPr>
          <w:rFonts w:asciiTheme="minorHAnsi" w:hAnsiTheme="minorHAnsi" w:cstheme="minorHAnsi"/>
          <w:b/>
          <w:color w:val="auto"/>
          <w:lang w:val="sr-Latn-RS"/>
        </w:rPr>
        <w:t>Naziv SK</w:t>
      </w:r>
    </w:p>
    <w:p w14:paraId="1583EDF4" w14:textId="7E649A3E" w:rsidR="00DE1B9C" w:rsidRPr="00DE1B9C" w:rsidRDefault="00DE1B9C" w:rsidP="00DE1B9C">
      <w:pPr>
        <w:pStyle w:val="Normal1"/>
        <w:spacing w:after="120" w:line="240" w:lineRule="auto"/>
        <w:jc w:val="both"/>
        <w:rPr>
          <w:rFonts w:asciiTheme="minorHAnsi" w:hAnsiTheme="minorHAnsi" w:cstheme="minorHAnsi"/>
          <w:color w:val="auto"/>
        </w:rPr>
      </w:pPr>
      <w:r>
        <w:rPr>
          <w:rFonts w:asciiTheme="minorHAnsi" w:hAnsiTheme="minorHAnsi" w:cstheme="minorHAnsi"/>
          <w:color w:val="auto"/>
          <w:lang w:val="sr-Latn-RS"/>
        </w:rPr>
        <w:t>Pregled izve</w:t>
      </w:r>
      <w:r>
        <w:rPr>
          <w:rFonts w:asciiTheme="minorHAnsi" w:hAnsiTheme="minorHAnsi" w:cstheme="minorHAnsi"/>
          <w:color w:val="auto"/>
        </w:rPr>
        <w:t>štaja</w:t>
      </w:r>
      <w:r w:rsidRPr="0001744A">
        <w:rPr>
          <w:rFonts w:asciiTheme="minorHAnsi" w:hAnsiTheme="minorHAnsi" w:cstheme="minorHAnsi"/>
          <w:color w:val="auto"/>
          <w:lang w:val="sr-Latn-RS"/>
        </w:rPr>
        <w:t xml:space="preserve"> </w:t>
      </w:r>
      <w:r w:rsidRPr="001022F3">
        <w:rPr>
          <w:rFonts w:asciiTheme="minorHAnsi" w:hAnsiTheme="minorHAnsi" w:cstheme="minorHAnsi"/>
          <w:i/>
          <w:iCs/>
          <w:color w:val="0070C0"/>
          <w:lang w:val="sr-Latn-RS"/>
        </w:rPr>
        <w:t xml:space="preserve">predmeta u </w:t>
      </w:r>
      <w:r>
        <w:rPr>
          <w:rFonts w:asciiTheme="minorHAnsi" w:hAnsiTheme="minorHAnsi" w:cstheme="minorHAnsi"/>
          <w:i/>
          <w:iCs/>
          <w:color w:val="0070C0"/>
        </w:rPr>
        <w:t>školskoj godini</w:t>
      </w:r>
    </w:p>
    <w:p w14:paraId="014C752C" w14:textId="77777777" w:rsidR="00DE1B9C" w:rsidRPr="0001744A" w:rsidRDefault="00DE1B9C" w:rsidP="00DE1B9C">
      <w:pPr>
        <w:pStyle w:val="Normal1"/>
        <w:spacing w:line="240" w:lineRule="auto"/>
        <w:jc w:val="both"/>
        <w:rPr>
          <w:rFonts w:asciiTheme="minorHAnsi" w:hAnsiTheme="minorHAnsi" w:cstheme="minorHAnsi"/>
          <w:color w:val="auto"/>
          <w:lang w:val="sr-Latn-RS"/>
        </w:rPr>
      </w:pPr>
      <w:r w:rsidRPr="0001744A">
        <w:rPr>
          <w:rFonts w:asciiTheme="minorHAnsi" w:hAnsiTheme="minorHAnsi" w:cstheme="minorHAnsi"/>
          <w:b/>
          <w:color w:val="auto"/>
          <w:lang w:val="sr-Latn-RS"/>
        </w:rPr>
        <w:t>Akteri SK</w:t>
      </w:r>
    </w:p>
    <w:p w14:paraId="6D37D00E" w14:textId="77777777" w:rsidR="00DE1B9C" w:rsidRPr="0001744A" w:rsidRDefault="00DE1B9C" w:rsidP="00DE1B9C">
      <w:pPr>
        <w:pStyle w:val="Normal1"/>
        <w:spacing w:after="120" w:line="240" w:lineRule="auto"/>
        <w:jc w:val="both"/>
        <w:rPr>
          <w:rFonts w:asciiTheme="minorHAnsi" w:hAnsiTheme="minorHAnsi" w:cstheme="minorHAnsi"/>
          <w:i/>
          <w:iCs/>
          <w:color w:val="auto"/>
          <w:lang w:val="sr-Latn-RS"/>
        </w:rPr>
      </w:pPr>
      <w:r w:rsidRPr="0001744A">
        <w:rPr>
          <w:rFonts w:asciiTheme="minorHAnsi" w:hAnsiTheme="minorHAnsi" w:cstheme="minorHAnsi"/>
          <w:i/>
          <w:iCs/>
          <w:color w:val="FF0000"/>
          <w:lang w:val="sr-Latn-RS"/>
        </w:rPr>
        <w:t>Korisnik</w:t>
      </w:r>
    </w:p>
    <w:p w14:paraId="11359656" w14:textId="77777777" w:rsidR="00DE1B9C" w:rsidRPr="00AE0458" w:rsidRDefault="00DE1B9C" w:rsidP="00DE1B9C">
      <w:pPr>
        <w:pStyle w:val="Normal1"/>
        <w:spacing w:after="120" w:line="240" w:lineRule="auto"/>
        <w:jc w:val="both"/>
        <w:rPr>
          <w:rFonts w:asciiTheme="minorHAnsi" w:hAnsiTheme="minorHAnsi" w:cstheme="minorHAnsi"/>
          <w:color w:val="auto"/>
          <w:lang w:val="de-AT"/>
        </w:rPr>
      </w:pPr>
      <w:r w:rsidRPr="00AE0458">
        <w:rPr>
          <w:rFonts w:asciiTheme="minorHAnsi" w:hAnsiTheme="minorHAnsi" w:cstheme="minorHAnsi"/>
          <w:b/>
          <w:color w:val="auto"/>
          <w:lang w:val="de-AT"/>
        </w:rPr>
        <w:t>Učesnici SK</w:t>
      </w:r>
      <w:r w:rsidRPr="00AE0458">
        <w:rPr>
          <w:rFonts w:asciiTheme="minorHAnsi" w:hAnsiTheme="minorHAnsi" w:cstheme="minorHAnsi"/>
          <w:color w:val="auto"/>
          <w:lang w:val="de-AT"/>
        </w:rPr>
        <w:t xml:space="preserve">: </w:t>
      </w:r>
      <w:r>
        <w:rPr>
          <w:rFonts w:asciiTheme="minorHAnsi" w:hAnsiTheme="minorHAnsi" w:cstheme="minorHAnsi"/>
          <w:i/>
          <w:iCs/>
          <w:color w:val="FF0000"/>
          <w:lang w:val="de-AT"/>
        </w:rPr>
        <w:t>Profesor</w:t>
      </w:r>
      <w:r w:rsidRPr="00AE0458">
        <w:rPr>
          <w:rFonts w:asciiTheme="minorHAnsi" w:hAnsiTheme="minorHAnsi" w:cstheme="minorHAnsi"/>
          <w:color w:val="auto"/>
          <w:lang w:val="de-AT"/>
        </w:rPr>
        <w:t xml:space="preserve"> i </w:t>
      </w:r>
      <w:r w:rsidRPr="00AE0458">
        <w:rPr>
          <w:rFonts w:asciiTheme="minorHAnsi" w:hAnsiTheme="minorHAnsi" w:cstheme="minorHAnsi"/>
          <w:i/>
          <w:iCs/>
          <w:color w:val="538135" w:themeColor="accent6" w:themeShade="BF"/>
          <w:lang w:val="de-AT"/>
        </w:rPr>
        <w:t>sistem</w:t>
      </w:r>
      <w:r w:rsidRPr="00AE0458">
        <w:rPr>
          <w:rFonts w:asciiTheme="minorHAnsi" w:hAnsiTheme="minorHAnsi" w:cstheme="minorHAnsi"/>
          <w:color w:val="auto"/>
          <w:lang w:val="de-AT"/>
        </w:rPr>
        <w:t xml:space="preserve"> (program)</w:t>
      </w:r>
    </w:p>
    <w:p w14:paraId="4FD519D0" w14:textId="2041EA5D" w:rsidR="00DE1B9C" w:rsidRPr="00AE0458" w:rsidRDefault="00DE1B9C" w:rsidP="00DE1B9C">
      <w:pPr>
        <w:pStyle w:val="Normal1"/>
        <w:spacing w:after="120" w:line="240" w:lineRule="auto"/>
        <w:jc w:val="both"/>
        <w:rPr>
          <w:rFonts w:asciiTheme="minorHAnsi" w:hAnsiTheme="minorHAnsi" w:cstheme="minorHAnsi"/>
          <w:color w:val="auto"/>
          <w:lang w:val="de-AT"/>
        </w:rPr>
      </w:pPr>
      <w:r w:rsidRPr="00AE0458">
        <w:rPr>
          <w:rFonts w:asciiTheme="minorHAnsi" w:hAnsiTheme="minorHAnsi" w:cstheme="minorHAnsi"/>
          <w:b/>
          <w:color w:val="auto"/>
          <w:lang w:val="de-AT"/>
        </w:rPr>
        <w:t>Preduslovi</w:t>
      </w:r>
      <w:r w:rsidRPr="00AE0458">
        <w:rPr>
          <w:rFonts w:asciiTheme="minorHAnsi" w:hAnsiTheme="minorHAnsi" w:cstheme="minorHAnsi"/>
          <w:color w:val="auto"/>
          <w:lang w:val="de-AT"/>
        </w:rPr>
        <w:t xml:space="preserve">: </w:t>
      </w:r>
      <w:r w:rsidRPr="00AE0458">
        <w:rPr>
          <w:rFonts w:asciiTheme="minorHAnsi" w:hAnsiTheme="minorHAnsi" w:cstheme="minorHAnsi"/>
          <w:i/>
          <w:iCs/>
          <w:color w:val="538135" w:themeColor="accent6" w:themeShade="BF"/>
          <w:lang w:val="de-AT"/>
        </w:rPr>
        <w:t>Sistem</w:t>
      </w:r>
      <w:r w:rsidRPr="00AE0458">
        <w:rPr>
          <w:rFonts w:asciiTheme="minorHAnsi" w:hAnsiTheme="minorHAnsi" w:cstheme="minorHAnsi"/>
          <w:color w:val="auto"/>
          <w:lang w:val="de-AT"/>
        </w:rPr>
        <w:t xml:space="preserve"> je pokrenut i </w:t>
      </w:r>
      <w:r>
        <w:rPr>
          <w:rFonts w:asciiTheme="minorHAnsi" w:hAnsiTheme="minorHAnsi" w:cstheme="minorHAnsi"/>
          <w:i/>
          <w:iCs/>
          <w:color w:val="FF0000"/>
          <w:lang w:val="de-AT"/>
        </w:rPr>
        <w:t>profesor</w:t>
      </w:r>
      <w:r w:rsidRPr="00AE0458">
        <w:rPr>
          <w:rFonts w:asciiTheme="minorHAnsi" w:hAnsiTheme="minorHAnsi" w:cstheme="minorHAnsi"/>
          <w:color w:val="auto"/>
          <w:lang w:val="de-AT"/>
        </w:rPr>
        <w:t xml:space="preserve"> je prijavljen sa svojom šifrom. </w:t>
      </w:r>
      <w:r w:rsidRPr="00AE0458">
        <w:rPr>
          <w:rFonts w:asciiTheme="minorHAnsi" w:hAnsiTheme="minorHAnsi" w:cstheme="minorHAnsi"/>
          <w:i/>
          <w:iCs/>
          <w:color w:val="538135" w:themeColor="accent6" w:themeShade="BF"/>
          <w:lang w:val="de-AT"/>
        </w:rPr>
        <w:t>Sistem</w:t>
      </w:r>
      <w:r w:rsidRPr="00AE0458">
        <w:rPr>
          <w:rFonts w:asciiTheme="minorHAnsi" w:hAnsiTheme="minorHAnsi" w:cstheme="minorHAnsi"/>
          <w:color w:val="auto"/>
          <w:lang w:val="de-AT"/>
        </w:rPr>
        <w:t xml:space="preserve"> prikazuje formu za rad sa </w:t>
      </w:r>
      <w:r w:rsidR="008240DC" w:rsidRPr="008240DC">
        <w:rPr>
          <w:rFonts w:asciiTheme="minorHAnsi" w:hAnsiTheme="minorHAnsi" w:cstheme="minorHAnsi"/>
          <w:i/>
          <w:iCs/>
          <w:color w:val="0070C0"/>
          <w:lang w:val="de-AT"/>
        </w:rPr>
        <w:t xml:space="preserve">realizovanim </w:t>
      </w:r>
      <w:r>
        <w:rPr>
          <w:rFonts w:asciiTheme="minorHAnsi" w:hAnsiTheme="minorHAnsi" w:cstheme="minorHAnsi"/>
          <w:i/>
          <w:iCs/>
          <w:color w:val="0070C0"/>
          <w:lang w:val="de-AT"/>
        </w:rPr>
        <w:t>predmetima</w:t>
      </w:r>
      <w:r w:rsidRPr="00AE0458">
        <w:rPr>
          <w:rFonts w:asciiTheme="minorHAnsi" w:hAnsiTheme="minorHAnsi" w:cstheme="minorHAnsi"/>
          <w:color w:val="auto"/>
          <w:lang w:val="de-AT"/>
        </w:rPr>
        <w:t xml:space="preserve">. Učitana je lista </w:t>
      </w:r>
      <w:r w:rsidR="008240DC">
        <w:rPr>
          <w:rFonts w:asciiTheme="minorHAnsi" w:hAnsiTheme="minorHAnsi" w:cstheme="minorHAnsi"/>
          <w:i/>
          <w:iCs/>
          <w:color w:val="0070C0"/>
          <w:lang w:val="de-AT"/>
        </w:rPr>
        <w:t>realizovanih p</w:t>
      </w:r>
      <w:r>
        <w:rPr>
          <w:rFonts w:asciiTheme="minorHAnsi" w:hAnsiTheme="minorHAnsi" w:cstheme="minorHAnsi"/>
          <w:i/>
          <w:iCs/>
          <w:color w:val="0070C0"/>
          <w:lang w:val="de-AT"/>
        </w:rPr>
        <w:t>redmeta</w:t>
      </w:r>
      <w:r w:rsidRPr="00AE0458">
        <w:rPr>
          <w:rFonts w:asciiTheme="minorHAnsi" w:hAnsiTheme="minorHAnsi" w:cstheme="minorHAnsi"/>
          <w:i/>
          <w:iCs/>
          <w:color w:val="0070C0"/>
          <w:lang w:val="de-AT"/>
        </w:rPr>
        <w:t>.</w:t>
      </w:r>
    </w:p>
    <w:p w14:paraId="3D4C1FB9" w14:textId="77777777" w:rsidR="00DE1B9C" w:rsidRPr="006D7207" w:rsidRDefault="00DE1B9C" w:rsidP="00DE1B9C">
      <w:pPr>
        <w:pStyle w:val="Normal1"/>
        <w:spacing w:after="40" w:line="240" w:lineRule="auto"/>
        <w:jc w:val="both"/>
        <w:rPr>
          <w:rFonts w:asciiTheme="minorHAnsi" w:hAnsiTheme="minorHAnsi" w:cstheme="minorHAnsi"/>
          <w:color w:val="auto"/>
        </w:rPr>
      </w:pPr>
      <w:r w:rsidRPr="006D7207">
        <w:rPr>
          <w:rFonts w:asciiTheme="minorHAnsi" w:hAnsiTheme="minorHAnsi" w:cstheme="minorHAnsi"/>
          <w:b/>
          <w:color w:val="auto"/>
        </w:rPr>
        <w:t>Osnovni scenario SK</w:t>
      </w:r>
      <w:r w:rsidRPr="006D7207">
        <w:rPr>
          <w:rFonts w:asciiTheme="minorHAnsi" w:hAnsiTheme="minorHAnsi" w:cstheme="minorHAnsi"/>
          <w:color w:val="auto"/>
        </w:rPr>
        <w:t>:</w:t>
      </w:r>
    </w:p>
    <w:p w14:paraId="2C69C9E9" w14:textId="224F7FF7" w:rsidR="00DE1B9C" w:rsidRDefault="00DE1B9C">
      <w:pPr>
        <w:pStyle w:val="ListParagraph"/>
        <w:numPr>
          <w:ilvl w:val="0"/>
          <w:numId w:val="23"/>
        </w:numPr>
        <w:spacing w:after="200" w:line="240" w:lineRule="auto"/>
        <w:jc w:val="both"/>
        <w:rPr>
          <w:rFonts w:cstheme="minorHAnsi"/>
        </w:rPr>
      </w:pPr>
      <w:r>
        <w:rPr>
          <w:rFonts w:cstheme="minorHAnsi"/>
          <w:i/>
          <w:iCs/>
          <w:color w:val="FF0000"/>
        </w:rPr>
        <w:t>Profesor</w:t>
      </w:r>
      <w:r w:rsidRPr="006D7207">
        <w:rPr>
          <w:rFonts w:cstheme="minorHAnsi"/>
        </w:rPr>
        <w:t xml:space="preserve"> </w:t>
      </w:r>
      <w:r w:rsidRPr="006D7207">
        <w:rPr>
          <w:rFonts w:cstheme="minorHAnsi"/>
          <w:b/>
        </w:rPr>
        <w:t>poziva</w:t>
      </w:r>
      <w:r w:rsidRPr="006D7207">
        <w:rPr>
          <w:rFonts w:cstheme="minorHAnsi"/>
        </w:rPr>
        <w:t xml:space="preserve"> </w:t>
      </w:r>
      <w:r w:rsidRPr="00C4145C">
        <w:rPr>
          <w:rFonts w:cstheme="minorHAnsi"/>
          <w:i/>
          <w:iCs/>
          <w:color w:val="538135" w:themeColor="accent6" w:themeShade="BF"/>
        </w:rPr>
        <w:t>sistem</w:t>
      </w:r>
      <w:r w:rsidRPr="006D7207">
        <w:rPr>
          <w:rFonts w:cstheme="minorHAnsi"/>
        </w:rPr>
        <w:t xml:space="preserve"> da </w:t>
      </w:r>
      <w:r>
        <w:rPr>
          <w:rFonts w:cstheme="minorHAnsi"/>
        </w:rPr>
        <w:t>prika</w:t>
      </w:r>
      <w:r>
        <w:rPr>
          <w:rFonts w:cstheme="minorHAnsi"/>
          <w:lang w:val="en-US"/>
        </w:rPr>
        <w:t>že</w:t>
      </w:r>
      <w:r w:rsidRPr="006D7207">
        <w:rPr>
          <w:rFonts w:cstheme="minorHAnsi"/>
        </w:rPr>
        <w:t xml:space="preserve"> </w:t>
      </w:r>
      <w:r>
        <w:rPr>
          <w:rFonts w:eastAsia="Arial" w:cstheme="minorHAnsi"/>
          <w:i/>
          <w:iCs/>
          <w:color w:val="0070C0"/>
          <w:lang w:val="de-AT" w:bidi="en-US"/>
        </w:rPr>
        <w:t>izveštaj</w:t>
      </w:r>
      <w:r w:rsidR="008240DC">
        <w:rPr>
          <w:rFonts w:eastAsia="Arial" w:cstheme="minorHAnsi"/>
          <w:i/>
          <w:iCs/>
          <w:color w:val="0070C0"/>
          <w:lang w:val="de-AT" w:bidi="en-US"/>
        </w:rPr>
        <w:t xml:space="preserve"> realizovanog</w:t>
      </w:r>
      <w:r>
        <w:rPr>
          <w:rFonts w:eastAsia="Arial" w:cstheme="minorHAnsi"/>
          <w:i/>
          <w:iCs/>
          <w:color w:val="0070C0"/>
          <w:lang w:val="de-AT" w:bidi="en-US"/>
        </w:rPr>
        <w:t xml:space="preserve"> predmeta</w:t>
      </w:r>
      <w:r w:rsidRPr="006D7207">
        <w:rPr>
          <w:rFonts w:cstheme="minorHAnsi"/>
        </w:rPr>
        <w:t xml:space="preserve"> </w:t>
      </w:r>
      <w:r>
        <w:rPr>
          <w:rFonts w:cstheme="minorHAnsi"/>
        </w:rPr>
        <w:t>sa zadatim vrednostima</w:t>
      </w:r>
      <w:r w:rsidRPr="006D7207">
        <w:rPr>
          <w:rFonts w:cstheme="minorHAnsi"/>
        </w:rPr>
        <w:t>. (APSO)</w:t>
      </w:r>
    </w:p>
    <w:p w14:paraId="7173B0FB" w14:textId="6115E5BE" w:rsidR="00DE1B9C" w:rsidRPr="006D7207" w:rsidRDefault="00DE1B9C">
      <w:pPr>
        <w:pStyle w:val="ListParagraph"/>
        <w:numPr>
          <w:ilvl w:val="0"/>
          <w:numId w:val="23"/>
        </w:numPr>
        <w:spacing w:after="200" w:line="240" w:lineRule="auto"/>
        <w:jc w:val="both"/>
        <w:rPr>
          <w:rFonts w:cstheme="minorHAnsi"/>
        </w:rPr>
      </w:pPr>
      <w:r w:rsidRPr="00A0567C">
        <w:rPr>
          <w:rFonts w:cstheme="minorHAnsi"/>
          <w:i/>
          <w:iCs/>
          <w:color w:val="538135" w:themeColor="accent6" w:themeShade="BF"/>
        </w:rPr>
        <w:t>Sistem</w:t>
      </w:r>
      <w:r w:rsidRPr="006D7207">
        <w:rPr>
          <w:rFonts w:cstheme="minorHAnsi"/>
        </w:rPr>
        <w:t xml:space="preserve"> </w:t>
      </w:r>
      <w:r>
        <w:rPr>
          <w:rFonts w:cstheme="minorHAnsi"/>
          <w:b/>
        </w:rPr>
        <w:t>generiše</w:t>
      </w:r>
      <w:r w:rsidRPr="006D7207">
        <w:rPr>
          <w:rFonts w:cstheme="minorHAnsi"/>
        </w:rPr>
        <w:t xml:space="preserve"> </w:t>
      </w:r>
      <w:r>
        <w:rPr>
          <w:rFonts w:eastAsia="Arial" w:cstheme="minorHAnsi"/>
          <w:i/>
          <w:iCs/>
          <w:color w:val="0070C0"/>
          <w:lang w:val="de-AT" w:bidi="en-US"/>
        </w:rPr>
        <w:t>izveštaj</w:t>
      </w:r>
      <w:r w:rsidR="008240DC">
        <w:rPr>
          <w:rFonts w:eastAsia="Arial" w:cstheme="minorHAnsi"/>
          <w:i/>
          <w:iCs/>
          <w:color w:val="0070C0"/>
          <w:lang w:val="de-AT" w:bidi="en-US"/>
        </w:rPr>
        <w:t xml:space="preserve"> realizovanog</w:t>
      </w:r>
      <w:r>
        <w:rPr>
          <w:rFonts w:eastAsia="Arial" w:cstheme="minorHAnsi"/>
          <w:i/>
          <w:iCs/>
          <w:color w:val="0070C0"/>
          <w:lang w:val="de-AT" w:bidi="en-US"/>
        </w:rPr>
        <w:t xml:space="preserve"> predmeta</w:t>
      </w:r>
      <w:r w:rsidRPr="006D7207">
        <w:rPr>
          <w:rFonts w:cstheme="minorHAnsi"/>
        </w:rPr>
        <w:t xml:space="preserve"> po zadatim vrednostima. (SO)</w:t>
      </w:r>
    </w:p>
    <w:p w14:paraId="7E597601" w14:textId="4D3A4FBC" w:rsidR="00DE1B9C" w:rsidRPr="006D7207" w:rsidRDefault="00DE1B9C">
      <w:pPr>
        <w:pStyle w:val="ListParagraph"/>
        <w:numPr>
          <w:ilvl w:val="0"/>
          <w:numId w:val="23"/>
        </w:numPr>
        <w:spacing w:after="200" w:line="240" w:lineRule="auto"/>
        <w:jc w:val="both"/>
        <w:rPr>
          <w:rFonts w:cstheme="minorHAnsi"/>
        </w:rPr>
      </w:pPr>
      <w:r w:rsidRPr="00A0567C">
        <w:rPr>
          <w:rFonts w:cstheme="minorHAnsi"/>
          <w:i/>
          <w:iCs/>
          <w:color w:val="538135" w:themeColor="accent6" w:themeShade="BF"/>
        </w:rPr>
        <w:t>Sistem</w:t>
      </w:r>
      <w:r w:rsidRPr="006D7207">
        <w:rPr>
          <w:rFonts w:cstheme="minorHAnsi"/>
        </w:rPr>
        <w:t xml:space="preserve"> </w:t>
      </w:r>
      <w:r w:rsidRPr="006D7207">
        <w:rPr>
          <w:rFonts w:cstheme="minorHAnsi"/>
          <w:b/>
        </w:rPr>
        <w:t>prikazuje</w:t>
      </w:r>
      <w:r w:rsidRPr="006D7207">
        <w:rPr>
          <w:rFonts w:cstheme="minorHAnsi"/>
        </w:rPr>
        <w:t xml:space="preserve"> </w:t>
      </w:r>
      <w:r w:rsidRPr="001022F3">
        <w:rPr>
          <w:rFonts w:cstheme="minorHAnsi"/>
          <w:i/>
          <w:iCs/>
          <w:color w:val="FF0000"/>
        </w:rPr>
        <w:t>profesoru</w:t>
      </w:r>
      <w:r w:rsidRPr="006D7207">
        <w:rPr>
          <w:rFonts w:cstheme="minorHAnsi"/>
        </w:rPr>
        <w:t xml:space="preserve"> </w:t>
      </w:r>
      <w:r w:rsidRPr="001022F3">
        <w:rPr>
          <w:rFonts w:eastAsia="Arial" w:cstheme="minorHAnsi"/>
          <w:i/>
          <w:iCs/>
          <w:color w:val="0070C0"/>
          <w:lang w:val="de-AT" w:bidi="en-US"/>
        </w:rPr>
        <w:t>izvešta</w:t>
      </w:r>
      <w:r>
        <w:rPr>
          <w:rFonts w:eastAsia="Arial" w:cstheme="minorHAnsi"/>
          <w:i/>
          <w:iCs/>
          <w:color w:val="0070C0"/>
          <w:lang w:val="de-AT" w:bidi="en-US"/>
        </w:rPr>
        <w:t xml:space="preserve">j </w:t>
      </w:r>
      <w:r w:rsidR="008240DC">
        <w:rPr>
          <w:rFonts w:eastAsia="Arial" w:cstheme="minorHAnsi"/>
          <w:i/>
          <w:iCs/>
          <w:color w:val="0070C0"/>
          <w:lang w:val="de-AT" w:bidi="en-US"/>
        </w:rPr>
        <w:t xml:space="preserve">realizovanog </w:t>
      </w:r>
      <w:r>
        <w:rPr>
          <w:rFonts w:eastAsia="Arial" w:cstheme="minorHAnsi"/>
          <w:i/>
          <w:iCs/>
          <w:color w:val="0070C0"/>
          <w:lang w:val="de-AT" w:bidi="en-US"/>
        </w:rPr>
        <w:t>predmeta</w:t>
      </w:r>
      <w:r w:rsidRPr="006D7207">
        <w:rPr>
          <w:rFonts w:cstheme="minorHAnsi"/>
        </w:rPr>
        <w:t xml:space="preserve"> uz poruku “</w:t>
      </w:r>
      <w:r w:rsidRPr="00C4145C">
        <w:rPr>
          <w:rFonts w:cstheme="minorHAnsi"/>
          <w:i/>
          <w:iCs/>
          <w:color w:val="538135" w:themeColor="accent6" w:themeShade="BF"/>
        </w:rPr>
        <w:t>Sistem</w:t>
      </w:r>
      <w:r w:rsidRPr="006D7207">
        <w:rPr>
          <w:rFonts w:cstheme="minorHAnsi"/>
        </w:rPr>
        <w:t xml:space="preserve"> je </w:t>
      </w:r>
      <w:r>
        <w:rPr>
          <w:rFonts w:cstheme="minorHAnsi"/>
        </w:rPr>
        <w:t>generisao</w:t>
      </w:r>
      <w:r w:rsidRPr="006D7207">
        <w:rPr>
          <w:rFonts w:cstheme="minorHAnsi"/>
        </w:rPr>
        <w:t xml:space="preserve"> </w:t>
      </w:r>
      <w:r>
        <w:rPr>
          <w:rFonts w:eastAsia="Arial" w:cstheme="minorHAnsi"/>
          <w:i/>
          <w:iCs/>
          <w:color w:val="0070C0"/>
          <w:lang w:val="de-AT" w:bidi="en-US"/>
        </w:rPr>
        <w:t xml:space="preserve">izveštaj </w:t>
      </w:r>
      <w:r w:rsidR="008240DC">
        <w:rPr>
          <w:rFonts w:eastAsia="Arial" w:cstheme="minorHAnsi"/>
          <w:i/>
          <w:iCs/>
          <w:color w:val="0070C0"/>
          <w:lang w:val="de-AT" w:bidi="en-US"/>
        </w:rPr>
        <w:t xml:space="preserve">realizovanog </w:t>
      </w:r>
      <w:r>
        <w:rPr>
          <w:rFonts w:eastAsia="Arial" w:cstheme="minorHAnsi"/>
          <w:i/>
          <w:iCs/>
          <w:color w:val="0070C0"/>
          <w:lang w:val="de-AT" w:bidi="en-US"/>
        </w:rPr>
        <w:t>predmeta</w:t>
      </w:r>
      <w:r w:rsidRPr="006D7207">
        <w:rPr>
          <w:rFonts w:cstheme="minorHAnsi"/>
        </w:rPr>
        <w:t xml:space="preserve"> </w:t>
      </w:r>
      <w:r>
        <w:rPr>
          <w:rFonts w:cstheme="minorHAnsi"/>
        </w:rPr>
        <w:t>po zadatim vrednostima</w:t>
      </w:r>
      <w:r w:rsidRPr="006D7207">
        <w:rPr>
          <w:rFonts w:cstheme="minorHAnsi"/>
        </w:rPr>
        <w:t>“. (IA)</w:t>
      </w:r>
    </w:p>
    <w:p w14:paraId="49110910" w14:textId="77777777" w:rsidR="00DE1B9C" w:rsidRPr="006D7207" w:rsidRDefault="00DE1B9C" w:rsidP="00DE1B9C">
      <w:pPr>
        <w:pStyle w:val="Normal1"/>
        <w:spacing w:before="120" w:after="40" w:line="240" w:lineRule="auto"/>
        <w:jc w:val="both"/>
        <w:rPr>
          <w:rFonts w:asciiTheme="minorHAnsi" w:hAnsiTheme="minorHAnsi" w:cstheme="minorHAnsi"/>
          <w:color w:val="auto"/>
        </w:rPr>
      </w:pPr>
      <w:r w:rsidRPr="006D7207">
        <w:rPr>
          <w:rFonts w:asciiTheme="minorHAnsi" w:hAnsiTheme="minorHAnsi" w:cstheme="minorHAnsi"/>
          <w:b/>
          <w:color w:val="auto"/>
        </w:rPr>
        <w:lastRenderedPageBreak/>
        <w:t>Alternativni scenarii</w:t>
      </w:r>
      <w:r w:rsidRPr="006D7207">
        <w:rPr>
          <w:rFonts w:asciiTheme="minorHAnsi" w:hAnsiTheme="minorHAnsi" w:cstheme="minorHAnsi"/>
          <w:color w:val="auto"/>
        </w:rPr>
        <w:t>:</w:t>
      </w:r>
    </w:p>
    <w:p w14:paraId="2D9578AA" w14:textId="479BA20E" w:rsidR="00DE1B9C" w:rsidRDefault="00DE1B9C" w:rsidP="00DE1B9C">
      <w:pPr>
        <w:spacing w:after="200" w:line="240" w:lineRule="auto"/>
        <w:jc w:val="both"/>
        <w:rPr>
          <w:rFonts w:cstheme="minorHAnsi"/>
        </w:rPr>
      </w:pPr>
      <w:r w:rsidRPr="00F246B1">
        <w:rPr>
          <w:rFonts w:cstheme="minorHAnsi"/>
        </w:rPr>
        <w:t xml:space="preserve">3.1. Ukoliko </w:t>
      </w:r>
      <w:r w:rsidRPr="00F246B1">
        <w:rPr>
          <w:rFonts w:cstheme="minorHAnsi"/>
          <w:i/>
          <w:iCs/>
          <w:color w:val="538135" w:themeColor="accent6" w:themeShade="BF"/>
        </w:rPr>
        <w:t>sistem</w:t>
      </w:r>
      <w:r w:rsidRPr="00F246B1">
        <w:rPr>
          <w:rFonts w:cstheme="minorHAnsi"/>
        </w:rPr>
        <w:t xml:space="preserve"> nije mogao da nađe </w:t>
      </w:r>
      <w:r w:rsidR="008240DC">
        <w:rPr>
          <w:rFonts w:eastAsia="Arial" w:cstheme="minorHAnsi"/>
          <w:i/>
          <w:iCs/>
          <w:color w:val="0070C0"/>
          <w:lang w:val="de-AT" w:bidi="en-US"/>
        </w:rPr>
        <w:t>realizovan predmet</w:t>
      </w:r>
      <w:r w:rsidRPr="00F246B1">
        <w:rPr>
          <w:rFonts w:cstheme="minorHAnsi"/>
          <w:i/>
          <w:iCs/>
        </w:rPr>
        <w:t xml:space="preserve"> ,</w:t>
      </w:r>
      <w:r w:rsidRPr="00F246B1">
        <w:rPr>
          <w:rFonts w:cstheme="minorHAnsi"/>
        </w:rPr>
        <w:t xml:space="preserve"> on prikazuje </w:t>
      </w:r>
      <w:r w:rsidRPr="00F246B1">
        <w:rPr>
          <w:rFonts w:cstheme="minorHAnsi"/>
          <w:color w:val="FF0000"/>
        </w:rPr>
        <w:t>profesoru</w:t>
      </w:r>
      <w:r w:rsidRPr="00F246B1">
        <w:rPr>
          <w:rFonts w:cstheme="minorHAnsi"/>
        </w:rPr>
        <w:t xml:space="preserve"> poruku: “</w:t>
      </w:r>
      <w:r w:rsidRPr="00F246B1">
        <w:rPr>
          <w:rFonts w:cstheme="minorHAnsi"/>
          <w:i/>
          <w:iCs/>
          <w:color w:val="538135" w:themeColor="accent6" w:themeShade="BF"/>
        </w:rPr>
        <w:t>Sistem</w:t>
      </w:r>
      <w:r w:rsidRPr="00F246B1">
        <w:rPr>
          <w:rFonts w:cstheme="minorHAnsi"/>
        </w:rPr>
        <w:t xml:space="preserve"> </w:t>
      </w:r>
      <w:r>
        <w:rPr>
          <w:rFonts w:cstheme="minorHAnsi"/>
        </w:rPr>
        <w:t>nije uspeo da</w:t>
      </w:r>
      <w:r w:rsidRPr="00F246B1">
        <w:rPr>
          <w:rFonts w:cstheme="minorHAnsi"/>
        </w:rPr>
        <w:t xml:space="preserve"> generi</w:t>
      </w:r>
      <w:r>
        <w:rPr>
          <w:rFonts w:cstheme="minorHAnsi"/>
          <w:lang w:val="en-US"/>
        </w:rPr>
        <w:t>še</w:t>
      </w:r>
      <w:r w:rsidRPr="00F246B1">
        <w:rPr>
          <w:rFonts w:cstheme="minorHAnsi"/>
        </w:rPr>
        <w:t xml:space="preserve"> </w:t>
      </w:r>
      <w:r w:rsidRPr="00F246B1">
        <w:rPr>
          <w:rFonts w:eastAsia="Arial" w:cstheme="minorHAnsi"/>
          <w:i/>
          <w:iCs/>
          <w:color w:val="0070C0"/>
          <w:lang w:val="de-AT" w:bidi="en-US"/>
        </w:rPr>
        <w:t xml:space="preserve">izveštaj </w:t>
      </w:r>
      <w:r w:rsidR="008240DC">
        <w:rPr>
          <w:rFonts w:eastAsia="Arial" w:cstheme="minorHAnsi"/>
          <w:i/>
          <w:iCs/>
          <w:color w:val="0070C0"/>
          <w:lang w:val="de-AT" w:bidi="en-US"/>
        </w:rPr>
        <w:t>realizovanog</w:t>
      </w:r>
      <w:r w:rsidRPr="00F246B1">
        <w:rPr>
          <w:rFonts w:eastAsia="Arial" w:cstheme="minorHAnsi"/>
          <w:i/>
          <w:iCs/>
          <w:color w:val="0070C0"/>
          <w:lang w:val="de-AT" w:bidi="en-US"/>
        </w:rPr>
        <w:t xml:space="preserve"> predmeta</w:t>
      </w:r>
      <w:r w:rsidRPr="00F246B1">
        <w:rPr>
          <w:rFonts w:cstheme="minorHAnsi"/>
        </w:rPr>
        <w:t xml:space="preserve"> po zadatim vrednostima“. (IA)</w:t>
      </w:r>
    </w:p>
    <w:p w14:paraId="0A99BE94" w14:textId="77777777" w:rsidR="003747C6" w:rsidRDefault="003747C6" w:rsidP="003747C6">
      <w:pPr>
        <w:keepNext/>
        <w:spacing w:after="200" w:line="240" w:lineRule="auto"/>
        <w:jc w:val="center"/>
      </w:pPr>
      <w:r>
        <w:rPr>
          <w:rFonts w:cstheme="minorHAnsi"/>
          <w:noProof/>
        </w:rPr>
        <w:drawing>
          <wp:inline distT="0" distB="0" distL="0" distR="0" wp14:anchorId="5448BC4F" wp14:editId="6E21434A">
            <wp:extent cx="4874224" cy="3438144"/>
            <wp:effectExtent l="0" t="0" r="3175" b="0"/>
            <wp:docPr id="1016678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78499" name="Picture 1016678499"/>
                    <pic:cNvPicPr/>
                  </pic:nvPicPr>
                  <pic:blipFill>
                    <a:blip r:embed="rId58"/>
                    <a:stretch>
                      <a:fillRect/>
                    </a:stretch>
                  </pic:blipFill>
                  <pic:spPr>
                    <a:xfrm>
                      <a:off x="0" y="0"/>
                      <a:ext cx="4878188" cy="3440940"/>
                    </a:xfrm>
                    <a:prstGeom prst="rect">
                      <a:avLst/>
                    </a:prstGeom>
                  </pic:spPr>
                </pic:pic>
              </a:graphicData>
            </a:graphic>
          </wp:inline>
        </w:drawing>
      </w:r>
    </w:p>
    <w:p w14:paraId="129FFCA9" w14:textId="3EBA9D00" w:rsidR="00F246B1" w:rsidRPr="00DB0249" w:rsidRDefault="003747C6" w:rsidP="003747C6">
      <w:pPr>
        <w:pStyle w:val="Caption"/>
        <w:jc w:val="center"/>
        <w:rPr>
          <w:rFonts w:cstheme="minorHAnsi"/>
          <w:lang w:val="en-US"/>
        </w:rPr>
      </w:pPr>
      <w:bookmarkStart w:id="129" w:name="_Toc220700884"/>
      <w:r>
        <w:t xml:space="preserve">Slika </w:t>
      </w:r>
      <w:r>
        <w:fldChar w:fldCharType="begin"/>
      </w:r>
      <w:r>
        <w:instrText xml:space="preserve"> SEQ Slika \* ARABIC </w:instrText>
      </w:r>
      <w:r>
        <w:fldChar w:fldCharType="separate"/>
      </w:r>
      <w:r w:rsidR="002341AD">
        <w:rPr>
          <w:noProof/>
        </w:rPr>
        <w:t>44</w:t>
      </w:r>
      <w:r>
        <w:fldChar w:fldCharType="end"/>
      </w:r>
      <w:r>
        <w:t xml:space="preserve">: </w:t>
      </w:r>
      <w:r w:rsidRPr="00E24D7C">
        <w:t>Dijagram sekvenci SK</w:t>
      </w:r>
      <w:r>
        <w:t>10</w:t>
      </w:r>
      <w:r w:rsidRPr="00E24D7C">
        <w:t>, osnovni scenario</w:t>
      </w:r>
      <w:bookmarkEnd w:id="129"/>
    </w:p>
    <w:p w14:paraId="1D2D789A" w14:textId="6E7471DA" w:rsidR="0074121E" w:rsidRDefault="0074121E" w:rsidP="00F246B1">
      <w:pPr>
        <w:rPr>
          <w:rFonts w:cstheme="minorHAnsi"/>
        </w:rPr>
      </w:pPr>
      <w:r>
        <w:rPr>
          <w:rFonts w:cstheme="minorHAnsi"/>
        </w:rPr>
        <w:t>Sa navedenih sekvencnih dijagrama uočavaju se 1</w:t>
      </w:r>
      <w:r w:rsidR="003C7A85">
        <w:rPr>
          <w:rFonts w:cstheme="minorHAnsi"/>
        </w:rPr>
        <w:t>5</w:t>
      </w:r>
      <w:r>
        <w:rPr>
          <w:rFonts w:cstheme="minorHAnsi"/>
        </w:rPr>
        <w:t xml:space="preserve"> sistemskih operacija koje treba projektovati:</w:t>
      </w:r>
    </w:p>
    <w:p w14:paraId="74786FE7" w14:textId="77777777" w:rsidR="0074121E" w:rsidRDefault="0074121E">
      <w:pPr>
        <w:numPr>
          <w:ilvl w:val="0"/>
          <w:numId w:val="6"/>
        </w:numPr>
        <w:spacing w:after="0" w:line="240" w:lineRule="auto"/>
        <w:jc w:val="both"/>
        <w:rPr>
          <w:rFonts w:cstheme="minorHAnsi"/>
          <w:lang w:val="en-US"/>
        </w:rPr>
      </w:pPr>
      <w:r>
        <w:rPr>
          <w:rFonts w:cstheme="minorHAnsi"/>
          <w:lang w:val="en-US"/>
        </w:rPr>
        <w:t xml:space="preserve">signal </w:t>
      </w:r>
      <w:r>
        <w:rPr>
          <w:rFonts w:cstheme="minorHAnsi"/>
          <w:b/>
          <w:bCs/>
          <w:lang w:val="en-US"/>
        </w:rPr>
        <w:t>PrijaviKorisnika(Korisnik)</w:t>
      </w:r>
    </w:p>
    <w:p w14:paraId="32B22510" w14:textId="77777777" w:rsidR="0074121E" w:rsidRPr="008919FB" w:rsidRDefault="0074121E">
      <w:pPr>
        <w:numPr>
          <w:ilvl w:val="0"/>
          <w:numId w:val="6"/>
        </w:numPr>
        <w:spacing w:after="0" w:line="240" w:lineRule="auto"/>
        <w:jc w:val="both"/>
        <w:rPr>
          <w:rFonts w:cstheme="minorHAnsi"/>
          <w:lang w:val="en-US"/>
        </w:rPr>
      </w:pPr>
      <w:r>
        <w:rPr>
          <w:rFonts w:cstheme="minorHAnsi"/>
          <w:lang w:val="en-US"/>
        </w:rPr>
        <w:t xml:space="preserve">signal </w:t>
      </w:r>
      <w:r>
        <w:rPr>
          <w:rFonts w:cstheme="minorHAnsi"/>
          <w:b/>
          <w:bCs/>
          <w:lang w:val="en-US"/>
        </w:rPr>
        <w:t>VratiSveAktuelneRokove(List&lt;Rok&gt;)</w:t>
      </w:r>
    </w:p>
    <w:p w14:paraId="774492D4" w14:textId="77777777" w:rsidR="0074121E" w:rsidRPr="009E08BE" w:rsidRDefault="0074121E">
      <w:pPr>
        <w:numPr>
          <w:ilvl w:val="0"/>
          <w:numId w:val="6"/>
        </w:numPr>
        <w:spacing w:after="0" w:line="240" w:lineRule="auto"/>
        <w:jc w:val="both"/>
        <w:rPr>
          <w:rFonts w:cstheme="minorHAnsi"/>
          <w:lang w:val="en-US"/>
        </w:rPr>
      </w:pPr>
      <w:r w:rsidRPr="009E08BE">
        <w:rPr>
          <w:rFonts w:cstheme="minorHAnsi"/>
          <w:lang w:val="en-US"/>
        </w:rPr>
        <w:t xml:space="preserve">signal </w:t>
      </w:r>
      <w:r w:rsidRPr="009E08BE">
        <w:rPr>
          <w:rFonts w:cstheme="minorHAnsi"/>
          <w:b/>
          <w:bCs/>
          <w:lang w:val="en-US"/>
        </w:rPr>
        <w:t>U</w:t>
      </w:r>
      <w:r w:rsidRPr="009E08BE">
        <w:rPr>
          <w:rFonts w:cstheme="minorHAnsi"/>
          <w:b/>
          <w:bCs/>
        </w:rPr>
        <w:t>čitajIspiteURoku</w:t>
      </w:r>
      <w:r w:rsidRPr="009E08BE">
        <w:rPr>
          <w:rFonts w:cstheme="minorHAnsi"/>
          <w:b/>
          <w:bCs/>
          <w:lang w:val="en-US"/>
        </w:rPr>
        <w:t>(Rok)</w:t>
      </w:r>
    </w:p>
    <w:p w14:paraId="1CC1BBD0" w14:textId="77777777" w:rsidR="0074121E" w:rsidRPr="009E08BE" w:rsidRDefault="0074121E">
      <w:pPr>
        <w:numPr>
          <w:ilvl w:val="0"/>
          <w:numId w:val="6"/>
        </w:numPr>
        <w:spacing w:after="0" w:line="240" w:lineRule="auto"/>
        <w:jc w:val="both"/>
        <w:rPr>
          <w:rFonts w:cstheme="minorHAnsi"/>
          <w:lang w:val="en-US"/>
        </w:rPr>
      </w:pPr>
      <w:r w:rsidRPr="009E08BE">
        <w:rPr>
          <w:rFonts w:cstheme="minorHAnsi"/>
          <w:lang w:val="en-US"/>
        </w:rPr>
        <w:t xml:space="preserve">signal </w:t>
      </w:r>
      <w:r>
        <w:rPr>
          <w:rFonts w:cstheme="minorHAnsi"/>
          <w:b/>
          <w:bCs/>
          <w:lang w:val="en-US"/>
        </w:rPr>
        <w:t>VratiPreostaleIspiteZaStudenta</w:t>
      </w:r>
      <w:r w:rsidRPr="009E08BE">
        <w:rPr>
          <w:rFonts w:cstheme="minorHAnsi"/>
          <w:b/>
          <w:bCs/>
          <w:lang w:val="en-US"/>
        </w:rPr>
        <w:t>(</w:t>
      </w:r>
      <w:r>
        <w:rPr>
          <w:rFonts w:cstheme="minorHAnsi"/>
          <w:b/>
          <w:bCs/>
          <w:lang w:val="en-US"/>
        </w:rPr>
        <w:t>Rok, List&lt;Ispit&gt;,Student</w:t>
      </w:r>
      <w:r w:rsidRPr="009E08BE">
        <w:rPr>
          <w:rFonts w:cstheme="minorHAnsi"/>
          <w:b/>
          <w:bCs/>
          <w:lang w:val="en-US"/>
        </w:rPr>
        <w:t>)</w:t>
      </w:r>
    </w:p>
    <w:p w14:paraId="4F4EEA83" w14:textId="77777777" w:rsidR="0074121E" w:rsidRPr="008919FB" w:rsidRDefault="0074121E">
      <w:pPr>
        <w:numPr>
          <w:ilvl w:val="0"/>
          <w:numId w:val="6"/>
        </w:numPr>
        <w:spacing w:after="0" w:line="240" w:lineRule="auto"/>
        <w:jc w:val="both"/>
        <w:rPr>
          <w:rFonts w:cstheme="minorHAnsi"/>
          <w:lang w:val="en-US"/>
        </w:rPr>
      </w:pPr>
      <w:r>
        <w:rPr>
          <w:rFonts w:cstheme="minorHAnsi"/>
          <w:lang w:val="en-US"/>
        </w:rPr>
        <w:t xml:space="preserve">signal </w:t>
      </w:r>
      <w:r>
        <w:rPr>
          <w:rFonts w:cstheme="minorHAnsi"/>
          <w:b/>
          <w:bCs/>
          <w:lang w:val="en-US"/>
        </w:rPr>
        <w:t>VratiUspe</w:t>
      </w:r>
      <w:r>
        <w:rPr>
          <w:rFonts w:cstheme="minorHAnsi"/>
          <w:b/>
          <w:bCs/>
        </w:rPr>
        <w:t>šnaPolaganjaStudenta</w:t>
      </w:r>
      <w:r>
        <w:rPr>
          <w:rFonts w:cstheme="minorHAnsi"/>
          <w:b/>
          <w:bCs/>
          <w:lang w:val="en-US"/>
        </w:rPr>
        <w:t>(List&lt;Polaganje&gt;,Student)</w:t>
      </w:r>
    </w:p>
    <w:p w14:paraId="2187762A" w14:textId="77777777" w:rsidR="0074121E" w:rsidRPr="008919FB" w:rsidRDefault="0074121E">
      <w:pPr>
        <w:numPr>
          <w:ilvl w:val="0"/>
          <w:numId w:val="6"/>
        </w:numPr>
        <w:spacing w:after="0" w:line="240" w:lineRule="auto"/>
        <w:jc w:val="both"/>
        <w:rPr>
          <w:rFonts w:cstheme="minorHAnsi"/>
          <w:lang w:val="en-US"/>
        </w:rPr>
      </w:pPr>
      <w:r>
        <w:rPr>
          <w:rFonts w:cstheme="minorHAnsi"/>
          <w:lang w:val="en-US"/>
        </w:rPr>
        <w:t xml:space="preserve">signal </w:t>
      </w:r>
      <w:bookmarkStart w:id="130" w:name="VratiNeprijavljeneIspite"/>
      <w:r>
        <w:rPr>
          <w:rFonts w:cstheme="minorHAnsi"/>
          <w:b/>
          <w:bCs/>
          <w:lang w:val="en-US"/>
        </w:rPr>
        <w:t>VratiNeprijavljeneIspite</w:t>
      </w:r>
      <w:bookmarkEnd w:id="130"/>
      <w:r>
        <w:rPr>
          <w:rFonts w:cstheme="minorHAnsi"/>
          <w:b/>
          <w:bCs/>
          <w:lang w:val="en-US"/>
        </w:rPr>
        <w:t>(List&lt;Ispit&gt;)</w:t>
      </w:r>
    </w:p>
    <w:p w14:paraId="64CCE32D" w14:textId="77777777" w:rsidR="0074121E" w:rsidRPr="009E08BE" w:rsidRDefault="0074121E">
      <w:pPr>
        <w:numPr>
          <w:ilvl w:val="0"/>
          <w:numId w:val="6"/>
        </w:numPr>
        <w:spacing w:after="0" w:line="240" w:lineRule="auto"/>
        <w:jc w:val="both"/>
        <w:rPr>
          <w:rFonts w:cstheme="minorHAnsi"/>
          <w:lang w:val="en-US"/>
        </w:rPr>
      </w:pPr>
      <w:r w:rsidRPr="009E08BE">
        <w:rPr>
          <w:rFonts w:cstheme="minorHAnsi"/>
          <w:lang w:val="en-US"/>
        </w:rPr>
        <w:t xml:space="preserve">signal </w:t>
      </w:r>
      <w:r>
        <w:rPr>
          <w:rFonts w:cstheme="minorHAnsi"/>
          <w:b/>
          <w:bCs/>
          <w:lang w:val="en-US"/>
        </w:rPr>
        <w:t>VratiPostoje</w:t>
      </w:r>
      <w:r>
        <w:rPr>
          <w:rFonts w:cstheme="minorHAnsi"/>
          <w:b/>
          <w:bCs/>
        </w:rPr>
        <w:t>ćePrijave</w:t>
      </w:r>
      <w:r w:rsidRPr="009E08BE">
        <w:rPr>
          <w:rFonts w:cstheme="minorHAnsi"/>
          <w:b/>
          <w:bCs/>
          <w:lang w:val="en-US"/>
        </w:rPr>
        <w:t>(</w:t>
      </w:r>
      <w:r>
        <w:rPr>
          <w:rFonts w:cstheme="minorHAnsi"/>
          <w:b/>
          <w:bCs/>
          <w:lang w:val="en-US"/>
        </w:rPr>
        <w:t>List&lt;Prijava&gt;</w:t>
      </w:r>
      <w:r w:rsidRPr="009E08BE">
        <w:rPr>
          <w:rFonts w:cstheme="minorHAnsi"/>
          <w:b/>
          <w:bCs/>
          <w:lang w:val="en-US"/>
        </w:rPr>
        <w:t>)</w:t>
      </w:r>
    </w:p>
    <w:p w14:paraId="23341ED9" w14:textId="77777777" w:rsidR="0074121E" w:rsidRPr="009E08BE" w:rsidRDefault="0074121E">
      <w:pPr>
        <w:numPr>
          <w:ilvl w:val="0"/>
          <w:numId w:val="6"/>
        </w:numPr>
        <w:spacing w:after="0" w:line="240" w:lineRule="auto"/>
        <w:jc w:val="both"/>
        <w:rPr>
          <w:rFonts w:cstheme="minorHAnsi"/>
          <w:lang w:val="en-US"/>
        </w:rPr>
      </w:pPr>
      <w:r w:rsidRPr="009E08BE">
        <w:rPr>
          <w:rFonts w:cstheme="minorHAnsi"/>
          <w:lang w:val="en-US"/>
        </w:rPr>
        <w:t xml:space="preserve">signal </w:t>
      </w:r>
      <w:r>
        <w:rPr>
          <w:rFonts w:cstheme="minorHAnsi"/>
          <w:b/>
          <w:bCs/>
          <w:lang w:val="en-US"/>
        </w:rPr>
        <w:t>Sa</w:t>
      </w:r>
      <w:r>
        <w:rPr>
          <w:rFonts w:cstheme="minorHAnsi"/>
          <w:b/>
          <w:bCs/>
        </w:rPr>
        <w:t>čuvajPrijavu</w:t>
      </w:r>
      <w:r w:rsidRPr="009E08BE">
        <w:rPr>
          <w:rFonts w:cstheme="minorHAnsi"/>
          <w:b/>
          <w:bCs/>
          <w:lang w:val="en-US"/>
        </w:rPr>
        <w:t>(</w:t>
      </w:r>
      <w:r>
        <w:rPr>
          <w:rFonts w:cstheme="minorHAnsi"/>
          <w:b/>
          <w:bCs/>
          <w:lang w:val="en-US"/>
        </w:rPr>
        <w:t>Prijava</w:t>
      </w:r>
      <w:r w:rsidRPr="009E08BE">
        <w:rPr>
          <w:rFonts w:cstheme="minorHAnsi"/>
          <w:b/>
          <w:bCs/>
          <w:lang w:val="en-US"/>
        </w:rPr>
        <w:t>)</w:t>
      </w:r>
    </w:p>
    <w:p w14:paraId="21903B15" w14:textId="353B5A31" w:rsidR="0074121E" w:rsidRPr="008919FB" w:rsidRDefault="0074121E">
      <w:pPr>
        <w:numPr>
          <w:ilvl w:val="0"/>
          <w:numId w:val="6"/>
        </w:numPr>
        <w:spacing w:after="0" w:line="240" w:lineRule="auto"/>
        <w:jc w:val="both"/>
        <w:rPr>
          <w:rFonts w:cstheme="minorHAnsi"/>
          <w:lang w:val="en-US"/>
        </w:rPr>
      </w:pPr>
      <w:r w:rsidRPr="009E08BE">
        <w:rPr>
          <w:rFonts w:cstheme="minorHAnsi"/>
          <w:lang w:val="en-US"/>
        </w:rPr>
        <w:t xml:space="preserve">signal </w:t>
      </w:r>
      <w:r>
        <w:rPr>
          <w:rFonts w:cstheme="minorHAnsi"/>
          <w:b/>
          <w:bCs/>
          <w:lang w:val="en-US"/>
        </w:rPr>
        <w:t>Obri</w:t>
      </w:r>
      <w:r w:rsidR="00D672DB">
        <w:rPr>
          <w:rFonts w:cstheme="minorHAnsi"/>
          <w:b/>
          <w:bCs/>
          <w:lang w:val="en-US"/>
        </w:rPr>
        <w:t>š</w:t>
      </w:r>
      <w:r>
        <w:rPr>
          <w:rFonts w:cstheme="minorHAnsi"/>
          <w:b/>
          <w:bCs/>
          <w:lang w:val="en-US"/>
        </w:rPr>
        <w:t>iPrijavu</w:t>
      </w:r>
      <w:r w:rsidRPr="009E08BE">
        <w:rPr>
          <w:rFonts w:cstheme="minorHAnsi"/>
          <w:b/>
          <w:bCs/>
          <w:lang w:val="en-US"/>
        </w:rPr>
        <w:t>(</w:t>
      </w:r>
      <w:r>
        <w:rPr>
          <w:rFonts w:cstheme="minorHAnsi"/>
          <w:b/>
          <w:bCs/>
          <w:lang w:val="en-US"/>
        </w:rPr>
        <w:t>Prijava</w:t>
      </w:r>
      <w:r w:rsidRPr="009E08BE">
        <w:rPr>
          <w:rFonts w:cstheme="minorHAnsi"/>
          <w:b/>
          <w:bCs/>
          <w:lang w:val="en-US"/>
        </w:rPr>
        <w:t>)</w:t>
      </w:r>
    </w:p>
    <w:p w14:paraId="35375CB6" w14:textId="77777777" w:rsidR="0074121E" w:rsidRPr="0029565C" w:rsidRDefault="0074121E">
      <w:pPr>
        <w:numPr>
          <w:ilvl w:val="0"/>
          <w:numId w:val="6"/>
        </w:numPr>
        <w:spacing w:after="0" w:line="240" w:lineRule="auto"/>
        <w:jc w:val="both"/>
        <w:rPr>
          <w:rFonts w:cstheme="minorHAnsi"/>
          <w:lang w:val="en-US"/>
        </w:rPr>
      </w:pPr>
      <w:r>
        <w:rPr>
          <w:rFonts w:cstheme="minorHAnsi"/>
          <w:lang w:val="en-US"/>
        </w:rPr>
        <w:t xml:space="preserve">signal </w:t>
      </w:r>
      <w:r>
        <w:rPr>
          <w:rFonts w:cstheme="minorHAnsi"/>
          <w:b/>
          <w:bCs/>
          <w:lang w:val="en-US"/>
        </w:rPr>
        <w:t>IzmeniPrijavu(Prijava)</w:t>
      </w:r>
    </w:p>
    <w:p w14:paraId="363C93A3" w14:textId="77777777" w:rsidR="0029565C" w:rsidRPr="0029565C" w:rsidRDefault="0029565C">
      <w:pPr>
        <w:numPr>
          <w:ilvl w:val="0"/>
          <w:numId w:val="6"/>
        </w:numPr>
        <w:spacing w:after="0" w:line="240" w:lineRule="auto"/>
        <w:jc w:val="both"/>
        <w:rPr>
          <w:rFonts w:cstheme="minorHAnsi"/>
          <w:b/>
          <w:bCs/>
          <w:lang w:val="en-US"/>
        </w:rPr>
      </w:pPr>
      <w:r w:rsidRPr="009E08BE">
        <w:rPr>
          <w:rFonts w:cstheme="minorHAnsi"/>
          <w:lang w:val="en-US"/>
        </w:rPr>
        <w:t xml:space="preserve">signal </w:t>
      </w:r>
      <w:r>
        <w:rPr>
          <w:rFonts w:cstheme="minorHAnsi"/>
          <w:b/>
          <w:bCs/>
          <w:lang w:val="en-US"/>
        </w:rPr>
        <w:t>OdjaviKorisnika</w:t>
      </w:r>
      <w:r w:rsidRPr="009E08BE">
        <w:rPr>
          <w:rFonts w:cstheme="minorHAnsi"/>
          <w:b/>
          <w:bCs/>
          <w:lang w:val="en-US"/>
        </w:rPr>
        <w:t>(</w:t>
      </w:r>
      <w:r>
        <w:rPr>
          <w:rFonts w:cstheme="minorHAnsi"/>
          <w:b/>
          <w:bCs/>
          <w:lang w:val="en-US"/>
        </w:rPr>
        <w:t>Korisnik</w:t>
      </w:r>
      <w:r w:rsidRPr="009E08BE">
        <w:rPr>
          <w:rFonts w:cstheme="minorHAnsi"/>
          <w:b/>
          <w:bCs/>
          <w:lang w:val="en-US"/>
        </w:rPr>
        <w:t>)</w:t>
      </w:r>
    </w:p>
    <w:p w14:paraId="738EEE6B" w14:textId="77777777" w:rsidR="003C7A85" w:rsidRPr="00AA47F2" w:rsidRDefault="003C7A85">
      <w:pPr>
        <w:numPr>
          <w:ilvl w:val="0"/>
          <w:numId w:val="6"/>
        </w:numPr>
        <w:spacing w:after="0" w:line="240" w:lineRule="auto"/>
        <w:jc w:val="both"/>
        <w:rPr>
          <w:rFonts w:cstheme="minorHAnsi"/>
          <w:b/>
          <w:bCs/>
          <w:lang w:val="en-US"/>
        </w:rPr>
      </w:pPr>
      <w:r>
        <w:rPr>
          <w:rFonts w:cstheme="minorHAnsi"/>
          <w:lang w:val="en-US"/>
        </w:rPr>
        <w:t xml:space="preserve">signal </w:t>
      </w:r>
      <w:r w:rsidRPr="00AA47F2">
        <w:rPr>
          <w:rFonts w:cstheme="minorHAnsi"/>
          <w:b/>
          <w:bCs/>
          <w:lang w:val="en-US"/>
        </w:rPr>
        <w:t>VratiListu</w:t>
      </w:r>
      <w:r>
        <w:rPr>
          <w:rFonts w:cstheme="minorHAnsi"/>
          <w:b/>
          <w:bCs/>
          <w:lang w:val="en-US"/>
        </w:rPr>
        <w:t>Ispita</w:t>
      </w:r>
      <w:r w:rsidRPr="00AA47F2">
        <w:rPr>
          <w:rFonts w:cstheme="minorHAnsi"/>
          <w:b/>
          <w:bCs/>
          <w:lang w:val="en-US"/>
        </w:rPr>
        <w:t>(List&lt;</w:t>
      </w:r>
      <w:r>
        <w:rPr>
          <w:rFonts w:cstheme="minorHAnsi"/>
          <w:b/>
          <w:bCs/>
          <w:lang w:val="en-US"/>
        </w:rPr>
        <w:t>Ispit</w:t>
      </w:r>
      <w:r w:rsidRPr="00AA47F2">
        <w:rPr>
          <w:rFonts w:cstheme="minorHAnsi"/>
          <w:b/>
          <w:bCs/>
          <w:lang w:val="en-US"/>
        </w:rPr>
        <w:t>&gt;)</w:t>
      </w:r>
    </w:p>
    <w:p w14:paraId="4D5D62AD" w14:textId="77777777" w:rsidR="003C7A85" w:rsidRDefault="003C7A85">
      <w:pPr>
        <w:numPr>
          <w:ilvl w:val="0"/>
          <w:numId w:val="6"/>
        </w:numPr>
        <w:spacing w:after="0" w:line="240" w:lineRule="auto"/>
        <w:jc w:val="both"/>
        <w:rPr>
          <w:rFonts w:cstheme="minorHAnsi"/>
          <w:b/>
          <w:bCs/>
          <w:lang w:val="en-US"/>
        </w:rPr>
      </w:pPr>
      <w:r>
        <w:rPr>
          <w:rFonts w:cstheme="minorHAnsi"/>
          <w:lang w:val="en-US"/>
        </w:rPr>
        <w:t xml:space="preserve">signal </w:t>
      </w:r>
      <w:r w:rsidRPr="00AA47F2">
        <w:rPr>
          <w:rFonts w:cstheme="minorHAnsi"/>
          <w:b/>
          <w:bCs/>
          <w:lang w:val="en-US"/>
        </w:rPr>
        <w:t>VratiIzveštaj</w:t>
      </w:r>
      <w:r>
        <w:rPr>
          <w:rFonts w:cstheme="minorHAnsi"/>
          <w:b/>
          <w:bCs/>
          <w:lang w:val="en-US"/>
        </w:rPr>
        <w:t>Ispita</w:t>
      </w:r>
      <w:r w:rsidRPr="00AA47F2">
        <w:rPr>
          <w:rFonts w:cstheme="minorHAnsi"/>
          <w:b/>
          <w:bCs/>
          <w:lang w:val="en-US"/>
        </w:rPr>
        <w:t>(</w:t>
      </w:r>
      <w:r>
        <w:rPr>
          <w:rFonts w:cstheme="minorHAnsi"/>
          <w:b/>
          <w:bCs/>
          <w:lang w:val="en-US"/>
        </w:rPr>
        <w:t>Ispit</w:t>
      </w:r>
      <w:r w:rsidRPr="00AA47F2">
        <w:rPr>
          <w:rFonts w:cstheme="minorHAnsi"/>
          <w:b/>
          <w:bCs/>
          <w:lang w:val="en-US"/>
        </w:rPr>
        <w:t xml:space="preserve">) </w:t>
      </w:r>
    </w:p>
    <w:p w14:paraId="129F5E97" w14:textId="77777777" w:rsidR="003C7A85" w:rsidRPr="00AA47F2" w:rsidRDefault="003C7A85">
      <w:pPr>
        <w:numPr>
          <w:ilvl w:val="0"/>
          <w:numId w:val="6"/>
        </w:numPr>
        <w:spacing w:after="0" w:line="240" w:lineRule="auto"/>
        <w:jc w:val="both"/>
        <w:rPr>
          <w:rFonts w:cstheme="minorHAnsi"/>
          <w:lang w:val="en-US"/>
        </w:rPr>
      </w:pPr>
      <w:r>
        <w:rPr>
          <w:rFonts w:cstheme="minorHAnsi"/>
          <w:lang w:val="en-US"/>
        </w:rPr>
        <w:t xml:space="preserve">signal </w:t>
      </w:r>
      <w:r w:rsidRPr="00AA47F2">
        <w:rPr>
          <w:rFonts w:cstheme="minorHAnsi"/>
          <w:b/>
          <w:bCs/>
          <w:lang w:val="en-US"/>
        </w:rPr>
        <w:t>VratiListu</w:t>
      </w:r>
      <w:r>
        <w:rPr>
          <w:rFonts w:cstheme="minorHAnsi"/>
          <w:b/>
          <w:bCs/>
          <w:lang w:val="en-US"/>
        </w:rPr>
        <w:t>Realizovanih</w:t>
      </w:r>
      <w:r w:rsidRPr="00AA47F2">
        <w:rPr>
          <w:rFonts w:cstheme="minorHAnsi"/>
          <w:b/>
          <w:bCs/>
          <w:lang w:val="en-US"/>
        </w:rPr>
        <w:t>Predmeta(List&lt;</w:t>
      </w:r>
      <w:r>
        <w:rPr>
          <w:rFonts w:cstheme="minorHAnsi"/>
          <w:b/>
          <w:bCs/>
          <w:lang w:val="en-US"/>
        </w:rPr>
        <w:t>Realizovani</w:t>
      </w:r>
      <w:r w:rsidRPr="00AA47F2">
        <w:rPr>
          <w:rFonts w:cstheme="minorHAnsi"/>
          <w:b/>
          <w:bCs/>
          <w:lang w:val="en-US"/>
        </w:rPr>
        <w:t>Predmet&gt;</w:t>
      </w:r>
      <w:r w:rsidRPr="00AA47F2">
        <w:rPr>
          <w:rFonts w:cstheme="minorHAnsi"/>
          <w:lang w:val="en-US"/>
        </w:rPr>
        <w:t>)</w:t>
      </w:r>
    </w:p>
    <w:p w14:paraId="628453A1" w14:textId="3CDC14A8" w:rsidR="0029565C" w:rsidRPr="003C7A85" w:rsidRDefault="0029565C">
      <w:pPr>
        <w:numPr>
          <w:ilvl w:val="0"/>
          <w:numId w:val="6"/>
        </w:numPr>
        <w:spacing w:after="0" w:line="240" w:lineRule="auto"/>
        <w:jc w:val="both"/>
        <w:rPr>
          <w:rFonts w:cstheme="minorHAnsi"/>
          <w:b/>
          <w:bCs/>
          <w:lang w:val="en-US"/>
        </w:rPr>
      </w:pPr>
      <w:r>
        <w:rPr>
          <w:rFonts w:cstheme="minorHAnsi"/>
          <w:lang w:val="en-US"/>
        </w:rPr>
        <w:t>s</w:t>
      </w:r>
      <w:r w:rsidR="00AA47F2">
        <w:rPr>
          <w:rFonts w:cstheme="minorHAnsi"/>
          <w:lang w:val="en-US"/>
        </w:rPr>
        <w:t>ignal</w:t>
      </w:r>
      <w:r w:rsidR="00AA47F2" w:rsidRPr="003C7A85">
        <w:rPr>
          <w:rFonts w:cstheme="minorHAnsi"/>
          <w:b/>
          <w:bCs/>
          <w:lang w:val="en-US"/>
        </w:rPr>
        <w:t xml:space="preserve"> VratiIzveštaj</w:t>
      </w:r>
      <w:r w:rsidR="003C7A85" w:rsidRPr="003C7A85">
        <w:rPr>
          <w:rFonts w:cstheme="minorHAnsi"/>
          <w:b/>
          <w:bCs/>
          <w:lang w:val="en-US"/>
        </w:rPr>
        <w:t>Realizovanog</w:t>
      </w:r>
      <w:r w:rsidR="00AA47F2" w:rsidRPr="003C7A85">
        <w:rPr>
          <w:rFonts w:cstheme="minorHAnsi"/>
          <w:b/>
          <w:bCs/>
          <w:lang w:val="en-US"/>
        </w:rPr>
        <w:t>Predmeta(</w:t>
      </w:r>
      <w:r w:rsidR="003C7A85" w:rsidRPr="003C7A85">
        <w:rPr>
          <w:rFonts w:cstheme="minorHAnsi"/>
          <w:b/>
          <w:bCs/>
          <w:lang w:val="en-US"/>
        </w:rPr>
        <w:t>RealizovaniPredmet</w:t>
      </w:r>
      <w:r w:rsidR="00AA47F2" w:rsidRPr="003C7A85">
        <w:rPr>
          <w:rFonts w:cstheme="minorHAnsi"/>
          <w:b/>
          <w:bCs/>
          <w:lang w:val="en-US"/>
        </w:rPr>
        <w:t>)</w:t>
      </w:r>
    </w:p>
    <w:p w14:paraId="3740D902" w14:textId="77777777" w:rsidR="0074121E" w:rsidRPr="0001744A" w:rsidRDefault="0074121E" w:rsidP="0074121E"/>
    <w:p w14:paraId="4DD1E3E3" w14:textId="77777777" w:rsidR="0074121E" w:rsidRPr="009F7637" w:rsidRDefault="0074121E" w:rsidP="0074121E"/>
    <w:p w14:paraId="08206438" w14:textId="77777777" w:rsidR="0074121E" w:rsidRPr="00B93299" w:rsidRDefault="0074121E" w:rsidP="0074121E"/>
    <w:p w14:paraId="5DB16945" w14:textId="230E314A" w:rsidR="0074121E" w:rsidRPr="00B93299" w:rsidRDefault="0074121E" w:rsidP="0074121E">
      <w:pPr>
        <w:jc w:val="both"/>
        <w:rPr>
          <w:rFonts w:cstheme="minorHAnsi"/>
          <w:lang w:val="de-AT"/>
        </w:rPr>
      </w:pPr>
      <w:r w:rsidRPr="00B93299">
        <w:rPr>
          <w:rFonts w:cstheme="minorHAnsi"/>
          <w:lang w:val="de-AT"/>
        </w:rPr>
        <w:lastRenderedPageBreak/>
        <w:t xml:space="preserve">Struktura softverskog sistema je opisana preko konceputalnog </w:t>
      </w:r>
      <w:r w:rsidR="007D78DA">
        <w:rPr>
          <w:rFonts w:cstheme="minorHAnsi"/>
          <w:lang w:val="de-AT"/>
        </w:rPr>
        <w:t>dijagrama kori</w:t>
      </w:r>
      <w:r w:rsidR="007D78DA">
        <w:rPr>
          <w:rFonts w:cstheme="minorHAnsi"/>
          <w:lang w:val="en-US"/>
        </w:rPr>
        <w:t>šćenjem Crow’s Foot ER notacije</w:t>
      </w:r>
      <w:r w:rsidRPr="00B93299">
        <w:rPr>
          <w:rFonts w:cstheme="minorHAnsi"/>
          <w:lang w:val="de-AT"/>
        </w:rPr>
        <w:t>:</w:t>
      </w:r>
    </w:p>
    <w:p w14:paraId="00B0B396" w14:textId="77777777" w:rsidR="001944FF" w:rsidRDefault="0074121E" w:rsidP="001944FF">
      <w:pPr>
        <w:pStyle w:val="Caption"/>
        <w:keepNext/>
        <w:jc w:val="center"/>
      </w:pPr>
      <w:bookmarkStart w:id="131" w:name="_Toc54780031"/>
      <w:bookmarkStart w:id="132" w:name="_Toc64653059"/>
      <w:r>
        <w:rPr>
          <w:rFonts w:cstheme="minorHAnsi"/>
          <w:noProof/>
          <w:lang w:val="en-US"/>
        </w:rPr>
        <w:drawing>
          <wp:inline distT="0" distB="0" distL="0" distR="0" wp14:anchorId="450DDB88" wp14:editId="72E05448">
            <wp:extent cx="4292301" cy="4343400"/>
            <wp:effectExtent l="0" t="0" r="0" b="0"/>
            <wp:docPr id="1349729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29734" name="Picture 2"/>
                    <pic:cNvPicPr/>
                  </pic:nvPicPr>
                  <pic:blipFill>
                    <a:blip r:embed="rId59"/>
                    <a:stretch>
                      <a:fillRect/>
                    </a:stretch>
                  </pic:blipFill>
                  <pic:spPr>
                    <a:xfrm>
                      <a:off x="0" y="0"/>
                      <a:ext cx="4292301" cy="4343400"/>
                    </a:xfrm>
                    <a:prstGeom prst="rect">
                      <a:avLst/>
                    </a:prstGeom>
                  </pic:spPr>
                </pic:pic>
              </a:graphicData>
            </a:graphic>
          </wp:inline>
        </w:drawing>
      </w:r>
    </w:p>
    <w:p w14:paraId="7A206D5B" w14:textId="5F6287EC" w:rsidR="0074121E" w:rsidRDefault="001944FF" w:rsidP="001944FF">
      <w:pPr>
        <w:pStyle w:val="Caption"/>
        <w:jc w:val="center"/>
        <w:rPr>
          <w:rFonts w:cstheme="minorHAnsi"/>
          <w:noProof/>
        </w:rPr>
      </w:pPr>
      <w:bookmarkStart w:id="133" w:name="_Toc220700885"/>
      <w:r>
        <w:t xml:space="preserve">Slika </w:t>
      </w:r>
      <w:r>
        <w:fldChar w:fldCharType="begin"/>
      </w:r>
      <w:r>
        <w:instrText xml:space="preserve"> SEQ Slika \* ARABIC </w:instrText>
      </w:r>
      <w:r>
        <w:fldChar w:fldCharType="separate"/>
      </w:r>
      <w:r w:rsidR="002341AD">
        <w:rPr>
          <w:noProof/>
        </w:rPr>
        <w:t>45</w:t>
      </w:r>
      <w:r>
        <w:fldChar w:fldCharType="end"/>
      </w:r>
      <w:r>
        <w:t xml:space="preserve">: </w:t>
      </w:r>
      <w:r w:rsidRPr="00E10F53">
        <w:t>Konceptualni model softverskog sistema</w:t>
      </w:r>
      <w:bookmarkEnd w:id="133"/>
    </w:p>
    <w:bookmarkEnd w:id="131"/>
    <w:bookmarkEnd w:id="132"/>
    <w:p w14:paraId="0CD3BFE3" w14:textId="77777777" w:rsidR="0074121E" w:rsidRPr="009F7637" w:rsidRDefault="0074121E" w:rsidP="0074121E"/>
    <w:p w14:paraId="06DE1B81" w14:textId="24613C5F" w:rsidR="00694FAF" w:rsidRDefault="008240DC" w:rsidP="00694FAF">
      <w:pPr>
        <w:rPr>
          <w:rFonts w:eastAsiaTheme="majorEastAsia" w:cstheme="minorHAnsi"/>
          <w:color w:val="1F3763" w:themeColor="accent1" w:themeShade="7F"/>
          <w:sz w:val="28"/>
          <w:szCs w:val="28"/>
          <w:lang w:val="en-US"/>
        </w:rPr>
      </w:pPr>
      <w:r w:rsidRPr="008240DC">
        <w:rPr>
          <w:rFonts w:eastAsiaTheme="majorEastAsia" w:cstheme="minorHAnsi"/>
          <w:color w:val="1F3763" w:themeColor="accent1" w:themeShade="7F"/>
          <w:sz w:val="28"/>
          <w:szCs w:val="28"/>
          <w:lang w:val="en-US"/>
        </w:rPr>
        <w:t>3.13 Rečnik</w:t>
      </w:r>
    </w:p>
    <w:p w14:paraId="037A372A" w14:textId="4A12FB1F" w:rsidR="008240DC" w:rsidRPr="008240DC" w:rsidRDefault="008240DC" w:rsidP="00694FAF">
      <w:pPr>
        <w:rPr>
          <w:lang w:val="en-US"/>
        </w:rPr>
      </w:pPr>
      <w:r w:rsidRPr="008240DC">
        <w:t>Re</w:t>
      </w:r>
      <w:r>
        <w:t xml:space="preserve">alizovan predmet – pojavljivanje predmeta(CourseInstace)  u odredjenoj </w:t>
      </w:r>
      <w:r>
        <w:rPr>
          <w:lang w:val="en-US"/>
        </w:rPr>
        <w:t>školskoj godini.</w:t>
      </w:r>
    </w:p>
    <w:p w14:paraId="701008FD" w14:textId="7A53D902" w:rsidR="005D120D" w:rsidRDefault="00EB3BC5" w:rsidP="00EB3BC5">
      <w:pPr>
        <w:pStyle w:val="Heading1"/>
        <w:rPr>
          <w:rFonts w:eastAsia="Times New Roman"/>
        </w:rPr>
      </w:pPr>
      <w:bookmarkStart w:id="134" w:name="_Toc220700997"/>
      <w:r>
        <w:rPr>
          <w:rFonts w:eastAsia="Times New Roman"/>
        </w:rPr>
        <w:t xml:space="preserve">4. </w:t>
      </w:r>
      <w:r w:rsidR="005D120D">
        <w:rPr>
          <w:rFonts w:eastAsia="Times New Roman"/>
        </w:rPr>
        <w:t>Studijski primer - prikaz realizovanog rešenja</w:t>
      </w:r>
      <w:bookmarkEnd w:id="134"/>
    </w:p>
    <w:p w14:paraId="726B30ED" w14:textId="3B5254F5" w:rsidR="0089352A" w:rsidRDefault="0089352A" w:rsidP="00A70B92">
      <w:pPr>
        <w:pStyle w:val="Heading2"/>
      </w:pPr>
      <w:bookmarkStart w:id="135" w:name="_Toc220700998"/>
      <w:r>
        <w:t>4.</w:t>
      </w:r>
      <w:r w:rsidR="00D211C8">
        <w:t>1</w:t>
      </w:r>
      <w:r>
        <w:t xml:space="preserve"> </w:t>
      </w:r>
      <w:r w:rsidR="00EB3BC5">
        <w:t>Frontend implementacij</w:t>
      </w:r>
      <w:r w:rsidR="00563124">
        <w:t>a</w:t>
      </w:r>
      <w:bookmarkEnd w:id="135"/>
      <w:r w:rsidR="00EB3BC5">
        <w:t xml:space="preserve"> </w:t>
      </w:r>
    </w:p>
    <w:p w14:paraId="0BF40F4D" w14:textId="027063F9" w:rsidR="00493CEC" w:rsidRDefault="00EB3BC5" w:rsidP="00493CEC">
      <w:r>
        <w:t>Front</w:t>
      </w:r>
      <w:r w:rsidR="00AF5F0A">
        <w:t>e</w:t>
      </w:r>
      <w:r>
        <w:t>nd</w:t>
      </w:r>
      <w:r w:rsidR="00493CEC">
        <w:t xml:space="preserve"> rešenje pisano u React.js-u</w:t>
      </w:r>
      <w:r>
        <w:t xml:space="preserve"> korišćenjem višeslojne</w:t>
      </w:r>
      <w:r w:rsidR="00563124">
        <w:t xml:space="preserve"> (Page-Component-Service)</w:t>
      </w:r>
      <w:r>
        <w:t xml:space="preserve"> </w:t>
      </w:r>
      <w:r w:rsidR="0043524D">
        <w:t>arhitekture</w:t>
      </w:r>
      <w:r w:rsidR="009430BD">
        <w:t>.</w:t>
      </w:r>
    </w:p>
    <w:p w14:paraId="11B04255" w14:textId="77777777" w:rsidR="009430BD" w:rsidRDefault="009430BD" w:rsidP="009430BD">
      <w:pPr>
        <w:keepNext/>
        <w:spacing w:after="320"/>
      </w:pPr>
      <w:r>
        <w:t xml:space="preserve">React.js održava sopstvenu kopiju pretraživačkog (browser) DOM-a (Document Object Model), poznatu kao Virtual DOM. Ova tehnologija postoji jer je direktno ažuriranje stvarnog DOM-a pri svakoj promeni </w:t>
      </w:r>
      <w:r>
        <w:lastRenderedPageBreak/>
        <w:t>sporo i zahteva mnogo resursa. Umesto toga, React pretvara kod svojih komponenata u kod stvarnih DOM elemenata i inteligentno ažurira samo neophodne delove, što omogućava visoke performanse i obezbeđuje brzo i fluidno korisničko iskustvo u web aplikacijama.</w:t>
      </w:r>
    </w:p>
    <w:p w14:paraId="25499C95" w14:textId="73B0869F" w:rsidR="009430BD" w:rsidRDefault="009430BD" w:rsidP="000961E9">
      <w:pPr>
        <w:keepNext/>
      </w:pPr>
      <w:r>
        <w:t>Pored toga, React je Single Page Application (SPA), što znači da se, za razliku od klasičnih HTML/CSS/JS stranica, celokupan sadržaj učitava samo jednom. Nakon toga, podaci se dinamički menjaju i ubacuju u istu stranicu, odnosno DOM, korišćenjem JavaScript-a, čime se postiže brža interakcija bez nepotrebnih osvežavanja stranice.</w:t>
      </w:r>
    </w:p>
    <w:p w14:paraId="703C32B8" w14:textId="1AA2D420" w:rsidR="0043524D" w:rsidRDefault="0043524D" w:rsidP="00493CEC">
      <w:r>
        <w:t>Unutar App.js u zavisnosti od izabrane rute, renderuje se odgovarajuća strana(page)</w:t>
      </w:r>
      <w:r w:rsidR="000961E9">
        <w:t>.</w:t>
      </w:r>
    </w:p>
    <w:p w14:paraId="1678BBC1" w14:textId="501B43D5" w:rsidR="000961E9" w:rsidRPr="000961E9" w:rsidRDefault="000961E9" w:rsidP="000961E9">
      <w:pPr>
        <w:rPr>
          <w:lang w:val="en-US"/>
        </w:rPr>
      </w:pPr>
      <w:r>
        <w:t>BrowserRouter i Routes su react komponente koje presreću upite ka različitim stranicama i uslužuju rute korisniku. U slučaju da korisnik nije ulogovan, prosledjuje ga na login stranicu. U slu</w:t>
      </w:r>
      <w:r>
        <w:rPr>
          <w:lang w:val="en-US"/>
        </w:rPr>
        <w:t>čaju da jeste</w:t>
      </w:r>
      <w:r w:rsidR="00C3783E">
        <w:rPr>
          <w:lang w:val="en-US"/>
        </w:rPr>
        <w:t xml:space="preserve"> ulogovan</w:t>
      </w:r>
      <w:r>
        <w:rPr>
          <w:lang w:val="en-US"/>
        </w:rPr>
        <w:t xml:space="preserve"> UserProvider(</w:t>
      </w:r>
      <w:r w:rsidR="00C3783E">
        <w:rPr>
          <w:lang w:val="en-US"/>
        </w:rPr>
        <w:t xml:space="preserve">moja custom </w:t>
      </w:r>
      <w:r>
        <w:rPr>
          <w:lang w:val="en-US"/>
        </w:rPr>
        <w:t>context</w:t>
      </w:r>
      <w:r w:rsidR="00C3783E">
        <w:rPr>
          <w:lang w:val="en-US"/>
        </w:rPr>
        <w:t xml:space="preserve"> komponenta</w:t>
      </w:r>
      <w:r>
        <w:rPr>
          <w:lang w:val="en-US"/>
        </w:rPr>
        <w:t xml:space="preserve">) </w:t>
      </w:r>
      <w:r w:rsidR="00C3783E">
        <w:rPr>
          <w:lang w:val="en-US"/>
        </w:rPr>
        <w:t xml:space="preserve">će </w:t>
      </w:r>
      <w:r>
        <w:rPr>
          <w:lang w:val="en-US"/>
        </w:rPr>
        <w:t>vra</w:t>
      </w:r>
      <w:r w:rsidR="00C3783E">
        <w:rPr>
          <w:lang w:val="en-US"/>
        </w:rPr>
        <w:t>titi</w:t>
      </w:r>
      <w:r>
        <w:rPr>
          <w:lang w:val="en-US"/>
        </w:rPr>
        <w:t xml:space="preserve"> ulogovanog korisnika </w:t>
      </w:r>
      <w:r w:rsidR="00C3783E">
        <w:rPr>
          <w:lang w:val="en-US"/>
        </w:rPr>
        <w:t>sa</w:t>
      </w:r>
      <w:r>
        <w:rPr>
          <w:lang w:val="en-US"/>
        </w:rPr>
        <w:t xml:space="preserve"> rol</w:t>
      </w:r>
      <w:r w:rsidR="00C3783E">
        <w:rPr>
          <w:lang w:val="en-US"/>
        </w:rPr>
        <w:t>om radi customizovanja prikaza</w:t>
      </w:r>
      <w:r>
        <w:rPr>
          <w:lang w:val="en-US"/>
        </w:rPr>
        <w:t xml:space="preserve"> u AppLayout </w:t>
      </w:r>
      <w:r w:rsidR="00C3783E">
        <w:rPr>
          <w:lang w:val="en-US"/>
        </w:rPr>
        <w:t xml:space="preserve">u zavisnosti od </w:t>
      </w:r>
      <w:r>
        <w:rPr>
          <w:lang w:val="en-US"/>
        </w:rPr>
        <w:t>rol</w:t>
      </w:r>
      <w:r w:rsidR="00C3783E">
        <w:rPr>
          <w:lang w:val="en-US"/>
        </w:rPr>
        <w:t>e</w:t>
      </w:r>
      <w:r>
        <w:rPr>
          <w:lang w:val="en-US"/>
        </w:rPr>
        <w:t>. Npr student ne treba da može sam sebi da oceni prijavu, ili profesor ne treba da vidi svoj prosek I preostali broj ispita.</w:t>
      </w:r>
      <w:r w:rsidR="00C3783E">
        <w:rPr>
          <w:lang w:val="en-US"/>
        </w:rPr>
        <w:t xml:space="preserve"> AlertServiceProvider je globalno dostupna servis komponenta za prikaz grešaka korisniku.</w:t>
      </w:r>
    </w:p>
    <w:p w14:paraId="42D701F4" w14:textId="77777777" w:rsidR="000961E9" w:rsidRDefault="000961E9" w:rsidP="00493CEC"/>
    <w:p w14:paraId="6174B956" w14:textId="77777777" w:rsidR="000961E9" w:rsidRDefault="0043524D" w:rsidP="000961E9">
      <w:pPr>
        <w:keepNext/>
      </w:pPr>
      <w:r w:rsidRPr="0043524D">
        <w:rPr>
          <w:noProof/>
        </w:rPr>
        <w:lastRenderedPageBreak/>
        <w:drawing>
          <wp:inline distT="0" distB="0" distL="0" distR="0" wp14:anchorId="14364619" wp14:editId="0CB4E55B">
            <wp:extent cx="5943600" cy="5899150"/>
            <wp:effectExtent l="0" t="0" r="0" b="6350"/>
            <wp:docPr id="48548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89900" name=""/>
                    <pic:cNvPicPr/>
                  </pic:nvPicPr>
                  <pic:blipFill>
                    <a:blip r:embed="rId60"/>
                    <a:stretch>
                      <a:fillRect/>
                    </a:stretch>
                  </pic:blipFill>
                  <pic:spPr>
                    <a:xfrm>
                      <a:off x="0" y="0"/>
                      <a:ext cx="5943600" cy="5899150"/>
                    </a:xfrm>
                    <a:prstGeom prst="rect">
                      <a:avLst/>
                    </a:prstGeom>
                  </pic:spPr>
                </pic:pic>
              </a:graphicData>
            </a:graphic>
          </wp:inline>
        </w:drawing>
      </w:r>
    </w:p>
    <w:p w14:paraId="52CCEFF8" w14:textId="74934DD5" w:rsidR="0043524D" w:rsidRDefault="000961E9" w:rsidP="000961E9">
      <w:pPr>
        <w:pStyle w:val="Caption"/>
        <w:jc w:val="center"/>
      </w:pPr>
      <w:bookmarkStart w:id="136" w:name="_Toc220700886"/>
      <w:r>
        <w:t xml:space="preserve">Slika </w:t>
      </w:r>
      <w:r>
        <w:fldChar w:fldCharType="begin"/>
      </w:r>
      <w:r>
        <w:instrText xml:space="preserve"> SEQ Slika \* ARABIC </w:instrText>
      </w:r>
      <w:r>
        <w:fldChar w:fldCharType="separate"/>
      </w:r>
      <w:r w:rsidR="002341AD">
        <w:rPr>
          <w:noProof/>
        </w:rPr>
        <w:t>46</w:t>
      </w:r>
      <w:r>
        <w:fldChar w:fldCharType="end"/>
      </w:r>
      <w:r>
        <w:t xml:space="preserve"> - App.js,</w:t>
      </w:r>
      <w:r w:rsidR="00C3783E">
        <w:t xml:space="preserve"> UserProvider,AlertServiceProvider</w:t>
      </w:r>
      <w:bookmarkEnd w:id="136"/>
    </w:p>
    <w:p w14:paraId="5E0A66F5" w14:textId="77777777" w:rsidR="00C3783E" w:rsidRDefault="00C3783E" w:rsidP="00C3783E">
      <w:pPr>
        <w:keepNext/>
        <w:jc w:val="center"/>
      </w:pPr>
      <w:r w:rsidRPr="00C3783E">
        <w:rPr>
          <w:noProof/>
          <w:lang w:val="en-US"/>
        </w:rPr>
        <w:lastRenderedPageBreak/>
        <w:drawing>
          <wp:inline distT="0" distB="0" distL="0" distR="0" wp14:anchorId="734F649E" wp14:editId="6B92C9CB">
            <wp:extent cx="5943600" cy="7061200"/>
            <wp:effectExtent l="0" t="0" r="0" b="6350"/>
            <wp:docPr id="69758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85648" name=""/>
                    <pic:cNvPicPr/>
                  </pic:nvPicPr>
                  <pic:blipFill>
                    <a:blip r:embed="rId61"/>
                    <a:stretch>
                      <a:fillRect/>
                    </a:stretch>
                  </pic:blipFill>
                  <pic:spPr>
                    <a:xfrm>
                      <a:off x="0" y="0"/>
                      <a:ext cx="5943600" cy="7061200"/>
                    </a:xfrm>
                    <a:prstGeom prst="rect">
                      <a:avLst/>
                    </a:prstGeom>
                  </pic:spPr>
                </pic:pic>
              </a:graphicData>
            </a:graphic>
          </wp:inline>
        </w:drawing>
      </w:r>
    </w:p>
    <w:p w14:paraId="1A131787" w14:textId="652B0C3E" w:rsidR="00C3783E" w:rsidRPr="00C3783E" w:rsidRDefault="00C3783E" w:rsidP="00C3783E">
      <w:pPr>
        <w:pStyle w:val="Caption"/>
        <w:jc w:val="center"/>
        <w:rPr>
          <w:lang w:val="en-US"/>
        </w:rPr>
      </w:pPr>
      <w:bookmarkStart w:id="137" w:name="_Toc220700887"/>
      <w:r>
        <w:t xml:space="preserve">Slika </w:t>
      </w:r>
      <w:r>
        <w:fldChar w:fldCharType="begin"/>
      </w:r>
      <w:r>
        <w:instrText xml:space="preserve"> SEQ Slika \* ARABIC </w:instrText>
      </w:r>
      <w:r>
        <w:fldChar w:fldCharType="separate"/>
      </w:r>
      <w:r w:rsidR="002341AD">
        <w:rPr>
          <w:noProof/>
        </w:rPr>
        <w:t>47</w:t>
      </w:r>
      <w:r>
        <w:fldChar w:fldCharType="end"/>
      </w:r>
      <w:r>
        <w:t xml:space="preserve"> - AppLayout</w:t>
      </w:r>
      <w:bookmarkEnd w:id="137"/>
    </w:p>
    <w:p w14:paraId="537931BC" w14:textId="77777777" w:rsidR="0043524D" w:rsidRDefault="0043524D" w:rsidP="0043524D">
      <w:pPr>
        <w:keepNext/>
        <w:jc w:val="center"/>
      </w:pPr>
      <w:r w:rsidRPr="0043524D">
        <w:rPr>
          <w:noProof/>
        </w:rPr>
        <w:lastRenderedPageBreak/>
        <w:drawing>
          <wp:inline distT="0" distB="0" distL="0" distR="0" wp14:anchorId="0CEC5739" wp14:editId="61DACD0B">
            <wp:extent cx="3372321" cy="1714739"/>
            <wp:effectExtent l="0" t="0" r="0" b="0"/>
            <wp:docPr id="132608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82555" name=""/>
                    <pic:cNvPicPr/>
                  </pic:nvPicPr>
                  <pic:blipFill>
                    <a:blip r:embed="rId62"/>
                    <a:stretch>
                      <a:fillRect/>
                    </a:stretch>
                  </pic:blipFill>
                  <pic:spPr>
                    <a:xfrm>
                      <a:off x="0" y="0"/>
                      <a:ext cx="3372321" cy="1714739"/>
                    </a:xfrm>
                    <a:prstGeom prst="rect">
                      <a:avLst/>
                    </a:prstGeom>
                  </pic:spPr>
                </pic:pic>
              </a:graphicData>
            </a:graphic>
          </wp:inline>
        </w:drawing>
      </w:r>
    </w:p>
    <w:p w14:paraId="2D796367" w14:textId="58709B0F" w:rsidR="0043524D" w:rsidRDefault="0043524D" w:rsidP="0043524D">
      <w:pPr>
        <w:pStyle w:val="Caption"/>
        <w:jc w:val="center"/>
      </w:pPr>
      <w:bookmarkStart w:id="138" w:name="_Toc220700888"/>
      <w:r>
        <w:t xml:space="preserve">Slika </w:t>
      </w:r>
      <w:r>
        <w:fldChar w:fldCharType="begin"/>
      </w:r>
      <w:r>
        <w:instrText xml:space="preserve"> SEQ Slika \* ARABIC </w:instrText>
      </w:r>
      <w:r>
        <w:fldChar w:fldCharType="separate"/>
      </w:r>
      <w:r w:rsidR="002341AD">
        <w:rPr>
          <w:noProof/>
        </w:rPr>
        <w:t>48</w:t>
      </w:r>
      <w:r>
        <w:fldChar w:fldCharType="end"/>
      </w:r>
      <w:r>
        <w:t xml:space="preserve"> - pages folder</w:t>
      </w:r>
      <w:bookmarkEnd w:id="138"/>
    </w:p>
    <w:p w14:paraId="36A760A4" w14:textId="77777777" w:rsidR="0043524D" w:rsidRDefault="0043524D" w:rsidP="0043524D">
      <w:pPr>
        <w:keepNext/>
      </w:pPr>
      <w:r w:rsidRPr="0043524D">
        <w:rPr>
          <w:noProof/>
        </w:rPr>
        <w:drawing>
          <wp:inline distT="0" distB="0" distL="0" distR="0" wp14:anchorId="05CFE659" wp14:editId="29AAEDE4">
            <wp:extent cx="5943600" cy="3155315"/>
            <wp:effectExtent l="0" t="0" r="0" b="6985"/>
            <wp:docPr id="17581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6940" name=""/>
                    <pic:cNvPicPr/>
                  </pic:nvPicPr>
                  <pic:blipFill>
                    <a:blip r:embed="rId63"/>
                    <a:stretch>
                      <a:fillRect/>
                    </a:stretch>
                  </pic:blipFill>
                  <pic:spPr>
                    <a:xfrm>
                      <a:off x="0" y="0"/>
                      <a:ext cx="5943600" cy="3155315"/>
                    </a:xfrm>
                    <a:prstGeom prst="rect">
                      <a:avLst/>
                    </a:prstGeom>
                  </pic:spPr>
                </pic:pic>
              </a:graphicData>
            </a:graphic>
          </wp:inline>
        </w:drawing>
      </w:r>
    </w:p>
    <w:p w14:paraId="06E1FECD" w14:textId="5C272CD3" w:rsidR="0043524D" w:rsidRPr="00493CEC" w:rsidRDefault="0043524D" w:rsidP="0043524D">
      <w:pPr>
        <w:pStyle w:val="Caption"/>
        <w:jc w:val="center"/>
      </w:pPr>
      <w:bookmarkStart w:id="139" w:name="_Toc220700889"/>
      <w:r>
        <w:t xml:space="preserve">Slika </w:t>
      </w:r>
      <w:r>
        <w:fldChar w:fldCharType="begin"/>
      </w:r>
      <w:r>
        <w:instrText xml:space="preserve"> SEQ Slika \* ARABIC </w:instrText>
      </w:r>
      <w:r>
        <w:fldChar w:fldCharType="separate"/>
      </w:r>
      <w:r w:rsidR="002341AD">
        <w:rPr>
          <w:noProof/>
        </w:rPr>
        <w:t>49</w:t>
      </w:r>
      <w:r>
        <w:fldChar w:fldCharType="end"/>
      </w:r>
      <w:r>
        <w:t xml:space="preserve"> - mapiranje ruta na page komponente</w:t>
      </w:r>
      <w:bookmarkEnd w:id="139"/>
    </w:p>
    <w:p w14:paraId="68B132AC" w14:textId="77777777" w:rsidR="0043524D" w:rsidRDefault="0043524D" w:rsidP="00493CEC"/>
    <w:p w14:paraId="753DEF97" w14:textId="2B002496" w:rsidR="00563124" w:rsidRDefault="00563124" w:rsidP="00493CEC">
      <w:pPr>
        <w:rPr>
          <w:lang w:val="en-US"/>
        </w:rPr>
      </w:pPr>
      <w:r>
        <w:t>U stranicama su manje celine koda koje se ponavljaju poput tekstualnih inputa, tabela, dialoga grupisane u odvojene komponente, radi bolje organizacije. Reaktivnost se ostvaruje kori</w:t>
      </w:r>
      <w:r>
        <w:rPr>
          <w:lang w:val="en-US"/>
        </w:rPr>
        <w:t xml:space="preserve">šćenjem useState i useEffect react hookova. </w:t>
      </w:r>
    </w:p>
    <w:p w14:paraId="4AF14716" w14:textId="5B2E03D7" w:rsidR="00563124" w:rsidRPr="00563124" w:rsidRDefault="00563124" w:rsidP="00493CEC">
      <w:pPr>
        <w:rPr>
          <w:lang w:val="en-US"/>
        </w:rPr>
      </w:pPr>
      <w:r>
        <w:rPr>
          <w:lang w:val="en-US"/>
        </w:rPr>
        <w:t>Pozivi ka backendu su izdvojeni u odvojen</w:t>
      </w:r>
      <w:r w:rsidR="00903010">
        <w:rPr>
          <w:lang w:val="en-US"/>
        </w:rPr>
        <w:t>e</w:t>
      </w:r>
      <w:r>
        <w:rPr>
          <w:lang w:val="en-US"/>
        </w:rPr>
        <w:t xml:space="preserve"> </w:t>
      </w:r>
      <w:r w:rsidR="00903010">
        <w:rPr>
          <w:lang w:val="en-US"/>
        </w:rPr>
        <w:t>servise.</w:t>
      </w:r>
    </w:p>
    <w:p w14:paraId="1AEDCFBF" w14:textId="5EAAA5F4" w:rsidR="00903010" w:rsidRDefault="00903010" w:rsidP="00903010">
      <w:pPr>
        <w:keepNext/>
        <w:jc w:val="center"/>
      </w:pPr>
      <w:r w:rsidRPr="00903010">
        <w:rPr>
          <w:noProof/>
        </w:rPr>
        <w:lastRenderedPageBreak/>
        <w:drawing>
          <wp:inline distT="0" distB="0" distL="0" distR="0" wp14:anchorId="53AD7029" wp14:editId="2A182AB6">
            <wp:extent cx="3367889" cy="7466275"/>
            <wp:effectExtent l="0" t="0" r="4445" b="1905"/>
            <wp:docPr id="35882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27526" name=""/>
                    <pic:cNvPicPr/>
                  </pic:nvPicPr>
                  <pic:blipFill>
                    <a:blip r:embed="rId64"/>
                    <a:stretch>
                      <a:fillRect/>
                    </a:stretch>
                  </pic:blipFill>
                  <pic:spPr>
                    <a:xfrm>
                      <a:off x="0" y="0"/>
                      <a:ext cx="3372431" cy="7476343"/>
                    </a:xfrm>
                    <a:prstGeom prst="rect">
                      <a:avLst/>
                    </a:prstGeom>
                  </pic:spPr>
                </pic:pic>
              </a:graphicData>
            </a:graphic>
          </wp:inline>
        </w:drawing>
      </w:r>
    </w:p>
    <w:p w14:paraId="304780C5" w14:textId="765E2C61" w:rsidR="00903010" w:rsidRDefault="00903010" w:rsidP="00903010">
      <w:pPr>
        <w:pStyle w:val="Caption"/>
        <w:jc w:val="center"/>
      </w:pPr>
      <w:bookmarkStart w:id="140" w:name="_Toc220700890"/>
      <w:r>
        <w:t xml:space="preserve">Slika </w:t>
      </w:r>
      <w:r>
        <w:fldChar w:fldCharType="begin"/>
      </w:r>
      <w:r>
        <w:instrText xml:space="preserve"> SEQ Slika \* ARABIC </w:instrText>
      </w:r>
      <w:r>
        <w:fldChar w:fldCharType="separate"/>
      </w:r>
      <w:r w:rsidR="002341AD">
        <w:rPr>
          <w:noProof/>
        </w:rPr>
        <w:t>50</w:t>
      </w:r>
      <w:r>
        <w:fldChar w:fldCharType="end"/>
      </w:r>
      <w:r>
        <w:t xml:space="preserve"> – Pregled preostalih ispita studenta- ExamPeriodPage</w:t>
      </w:r>
      <w:bookmarkEnd w:id="140"/>
    </w:p>
    <w:p w14:paraId="087E11B9" w14:textId="76FE757A" w:rsidR="0043524D" w:rsidRPr="00563124" w:rsidRDefault="0043524D" w:rsidP="00493CEC">
      <w:pPr>
        <w:rPr>
          <w:lang w:val="en-US"/>
        </w:rPr>
      </w:pPr>
      <w:r>
        <w:t xml:space="preserve"> </w:t>
      </w:r>
    </w:p>
    <w:p w14:paraId="2A8731AB" w14:textId="77777777" w:rsidR="009430BD" w:rsidRDefault="009430BD" w:rsidP="009430BD">
      <w:pPr>
        <w:keepNext/>
        <w:jc w:val="center"/>
      </w:pPr>
      <w:r w:rsidRPr="009430BD">
        <w:rPr>
          <w:noProof/>
        </w:rPr>
        <w:lastRenderedPageBreak/>
        <w:drawing>
          <wp:inline distT="0" distB="0" distL="0" distR="0" wp14:anchorId="6B97CEC0" wp14:editId="16E0C8FA">
            <wp:extent cx="4801698" cy="6694998"/>
            <wp:effectExtent l="0" t="0" r="0" b="0"/>
            <wp:docPr id="5215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8259" name=""/>
                    <pic:cNvPicPr/>
                  </pic:nvPicPr>
                  <pic:blipFill>
                    <a:blip r:embed="rId65"/>
                    <a:stretch>
                      <a:fillRect/>
                    </a:stretch>
                  </pic:blipFill>
                  <pic:spPr>
                    <a:xfrm>
                      <a:off x="0" y="0"/>
                      <a:ext cx="4806357" cy="6701495"/>
                    </a:xfrm>
                    <a:prstGeom prst="rect">
                      <a:avLst/>
                    </a:prstGeom>
                  </pic:spPr>
                </pic:pic>
              </a:graphicData>
            </a:graphic>
          </wp:inline>
        </w:drawing>
      </w:r>
    </w:p>
    <w:p w14:paraId="489218AB" w14:textId="41171DC9" w:rsidR="009430BD" w:rsidRDefault="009430BD" w:rsidP="009430BD">
      <w:pPr>
        <w:pStyle w:val="Caption"/>
        <w:jc w:val="center"/>
      </w:pPr>
      <w:bookmarkStart w:id="141" w:name="_Toc220700891"/>
      <w:r>
        <w:t xml:space="preserve">Slika </w:t>
      </w:r>
      <w:r>
        <w:fldChar w:fldCharType="begin"/>
      </w:r>
      <w:r>
        <w:instrText xml:space="preserve"> SEQ Slika \* ARABIC </w:instrText>
      </w:r>
      <w:r>
        <w:fldChar w:fldCharType="separate"/>
      </w:r>
      <w:r w:rsidR="002341AD">
        <w:rPr>
          <w:noProof/>
        </w:rPr>
        <w:t>51</w:t>
      </w:r>
      <w:r>
        <w:fldChar w:fldCharType="end"/>
      </w:r>
      <w:r>
        <w:t xml:space="preserve"> - </w:t>
      </w:r>
      <w:r w:rsidRPr="007B6D61">
        <w:t>Pregled preostalih ispita studenta</w:t>
      </w:r>
      <w:r w:rsidR="000961E9">
        <w:t xml:space="preserve"> –</w:t>
      </w:r>
      <w:r>
        <w:t xml:space="preserve"> </w:t>
      </w:r>
      <w:r w:rsidR="000961E9">
        <w:t>servis c</w:t>
      </w:r>
      <w:r>
        <w:t>ourseExam</w:t>
      </w:r>
      <w:r w:rsidR="000961E9">
        <w:t>.ts</w:t>
      </w:r>
      <w:bookmarkEnd w:id="141"/>
    </w:p>
    <w:p w14:paraId="6B0C6CE5" w14:textId="77777777" w:rsidR="009430BD" w:rsidRDefault="009430BD" w:rsidP="00493CEC"/>
    <w:p w14:paraId="30D8CCAF" w14:textId="77777777" w:rsidR="009430BD" w:rsidRDefault="009430BD" w:rsidP="009430BD">
      <w:pPr>
        <w:keepNext/>
        <w:jc w:val="center"/>
      </w:pPr>
      <w:r w:rsidRPr="009430BD">
        <w:rPr>
          <w:noProof/>
        </w:rPr>
        <w:lastRenderedPageBreak/>
        <w:drawing>
          <wp:inline distT="0" distB="0" distL="0" distR="0" wp14:anchorId="4310FF09" wp14:editId="5ED64DC1">
            <wp:extent cx="5049078" cy="3518240"/>
            <wp:effectExtent l="0" t="0" r="0" b="6350"/>
            <wp:docPr id="75522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20368" name=""/>
                    <pic:cNvPicPr/>
                  </pic:nvPicPr>
                  <pic:blipFill>
                    <a:blip r:embed="rId66"/>
                    <a:stretch>
                      <a:fillRect/>
                    </a:stretch>
                  </pic:blipFill>
                  <pic:spPr>
                    <a:xfrm>
                      <a:off x="0" y="0"/>
                      <a:ext cx="5056725" cy="3523569"/>
                    </a:xfrm>
                    <a:prstGeom prst="rect">
                      <a:avLst/>
                    </a:prstGeom>
                  </pic:spPr>
                </pic:pic>
              </a:graphicData>
            </a:graphic>
          </wp:inline>
        </w:drawing>
      </w:r>
    </w:p>
    <w:p w14:paraId="4DCF2D70" w14:textId="0FE8FED6" w:rsidR="009430BD" w:rsidRDefault="009430BD" w:rsidP="009430BD">
      <w:pPr>
        <w:pStyle w:val="Caption"/>
        <w:jc w:val="center"/>
      </w:pPr>
      <w:bookmarkStart w:id="142" w:name="_Toc220700892"/>
      <w:r>
        <w:t xml:space="preserve">Slika </w:t>
      </w:r>
      <w:r>
        <w:fldChar w:fldCharType="begin"/>
      </w:r>
      <w:r>
        <w:instrText xml:space="preserve"> SEQ Slika \* ARABIC </w:instrText>
      </w:r>
      <w:r>
        <w:fldChar w:fldCharType="separate"/>
      </w:r>
      <w:r w:rsidR="002341AD">
        <w:rPr>
          <w:noProof/>
        </w:rPr>
        <w:t>52</w:t>
      </w:r>
      <w:r>
        <w:fldChar w:fldCharType="end"/>
      </w:r>
      <w:r>
        <w:t xml:space="preserve"> - Implementacija GET funkcije korišćenjem axios biblioteke za HTTP pozive</w:t>
      </w:r>
      <w:bookmarkEnd w:id="142"/>
    </w:p>
    <w:p w14:paraId="51205B52" w14:textId="77777777" w:rsidR="00493CEC" w:rsidRPr="00A02355" w:rsidRDefault="00493CEC" w:rsidP="00493CEC"/>
    <w:p w14:paraId="76E64B5B" w14:textId="289941AC" w:rsidR="0089352A" w:rsidRDefault="0089352A" w:rsidP="009E6493">
      <w:pPr>
        <w:pStyle w:val="Heading2"/>
      </w:pPr>
      <w:bookmarkStart w:id="143" w:name="_Toc220700999"/>
      <w:r>
        <w:t xml:space="preserve">4.2 </w:t>
      </w:r>
      <w:r w:rsidR="00C3783E">
        <w:t>Backend implementacija</w:t>
      </w:r>
      <w:bookmarkEnd w:id="143"/>
    </w:p>
    <w:p w14:paraId="4730253C" w14:textId="5F476871" w:rsidR="00AF5F0A" w:rsidRDefault="00AF5F0A" w:rsidP="00AF5F0A">
      <w:r>
        <w:t>Backend rešenje je pisano u Laravel php frameworku kori</w:t>
      </w:r>
      <w:r>
        <w:rPr>
          <w:lang w:val="en-US"/>
        </w:rPr>
        <w:t>šćenjem</w:t>
      </w:r>
      <w:r>
        <w:t xml:space="preserve"> hexagon arhitekture.</w:t>
      </w:r>
    </w:p>
    <w:p w14:paraId="16A5A87A" w14:textId="77777777" w:rsidR="00AF5F0A" w:rsidRDefault="00AF5F0A" w:rsidP="00AF5F0A">
      <w:pPr>
        <w:keepNext/>
        <w:jc w:val="center"/>
      </w:pPr>
      <w:r w:rsidRPr="00AF5F0A">
        <w:rPr>
          <w:noProof/>
        </w:rPr>
        <w:lastRenderedPageBreak/>
        <w:drawing>
          <wp:inline distT="0" distB="0" distL="0" distR="0" wp14:anchorId="5131A1EF" wp14:editId="28055D9F">
            <wp:extent cx="2353890" cy="7760473"/>
            <wp:effectExtent l="0" t="0" r="8890" b="0"/>
            <wp:docPr id="3380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8013" name=""/>
                    <pic:cNvPicPr/>
                  </pic:nvPicPr>
                  <pic:blipFill>
                    <a:blip r:embed="rId67"/>
                    <a:stretch>
                      <a:fillRect/>
                    </a:stretch>
                  </pic:blipFill>
                  <pic:spPr>
                    <a:xfrm>
                      <a:off x="0" y="0"/>
                      <a:ext cx="2365381" cy="7798357"/>
                    </a:xfrm>
                    <a:prstGeom prst="rect">
                      <a:avLst/>
                    </a:prstGeom>
                  </pic:spPr>
                </pic:pic>
              </a:graphicData>
            </a:graphic>
          </wp:inline>
        </w:drawing>
      </w:r>
    </w:p>
    <w:p w14:paraId="584CC082" w14:textId="6446B18E" w:rsidR="00AF5F0A" w:rsidRDefault="00AF5F0A" w:rsidP="00AF5F0A">
      <w:pPr>
        <w:pStyle w:val="Caption"/>
        <w:jc w:val="center"/>
      </w:pPr>
      <w:bookmarkStart w:id="144" w:name="_Toc220700893"/>
      <w:r>
        <w:t xml:space="preserve">Slika </w:t>
      </w:r>
      <w:r>
        <w:fldChar w:fldCharType="begin"/>
      </w:r>
      <w:r>
        <w:instrText xml:space="preserve"> SEQ Slika \* ARABIC </w:instrText>
      </w:r>
      <w:r>
        <w:fldChar w:fldCharType="separate"/>
      </w:r>
      <w:r w:rsidR="002341AD">
        <w:rPr>
          <w:noProof/>
        </w:rPr>
        <w:t>53</w:t>
      </w:r>
      <w:r>
        <w:fldChar w:fldCharType="end"/>
      </w:r>
      <w:r>
        <w:t xml:space="preserve"> - Organizacija koda prema Hexagon arhitekturi</w:t>
      </w:r>
      <w:bookmarkEnd w:id="144"/>
    </w:p>
    <w:p w14:paraId="04799405" w14:textId="77777777" w:rsidR="00AF5F0A" w:rsidRDefault="00AF5F0A" w:rsidP="00493CEC"/>
    <w:p w14:paraId="3EF07159" w14:textId="7FA04B76" w:rsidR="00493CEC" w:rsidRDefault="00493CEC" w:rsidP="00493CEC">
      <w:r>
        <w:t>Laravel Backend prima zahteve na routeru</w:t>
      </w:r>
      <w:r w:rsidR="000E1129">
        <w:t xml:space="preserve"> api.php</w:t>
      </w:r>
      <w:r>
        <w:t>, poziva odgovarajuć</w:t>
      </w:r>
      <w:r w:rsidR="00AF5F0A">
        <w:t>i</w:t>
      </w:r>
      <w:r>
        <w:t xml:space="preserve"> metodu u kontroleru koja korišćenjem Eloquent ORM-a nad Modelima fetch-uje i menja odgovarajuća stanja iz SQL Server baze podataka. Objekti klase modela ili kolekcije tih objekata se nakon toga konveruju u odgovarajući resurs i samo relevantni podaci se vraćaju frontendu kao odgovor. </w:t>
      </w:r>
    </w:p>
    <w:p w14:paraId="293941D1" w14:textId="77777777" w:rsidR="00493CEC" w:rsidRDefault="00493CEC" w:rsidP="00493CEC">
      <w:r>
        <w:t>Pokreće se komandom php artisan serve.</w:t>
      </w:r>
    </w:p>
    <w:p w14:paraId="28D46290" w14:textId="55646D90" w:rsidR="001944FF" w:rsidRDefault="00F123DD" w:rsidP="001944FF">
      <w:pPr>
        <w:keepNext/>
        <w:jc w:val="center"/>
      </w:pPr>
      <w:r w:rsidRPr="00F123DD">
        <w:rPr>
          <w:noProof/>
        </w:rPr>
        <w:drawing>
          <wp:inline distT="0" distB="0" distL="0" distR="0" wp14:anchorId="08CC1F6F" wp14:editId="3C6DE5CC">
            <wp:extent cx="5943600" cy="3843655"/>
            <wp:effectExtent l="0" t="0" r="0" b="4445"/>
            <wp:docPr id="143138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87380" name=""/>
                    <pic:cNvPicPr/>
                  </pic:nvPicPr>
                  <pic:blipFill>
                    <a:blip r:embed="rId68"/>
                    <a:stretch>
                      <a:fillRect/>
                    </a:stretch>
                  </pic:blipFill>
                  <pic:spPr>
                    <a:xfrm>
                      <a:off x="0" y="0"/>
                      <a:ext cx="5943600" cy="3843655"/>
                    </a:xfrm>
                    <a:prstGeom prst="rect">
                      <a:avLst/>
                    </a:prstGeom>
                  </pic:spPr>
                </pic:pic>
              </a:graphicData>
            </a:graphic>
          </wp:inline>
        </w:drawing>
      </w:r>
    </w:p>
    <w:p w14:paraId="149ECAA4" w14:textId="62F03F99" w:rsidR="00493CEC" w:rsidRDefault="001944FF" w:rsidP="001944FF">
      <w:pPr>
        <w:pStyle w:val="Caption"/>
        <w:jc w:val="center"/>
      </w:pPr>
      <w:bookmarkStart w:id="145" w:name="_Toc220700894"/>
      <w:r>
        <w:t xml:space="preserve">Slika </w:t>
      </w:r>
      <w:r>
        <w:fldChar w:fldCharType="begin"/>
      </w:r>
      <w:r>
        <w:instrText xml:space="preserve"> SEQ Slika \* ARABIC </w:instrText>
      </w:r>
      <w:r>
        <w:fldChar w:fldCharType="separate"/>
      </w:r>
      <w:r w:rsidR="002341AD">
        <w:rPr>
          <w:noProof/>
        </w:rPr>
        <w:t>54</w:t>
      </w:r>
      <w:r>
        <w:fldChar w:fldCharType="end"/>
      </w:r>
      <w:r>
        <w:t xml:space="preserve">: </w:t>
      </w:r>
      <w:r w:rsidRPr="00A42682">
        <w:t>Spisak backend ruta u backend aplikaciji</w:t>
      </w:r>
      <w:bookmarkEnd w:id="145"/>
    </w:p>
    <w:p w14:paraId="46345378" w14:textId="1F26825F" w:rsidR="005550F6" w:rsidRPr="005550F6" w:rsidRDefault="005550F6" w:rsidP="005550F6">
      <w:pPr>
        <w:rPr>
          <w:lang w:val="en-US"/>
        </w:rPr>
      </w:pPr>
      <w:r>
        <w:t xml:space="preserve">Implementacija biznis pravila </w:t>
      </w:r>
      <w:r>
        <w:rPr>
          <w:lang w:val="en-US"/>
        </w:rPr>
        <w:t>će biti detaljnije objašnjena u odeljku 4.3 implementacija i korisničko uputstvo</w:t>
      </w:r>
    </w:p>
    <w:p w14:paraId="23D53A08" w14:textId="31902FFA" w:rsidR="00493CEC" w:rsidRPr="00C528EE" w:rsidRDefault="00493CEC" w:rsidP="00493CEC">
      <w:pPr>
        <w:pStyle w:val="Heading4"/>
        <w:spacing w:after="120"/>
      </w:pPr>
      <w:bookmarkStart w:id="146" w:name="_Toc164291603"/>
      <w:bookmarkStart w:id="147" w:name="_Toc220701000"/>
      <w:r>
        <w:t xml:space="preserve">4.2.1 </w:t>
      </w:r>
      <w:r w:rsidRPr="00142540">
        <w:t>Konfiguracija backenda: konekcije prema bazi i migracija dummy podataka</w:t>
      </w:r>
      <w:bookmarkEnd w:id="146"/>
      <w:bookmarkEnd w:id="147"/>
    </w:p>
    <w:p w14:paraId="46201C7F" w14:textId="77777777" w:rsidR="00493CEC" w:rsidRDefault="00493CEC" w:rsidP="00493CEC">
      <w:pPr>
        <w:rPr>
          <w:lang w:val="en-US"/>
        </w:rPr>
      </w:pPr>
      <w:r>
        <w:rPr>
          <w:lang w:val="en-US"/>
        </w:rPr>
        <w:t>Pre pokretanja backenda potrebno je konfigurisati .env fajl i bazu i instalirati php i composer.</w:t>
      </w:r>
    </w:p>
    <w:p w14:paraId="58F21AF0" w14:textId="77777777" w:rsidR="00493CEC" w:rsidRDefault="00493CEC" w:rsidP="00493CEC">
      <w:pPr>
        <w:rPr>
          <w:lang w:val="en-US"/>
        </w:rPr>
      </w:pPr>
      <w:r>
        <w:rPr>
          <w:lang w:val="en-US"/>
        </w:rPr>
        <w:t>U slu</w:t>
      </w:r>
      <w:r>
        <w:t>čaju konfiguracije za</w:t>
      </w:r>
      <w:r>
        <w:rPr>
          <w:lang w:val="en-US"/>
        </w:rPr>
        <w:t xml:space="preserve"> SQL Server 2019, potrebno je instalirati odgovorajući driver:</w:t>
      </w:r>
    </w:p>
    <w:p w14:paraId="5B004B1E" w14:textId="77777777" w:rsidR="00493CEC" w:rsidRDefault="00493CEC" w:rsidP="00493CEC">
      <w:r>
        <w:rPr>
          <w:lang w:val="en-US"/>
        </w:rPr>
        <w:t xml:space="preserve"> </w:t>
      </w:r>
      <w:hyperlink r:id="rId69" w:history="1">
        <w:r>
          <w:rPr>
            <w:rStyle w:val="Hyperlink"/>
          </w:rPr>
          <w:t>Download ODBC Driver for SQL Server - ODBC Driver for SQL Server | Microsoft Learn</w:t>
        </w:r>
      </w:hyperlink>
    </w:p>
    <w:p w14:paraId="354EA740" w14:textId="77777777" w:rsidR="00493CEC" w:rsidRDefault="00493CEC" w:rsidP="00493CEC">
      <w:r>
        <w:t xml:space="preserve">Drivere je potrebno staviti u folder </w:t>
      </w:r>
      <w:r w:rsidRPr="00CB4F9F">
        <w:t>php\ext</w:t>
      </w:r>
      <w:r>
        <w:t xml:space="preserve"> i u php.ini fajl dodati linije </w:t>
      </w:r>
    </w:p>
    <w:p w14:paraId="7C80E2B7" w14:textId="77777777" w:rsidR="001944FF" w:rsidRDefault="00493CEC" w:rsidP="001944FF">
      <w:pPr>
        <w:keepNext/>
      </w:pPr>
      <w:r w:rsidRPr="00046982">
        <w:rPr>
          <w:noProof/>
          <w:lang w:val="en-US"/>
        </w:rPr>
        <w:lastRenderedPageBreak/>
        <w:drawing>
          <wp:inline distT="0" distB="0" distL="0" distR="0" wp14:anchorId="3A3EE0B2" wp14:editId="193EDCB1">
            <wp:extent cx="5943600" cy="3855085"/>
            <wp:effectExtent l="0" t="0" r="0" b="0"/>
            <wp:docPr id="2919490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49098" name="Picture 1" descr="A screenshot of a computer&#10;&#10;Description automatically generated"/>
                    <pic:cNvPicPr/>
                  </pic:nvPicPr>
                  <pic:blipFill>
                    <a:blip r:embed="rId70"/>
                    <a:stretch>
                      <a:fillRect/>
                    </a:stretch>
                  </pic:blipFill>
                  <pic:spPr>
                    <a:xfrm>
                      <a:off x="0" y="0"/>
                      <a:ext cx="5943600" cy="3855085"/>
                    </a:xfrm>
                    <a:prstGeom prst="rect">
                      <a:avLst/>
                    </a:prstGeom>
                  </pic:spPr>
                </pic:pic>
              </a:graphicData>
            </a:graphic>
          </wp:inline>
        </w:drawing>
      </w:r>
    </w:p>
    <w:p w14:paraId="25730490" w14:textId="425B11D0" w:rsidR="00493CEC" w:rsidRDefault="001944FF" w:rsidP="001944FF">
      <w:pPr>
        <w:pStyle w:val="Caption"/>
        <w:jc w:val="center"/>
      </w:pPr>
      <w:bookmarkStart w:id="148" w:name="_Toc220700895"/>
      <w:r>
        <w:t xml:space="preserve">Slika </w:t>
      </w:r>
      <w:r>
        <w:fldChar w:fldCharType="begin"/>
      </w:r>
      <w:r>
        <w:instrText xml:space="preserve"> SEQ Slika \* ARABIC </w:instrText>
      </w:r>
      <w:r>
        <w:fldChar w:fldCharType="separate"/>
      </w:r>
      <w:r w:rsidR="002341AD">
        <w:rPr>
          <w:noProof/>
        </w:rPr>
        <w:t>55</w:t>
      </w:r>
      <w:r>
        <w:fldChar w:fldCharType="end"/>
      </w:r>
      <w:r>
        <w:t xml:space="preserve">: </w:t>
      </w:r>
      <w:r w:rsidRPr="008824D2">
        <w:t>php/ext folder i php.ini</w:t>
      </w:r>
      <w:bookmarkEnd w:id="148"/>
    </w:p>
    <w:p w14:paraId="5EBDB443" w14:textId="142F7538" w:rsidR="00493CEC" w:rsidRDefault="00493CEC" w:rsidP="00493CEC">
      <w:r>
        <w:rPr>
          <w:lang w:val="en-US"/>
        </w:rPr>
        <w:t>Nakon toga kroz Sql Server Management Studio potrebno je kreirati bazu sa imenom estudent, napraviti novog usera ili koristiti postoje</w:t>
      </w:r>
      <w:r>
        <w:t>ćeg koji ima adminska prava nad tom bazom.</w:t>
      </w:r>
    </w:p>
    <w:p w14:paraId="392ABC87" w14:textId="5E1B31C9" w:rsidR="001944FF" w:rsidRDefault="004D2B4E" w:rsidP="001944FF">
      <w:pPr>
        <w:keepNext/>
        <w:jc w:val="center"/>
      </w:pPr>
      <w:r w:rsidRPr="004D2B4E">
        <w:rPr>
          <w:noProof/>
        </w:rPr>
        <w:drawing>
          <wp:inline distT="0" distB="0" distL="0" distR="0" wp14:anchorId="5451C290" wp14:editId="5FA1E048">
            <wp:extent cx="4134427" cy="3210373"/>
            <wp:effectExtent l="0" t="0" r="0" b="9525"/>
            <wp:docPr id="8404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9127" name=""/>
                    <pic:cNvPicPr/>
                  </pic:nvPicPr>
                  <pic:blipFill>
                    <a:blip r:embed="rId71"/>
                    <a:stretch>
                      <a:fillRect/>
                    </a:stretch>
                  </pic:blipFill>
                  <pic:spPr>
                    <a:xfrm>
                      <a:off x="0" y="0"/>
                      <a:ext cx="4134427" cy="3210373"/>
                    </a:xfrm>
                    <a:prstGeom prst="rect">
                      <a:avLst/>
                    </a:prstGeom>
                  </pic:spPr>
                </pic:pic>
              </a:graphicData>
            </a:graphic>
          </wp:inline>
        </w:drawing>
      </w:r>
    </w:p>
    <w:p w14:paraId="2EB96062" w14:textId="1238519B" w:rsidR="00493CEC" w:rsidRDefault="001944FF" w:rsidP="001944FF">
      <w:pPr>
        <w:pStyle w:val="Caption"/>
        <w:jc w:val="center"/>
      </w:pPr>
      <w:bookmarkStart w:id="149" w:name="_Toc220700896"/>
      <w:r>
        <w:t xml:space="preserve">Slika </w:t>
      </w:r>
      <w:r>
        <w:fldChar w:fldCharType="begin"/>
      </w:r>
      <w:r>
        <w:instrText xml:space="preserve"> SEQ Slika \* ARABIC </w:instrText>
      </w:r>
      <w:r>
        <w:fldChar w:fldCharType="separate"/>
      </w:r>
      <w:r w:rsidR="002341AD">
        <w:rPr>
          <w:noProof/>
        </w:rPr>
        <w:t>56</w:t>
      </w:r>
      <w:r>
        <w:fldChar w:fldCharType="end"/>
      </w:r>
      <w:r>
        <w:t xml:space="preserve">: </w:t>
      </w:r>
      <w:r w:rsidRPr="001429F8">
        <w:t>Konfiguracija Laravel - SQL Server konekcije</w:t>
      </w:r>
      <w:bookmarkEnd w:id="149"/>
    </w:p>
    <w:p w14:paraId="32C1C9AD" w14:textId="3AB80224" w:rsidR="00493CEC" w:rsidRDefault="000E1129" w:rsidP="00493CEC">
      <w:r>
        <w:lastRenderedPageBreak/>
        <w:t>Radi efikasnosti git kopija pored source koda aplikacije, ne sadrži i konkretne pakete od kojih zavisi već samo njihove reference. Zato je p</w:t>
      </w:r>
      <w:r w:rsidR="00493CEC">
        <w:t>otrebno instalirati sv</w:t>
      </w:r>
      <w:r>
        <w:t>e</w:t>
      </w:r>
      <w:r w:rsidR="00493CEC">
        <w:t xml:space="preserve"> </w:t>
      </w:r>
      <w:r>
        <w:t>potrebne</w:t>
      </w:r>
      <w:r w:rsidR="00493CEC">
        <w:t xml:space="preserve"> pakete sa </w:t>
      </w:r>
      <w:r w:rsidR="00493CEC" w:rsidRPr="00142540">
        <w:rPr>
          <w:i/>
          <w:iCs/>
          <w:u w:val="single"/>
        </w:rPr>
        <w:t>$composer install</w:t>
      </w:r>
      <w:r w:rsidR="00493CEC">
        <w:rPr>
          <w:i/>
          <w:iCs/>
        </w:rPr>
        <w:t xml:space="preserve"> </w:t>
      </w:r>
      <w:r w:rsidR="00493CEC" w:rsidRPr="008E1784">
        <w:t>komanadom.</w:t>
      </w:r>
    </w:p>
    <w:p w14:paraId="4F62C5FE" w14:textId="77777777" w:rsidR="00493CEC" w:rsidRDefault="00493CEC" w:rsidP="00493CEC">
      <w:r>
        <w:t xml:space="preserve">Sa obzirom da aplikacija koristi Laravel Passport(oauth2) autentikaciju. Potrebno je kreirati tokene za laravel aplikaciju sto se radi sa komandom </w:t>
      </w:r>
      <w:r w:rsidRPr="00142540">
        <w:rPr>
          <w:i/>
          <w:iCs/>
          <w:u w:val="single"/>
        </w:rPr>
        <w:t>$php artisan key:generate</w:t>
      </w:r>
      <w:r w:rsidRPr="00C35822">
        <w:t xml:space="preserve"> komandom.</w:t>
      </w:r>
    </w:p>
    <w:p w14:paraId="1B527A71" w14:textId="77777777" w:rsidR="00493CEC" w:rsidRDefault="00493CEC" w:rsidP="00493CEC">
      <w:r>
        <w:t xml:space="preserve">Nakon toga tabele i njihove veze se kreiraju korišćenjem </w:t>
      </w:r>
      <w:r w:rsidRPr="00EE2544">
        <w:rPr>
          <w:i/>
          <w:iCs/>
          <w:u w:val="single"/>
        </w:rPr>
        <w:t>$php artisan migrate</w:t>
      </w:r>
      <w:r>
        <w:t xml:space="preserve"> komande.</w:t>
      </w:r>
    </w:p>
    <w:p w14:paraId="462FFA5F" w14:textId="77777777" w:rsidR="00493CEC" w:rsidRPr="00142540" w:rsidRDefault="00493CEC" w:rsidP="00493CEC">
      <w:r>
        <w:t xml:space="preserve">Moguće je napuniti tabele sa dummy podacima korišćenjem </w:t>
      </w:r>
      <w:r w:rsidRPr="00142540">
        <w:rPr>
          <w:i/>
          <w:iCs/>
          <w:u w:val="single"/>
        </w:rPr>
        <w:t>$php artisan db:seed</w:t>
      </w:r>
      <w:r>
        <w:t xml:space="preserve"> komande.</w:t>
      </w:r>
    </w:p>
    <w:p w14:paraId="7BB7381C" w14:textId="4FBE2FAD" w:rsidR="00493CEC" w:rsidRPr="00493CEC" w:rsidRDefault="00493CEC" w:rsidP="00493CEC">
      <w:r>
        <w:t xml:space="preserve">Server se na kraju pokreće sa komandom </w:t>
      </w:r>
      <w:r w:rsidRPr="00142540">
        <w:rPr>
          <w:i/>
          <w:iCs/>
          <w:u w:val="single"/>
        </w:rPr>
        <w:t xml:space="preserve">$php artisan </w:t>
      </w:r>
      <w:r>
        <w:rPr>
          <w:i/>
          <w:iCs/>
          <w:u w:val="single"/>
        </w:rPr>
        <w:t>serve.</w:t>
      </w:r>
      <w:r>
        <w:t xml:space="preserve"> </w:t>
      </w:r>
    </w:p>
    <w:p w14:paraId="0C3A7A5B" w14:textId="77777777" w:rsidR="0089352A" w:rsidRDefault="0089352A" w:rsidP="0089352A"/>
    <w:p w14:paraId="1BC99E01" w14:textId="5962EA44" w:rsidR="00945821" w:rsidRPr="0087711C" w:rsidRDefault="0089352A" w:rsidP="00A70B92">
      <w:pPr>
        <w:pStyle w:val="Heading2"/>
        <w:rPr>
          <w:lang w:val="sr-Latn-RS"/>
        </w:rPr>
      </w:pPr>
      <w:bookmarkStart w:id="150" w:name="_Toc220701001"/>
      <w:r w:rsidRPr="0087711C">
        <w:rPr>
          <w:lang w:val="sr-Latn-RS"/>
        </w:rPr>
        <w:t>4.</w:t>
      </w:r>
      <w:r w:rsidR="005550F6">
        <w:rPr>
          <w:lang w:val="sr-Latn-RS"/>
        </w:rPr>
        <w:t>3</w:t>
      </w:r>
      <w:r w:rsidR="00945821" w:rsidRPr="0087711C">
        <w:rPr>
          <w:lang w:val="sr-Latn-RS"/>
        </w:rPr>
        <w:t xml:space="preserve"> </w:t>
      </w:r>
      <w:r w:rsidR="00E570D9">
        <w:rPr>
          <w:lang w:val="sr-Latn-RS"/>
        </w:rPr>
        <w:t>Implementacija</w:t>
      </w:r>
      <w:r w:rsidR="005550F6">
        <w:rPr>
          <w:lang w:val="sr-Latn-RS"/>
        </w:rPr>
        <w:t xml:space="preserve"> i k</w:t>
      </w:r>
      <w:r w:rsidR="005550F6" w:rsidRPr="0087711C">
        <w:rPr>
          <w:lang w:val="sr-Latn-RS"/>
        </w:rPr>
        <w:t>orisničko uputsvo</w:t>
      </w:r>
      <w:bookmarkEnd w:id="150"/>
    </w:p>
    <w:p w14:paraId="20BF5B44" w14:textId="77777777" w:rsidR="00945821" w:rsidRPr="00AE0458" w:rsidRDefault="00945821" w:rsidP="00945821"/>
    <w:p w14:paraId="681CFD71" w14:textId="28AA4AB5" w:rsidR="00945821" w:rsidRPr="00AE0458" w:rsidRDefault="00E93FCA" w:rsidP="00A70B92">
      <w:pPr>
        <w:pStyle w:val="Heading3"/>
      </w:pPr>
      <w:bookmarkStart w:id="151" w:name="_Toc220701002"/>
      <w:r>
        <w:t>4.</w:t>
      </w:r>
      <w:r w:rsidR="005550F6">
        <w:t>3</w:t>
      </w:r>
      <w:r>
        <w:t>.</w:t>
      </w:r>
      <w:r w:rsidR="00945821" w:rsidRPr="00AE0458">
        <w:t xml:space="preserve">1 </w:t>
      </w:r>
      <w:r w:rsidR="005550F6">
        <w:t xml:space="preserve"> Uputstvo </w:t>
      </w:r>
      <w:r w:rsidR="00945821" w:rsidRPr="00AE0458">
        <w:t>SK1: Prijavljivanje korisnika</w:t>
      </w:r>
      <w:bookmarkEnd w:id="151"/>
    </w:p>
    <w:p w14:paraId="241E62FE" w14:textId="55936E57" w:rsidR="001944FF" w:rsidRDefault="004D2B4E" w:rsidP="001944FF">
      <w:pPr>
        <w:keepNext/>
      </w:pPr>
      <w:r w:rsidRPr="004D2B4E">
        <w:rPr>
          <w:noProof/>
          <w:lang w:val="en-US"/>
        </w:rPr>
        <w:drawing>
          <wp:inline distT="0" distB="0" distL="0" distR="0" wp14:anchorId="7D192653" wp14:editId="48E02D1F">
            <wp:extent cx="5943600" cy="3462020"/>
            <wp:effectExtent l="0" t="0" r="0" b="5080"/>
            <wp:docPr id="202316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64144" name=""/>
                    <pic:cNvPicPr/>
                  </pic:nvPicPr>
                  <pic:blipFill>
                    <a:blip r:embed="rId72"/>
                    <a:stretch>
                      <a:fillRect/>
                    </a:stretch>
                  </pic:blipFill>
                  <pic:spPr>
                    <a:xfrm>
                      <a:off x="0" y="0"/>
                      <a:ext cx="5943600" cy="3462020"/>
                    </a:xfrm>
                    <a:prstGeom prst="rect">
                      <a:avLst/>
                    </a:prstGeom>
                  </pic:spPr>
                </pic:pic>
              </a:graphicData>
            </a:graphic>
          </wp:inline>
        </w:drawing>
      </w:r>
      <w:r w:rsidRPr="004D2B4E">
        <w:rPr>
          <w:noProof/>
          <w:lang w:val="en-US"/>
        </w:rPr>
        <w:t xml:space="preserve"> </w:t>
      </w:r>
    </w:p>
    <w:p w14:paraId="3B33CBAA" w14:textId="7245203C" w:rsidR="00945821" w:rsidRDefault="001944FF" w:rsidP="001944FF">
      <w:pPr>
        <w:pStyle w:val="Caption"/>
        <w:jc w:val="center"/>
      </w:pPr>
      <w:bookmarkStart w:id="152" w:name="_Toc220700897"/>
      <w:r>
        <w:t xml:space="preserve">Slika </w:t>
      </w:r>
      <w:r>
        <w:fldChar w:fldCharType="begin"/>
      </w:r>
      <w:r>
        <w:instrText xml:space="preserve"> SEQ Slika \* ARABIC </w:instrText>
      </w:r>
      <w:r>
        <w:fldChar w:fldCharType="separate"/>
      </w:r>
      <w:r w:rsidR="002341AD">
        <w:rPr>
          <w:noProof/>
        </w:rPr>
        <w:t>57</w:t>
      </w:r>
      <w:r>
        <w:fldChar w:fldCharType="end"/>
      </w:r>
      <w:r>
        <w:t xml:space="preserve">: </w:t>
      </w:r>
      <w:r w:rsidRPr="00EF20AC">
        <w:t>SK1:Izgled login forme</w:t>
      </w:r>
      <w:bookmarkEnd w:id="152"/>
    </w:p>
    <w:p w14:paraId="577AD747" w14:textId="77777777" w:rsidR="00945821" w:rsidRPr="00AE0458" w:rsidRDefault="00945821" w:rsidP="00945821">
      <w:pPr>
        <w:rPr>
          <w:lang w:val="de-AT"/>
        </w:rPr>
      </w:pPr>
      <w:r w:rsidRPr="00AE0458">
        <w:t xml:space="preserve">Opis: Nakon kucanja odgovarajućeg passworda i šifre klikom na dugme log in. </w:t>
      </w:r>
      <w:r w:rsidRPr="00AE0458">
        <w:rPr>
          <w:lang w:val="de-AT"/>
        </w:rPr>
        <w:t>Korisnik se loguje na system i prikazuje mu se HomePage komponenta.</w:t>
      </w:r>
    </w:p>
    <w:p w14:paraId="1EA19ACF" w14:textId="1EB97ED2" w:rsidR="00945821" w:rsidRDefault="00945821" w:rsidP="00945821">
      <w:r w:rsidRPr="00AE0458">
        <w:rPr>
          <w:lang w:val="de-AT"/>
        </w:rPr>
        <w:t>U slu</w:t>
      </w:r>
      <w:r>
        <w:t>čaju da je poslat zahtev obra</w:t>
      </w:r>
      <w:r w:rsidR="00645107">
        <w:t>đ</w:t>
      </w:r>
      <w:r>
        <w:t>en uspešno. Klijentu će biti prikazan HomePage.</w:t>
      </w:r>
    </w:p>
    <w:p w14:paraId="6D9FEEC2" w14:textId="2B38C97E" w:rsidR="001944FF" w:rsidRDefault="00D63BE9" w:rsidP="001944FF">
      <w:pPr>
        <w:keepNext/>
      </w:pPr>
      <w:r w:rsidRPr="00D63BE9">
        <w:rPr>
          <w:noProof/>
        </w:rPr>
        <w:lastRenderedPageBreak/>
        <w:drawing>
          <wp:inline distT="0" distB="0" distL="0" distR="0" wp14:anchorId="3C96B839" wp14:editId="339EB6B9">
            <wp:extent cx="5943600" cy="3422650"/>
            <wp:effectExtent l="0" t="0" r="0" b="6350"/>
            <wp:docPr id="201564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45791" name=""/>
                    <pic:cNvPicPr/>
                  </pic:nvPicPr>
                  <pic:blipFill>
                    <a:blip r:embed="rId73"/>
                    <a:stretch>
                      <a:fillRect/>
                    </a:stretch>
                  </pic:blipFill>
                  <pic:spPr>
                    <a:xfrm>
                      <a:off x="0" y="0"/>
                      <a:ext cx="5943600" cy="3422650"/>
                    </a:xfrm>
                    <a:prstGeom prst="rect">
                      <a:avLst/>
                    </a:prstGeom>
                  </pic:spPr>
                </pic:pic>
              </a:graphicData>
            </a:graphic>
          </wp:inline>
        </w:drawing>
      </w:r>
    </w:p>
    <w:p w14:paraId="38BCACC6" w14:textId="27A8B82D" w:rsidR="00945821" w:rsidRDefault="001944FF" w:rsidP="001944FF">
      <w:pPr>
        <w:pStyle w:val="Caption"/>
        <w:jc w:val="center"/>
      </w:pPr>
      <w:bookmarkStart w:id="153" w:name="_Toc220700898"/>
      <w:r>
        <w:t xml:space="preserve">Slika </w:t>
      </w:r>
      <w:r>
        <w:fldChar w:fldCharType="begin"/>
      </w:r>
      <w:r>
        <w:instrText xml:space="preserve"> SEQ Slika \* ARABIC </w:instrText>
      </w:r>
      <w:r>
        <w:fldChar w:fldCharType="separate"/>
      </w:r>
      <w:r w:rsidR="002341AD">
        <w:rPr>
          <w:noProof/>
        </w:rPr>
        <w:t>58</w:t>
      </w:r>
      <w:r>
        <w:fldChar w:fldCharType="end"/>
      </w:r>
      <w:r>
        <w:t xml:space="preserve">: </w:t>
      </w:r>
      <w:r w:rsidRPr="002806A3">
        <w:t xml:space="preserve">SK1: </w:t>
      </w:r>
      <w:r w:rsidR="000E1129">
        <w:t>U</w:t>
      </w:r>
      <w:r w:rsidRPr="002806A3">
        <w:t>spešno logovanje</w:t>
      </w:r>
      <w:bookmarkEnd w:id="153"/>
    </w:p>
    <w:p w14:paraId="73BEDCA4" w14:textId="5D4F7341" w:rsidR="00945821" w:rsidRPr="00AE0458" w:rsidRDefault="00945821" w:rsidP="00945821">
      <w:r w:rsidRPr="00AE0458">
        <w:t>U slu</w:t>
      </w:r>
      <w:r>
        <w:t xml:space="preserve">čaju da je zahtev poslat, a da server nije podignut klijentu će se </w:t>
      </w:r>
      <w:r w:rsidR="00D63BE9">
        <w:t>poruka na 5 sekundi</w:t>
      </w:r>
      <w:r>
        <w:t xml:space="preserve"> sa crvenim slovima</w:t>
      </w:r>
      <w:r w:rsidRPr="00AE0458">
        <w:t xml:space="preserve">: </w:t>
      </w:r>
      <w:r w:rsidR="00D63BE9">
        <w:t>Do</w:t>
      </w:r>
      <w:r w:rsidR="00D63BE9">
        <w:rPr>
          <w:lang w:val="en-US"/>
        </w:rPr>
        <w:t>šlo je do greške pri prijavljivanju</w:t>
      </w:r>
      <w:r w:rsidRPr="00AE0458">
        <w:t>.</w:t>
      </w:r>
    </w:p>
    <w:p w14:paraId="092532FD" w14:textId="6E64BE61" w:rsidR="001944FF" w:rsidRDefault="00D63BE9" w:rsidP="001944FF">
      <w:pPr>
        <w:keepNext/>
        <w:jc w:val="center"/>
      </w:pPr>
      <w:r w:rsidRPr="00D63BE9">
        <w:rPr>
          <w:noProof/>
        </w:rPr>
        <w:drawing>
          <wp:inline distT="0" distB="0" distL="0" distR="0" wp14:anchorId="29E87F2F" wp14:editId="5160B4A8">
            <wp:extent cx="5943600" cy="3429635"/>
            <wp:effectExtent l="0" t="0" r="0" b="0"/>
            <wp:docPr id="192367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75920" name=""/>
                    <pic:cNvPicPr/>
                  </pic:nvPicPr>
                  <pic:blipFill>
                    <a:blip r:embed="rId74"/>
                    <a:stretch>
                      <a:fillRect/>
                    </a:stretch>
                  </pic:blipFill>
                  <pic:spPr>
                    <a:xfrm>
                      <a:off x="0" y="0"/>
                      <a:ext cx="5943600" cy="3429635"/>
                    </a:xfrm>
                    <a:prstGeom prst="rect">
                      <a:avLst/>
                    </a:prstGeom>
                  </pic:spPr>
                </pic:pic>
              </a:graphicData>
            </a:graphic>
          </wp:inline>
        </w:drawing>
      </w:r>
    </w:p>
    <w:p w14:paraId="7C237EA7" w14:textId="52A5F14B" w:rsidR="00945821" w:rsidRPr="00E14154" w:rsidRDefault="001944FF" w:rsidP="001944FF">
      <w:pPr>
        <w:pStyle w:val="Caption"/>
        <w:jc w:val="center"/>
        <w:rPr>
          <w:lang w:val="en-US"/>
        </w:rPr>
      </w:pPr>
      <w:bookmarkStart w:id="154" w:name="_Toc220700899"/>
      <w:r>
        <w:t xml:space="preserve">Slika </w:t>
      </w:r>
      <w:r>
        <w:fldChar w:fldCharType="begin"/>
      </w:r>
      <w:r>
        <w:instrText xml:space="preserve"> SEQ Slika \* ARABIC </w:instrText>
      </w:r>
      <w:r>
        <w:fldChar w:fldCharType="separate"/>
      </w:r>
      <w:r w:rsidR="002341AD">
        <w:rPr>
          <w:noProof/>
        </w:rPr>
        <w:t>59</w:t>
      </w:r>
      <w:r>
        <w:fldChar w:fldCharType="end"/>
      </w:r>
      <w:r>
        <w:t xml:space="preserve">: </w:t>
      </w:r>
      <w:r w:rsidRPr="00671325">
        <w:t xml:space="preserve">SK1, poruka: </w:t>
      </w:r>
      <w:r w:rsidR="00D63BE9">
        <w:t>Došlo je do greške pri prijavljivanju</w:t>
      </w:r>
      <w:bookmarkEnd w:id="154"/>
    </w:p>
    <w:p w14:paraId="78BECF44" w14:textId="1C613F30" w:rsidR="00945821" w:rsidRDefault="001944FF" w:rsidP="001944FF">
      <w:pPr>
        <w:pStyle w:val="Caption"/>
      </w:pPr>
      <w:r>
        <w:rPr>
          <w:noProof/>
        </w:rPr>
        <w:lastRenderedPageBreak/>
        <mc:AlternateContent>
          <mc:Choice Requires="wps">
            <w:drawing>
              <wp:anchor distT="0" distB="0" distL="114300" distR="114300" simplePos="0" relativeHeight="251661312" behindDoc="0" locked="0" layoutInCell="1" allowOverlap="1" wp14:anchorId="7E467DC3" wp14:editId="64970EE9">
                <wp:simplePos x="0" y="0"/>
                <wp:positionH relativeFrom="column">
                  <wp:posOffset>1475740</wp:posOffset>
                </wp:positionH>
                <wp:positionV relativeFrom="paragraph">
                  <wp:posOffset>3839210</wp:posOffset>
                </wp:positionV>
                <wp:extent cx="3034665" cy="635"/>
                <wp:effectExtent l="0" t="0" r="0" b="0"/>
                <wp:wrapSquare wrapText="bothSides"/>
                <wp:docPr id="1536579063" name="Text Box 1"/>
                <wp:cNvGraphicFramePr/>
                <a:graphic xmlns:a="http://schemas.openxmlformats.org/drawingml/2006/main">
                  <a:graphicData uri="http://schemas.microsoft.com/office/word/2010/wordprocessingShape">
                    <wps:wsp>
                      <wps:cNvSpPr txBox="1"/>
                      <wps:spPr>
                        <a:xfrm>
                          <a:off x="0" y="0"/>
                          <a:ext cx="3034665" cy="635"/>
                        </a:xfrm>
                        <a:prstGeom prst="rect">
                          <a:avLst/>
                        </a:prstGeom>
                        <a:solidFill>
                          <a:prstClr val="white"/>
                        </a:solidFill>
                        <a:ln>
                          <a:noFill/>
                        </a:ln>
                      </wps:spPr>
                      <wps:txbx>
                        <w:txbxContent>
                          <w:p w14:paraId="7A8D5398" w14:textId="3FE8DA5A" w:rsidR="001944FF" w:rsidRPr="00101E87" w:rsidRDefault="001944FF" w:rsidP="001944FF">
                            <w:pPr>
                              <w:pStyle w:val="Caption"/>
                              <w:rPr>
                                <w:noProof/>
                                <w:lang w:val="en-US"/>
                              </w:rPr>
                            </w:pPr>
                            <w:bookmarkStart w:id="155" w:name="_Toc220700900"/>
                            <w:r>
                              <w:t xml:space="preserve">Slika </w:t>
                            </w:r>
                            <w:r>
                              <w:fldChar w:fldCharType="begin"/>
                            </w:r>
                            <w:r>
                              <w:instrText xml:space="preserve"> SEQ Slika \* ARABIC </w:instrText>
                            </w:r>
                            <w:r>
                              <w:fldChar w:fldCharType="separate"/>
                            </w:r>
                            <w:r w:rsidR="002341AD">
                              <w:rPr>
                                <w:noProof/>
                              </w:rPr>
                              <w:t>60</w:t>
                            </w:r>
                            <w:r>
                              <w:fldChar w:fldCharType="end"/>
                            </w:r>
                            <w:r>
                              <w:t xml:space="preserve">: </w:t>
                            </w:r>
                            <w:r w:rsidRPr="001211FC">
                              <w:t xml:space="preserve">SK1, poruka: </w:t>
                            </w:r>
                            <w:r w:rsidR="00101E87">
                              <w:t>Pogre</w:t>
                            </w:r>
                            <w:r w:rsidR="00101E87">
                              <w:rPr>
                                <w:lang w:val="en-US"/>
                              </w:rPr>
                              <w:t>šan broj indeksa ili password</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467DC3" id="_x0000_t202" coordsize="21600,21600" o:spt="202" path="m,l,21600r21600,l21600,xe">
                <v:stroke joinstyle="miter"/>
                <v:path gradientshapeok="t" o:connecttype="rect"/>
              </v:shapetype>
              <v:shape id="Text Box 1" o:spid="_x0000_s1026" type="#_x0000_t202" style="position:absolute;margin-left:116.2pt;margin-top:302.3pt;width:238.9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" stroked="f">
                <v:textbox style="mso-fit-shape-to-text:t" inset="0,0,0,0">
                  <w:txbxContent>
                    <w:p w14:paraId="7A8D5398" w14:textId="3FE8DA5A" w:rsidR="001944FF" w:rsidRPr="00101E87" w:rsidRDefault="001944FF" w:rsidP="001944FF">
                      <w:pPr>
                        <w:pStyle w:val="Caption"/>
                        <w:rPr>
                          <w:noProof/>
                          <w:lang w:val="en-US"/>
                        </w:rPr>
                      </w:pPr>
                      <w:bookmarkStart w:id="156" w:name="_Toc220700900"/>
                      <w:r>
                        <w:t xml:space="preserve">Slika </w:t>
                      </w:r>
                      <w:r>
                        <w:fldChar w:fldCharType="begin"/>
                      </w:r>
                      <w:r>
                        <w:instrText xml:space="preserve"> SEQ Slika \* ARABIC </w:instrText>
                      </w:r>
                      <w:r>
                        <w:fldChar w:fldCharType="separate"/>
                      </w:r>
                      <w:r w:rsidR="002341AD">
                        <w:rPr>
                          <w:noProof/>
                        </w:rPr>
                        <w:t>60</w:t>
                      </w:r>
                      <w:r>
                        <w:fldChar w:fldCharType="end"/>
                      </w:r>
                      <w:r>
                        <w:t xml:space="preserve">: </w:t>
                      </w:r>
                      <w:r w:rsidRPr="001211FC">
                        <w:t xml:space="preserve">SK1, poruka: </w:t>
                      </w:r>
                      <w:r w:rsidR="00101E87">
                        <w:t>Pogre</w:t>
                      </w:r>
                      <w:r w:rsidR="00101E87">
                        <w:rPr>
                          <w:lang w:val="en-US"/>
                        </w:rPr>
                        <w:t>šan broj indeksa ili password</w:t>
                      </w:r>
                      <w:bookmarkEnd w:id="156"/>
                    </w:p>
                  </w:txbxContent>
                </v:textbox>
                <w10:wrap type="square"/>
              </v:shape>
            </w:pict>
          </mc:Fallback>
        </mc:AlternateContent>
      </w:r>
      <w:r w:rsidR="00101E87" w:rsidRPr="00101E87">
        <w:rPr>
          <w:noProof/>
        </w:rPr>
        <w:drawing>
          <wp:inline distT="0" distB="0" distL="0" distR="0" wp14:anchorId="59C1D6E6" wp14:editId="0DC88FD2">
            <wp:extent cx="5943600" cy="3452495"/>
            <wp:effectExtent l="0" t="0" r="0" b="0"/>
            <wp:docPr id="69843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39118" name=""/>
                    <pic:cNvPicPr/>
                  </pic:nvPicPr>
                  <pic:blipFill>
                    <a:blip r:embed="rId75"/>
                    <a:stretch>
                      <a:fillRect/>
                    </a:stretch>
                  </pic:blipFill>
                  <pic:spPr>
                    <a:xfrm>
                      <a:off x="0" y="0"/>
                      <a:ext cx="5943600" cy="3452495"/>
                    </a:xfrm>
                    <a:prstGeom prst="rect">
                      <a:avLst/>
                    </a:prstGeom>
                  </pic:spPr>
                </pic:pic>
              </a:graphicData>
            </a:graphic>
          </wp:inline>
        </w:drawing>
      </w:r>
    </w:p>
    <w:p w14:paraId="4B22549F" w14:textId="1FA3725C" w:rsidR="00945821" w:rsidRDefault="00945821" w:rsidP="00945821">
      <w:pPr>
        <w:keepNext/>
      </w:pPr>
    </w:p>
    <w:p w14:paraId="7F152768" w14:textId="77777777" w:rsidR="00945821" w:rsidRDefault="00945821" w:rsidP="00945821"/>
    <w:p w14:paraId="7E208493" w14:textId="6960BEC2" w:rsidR="005550F6" w:rsidRDefault="005550F6" w:rsidP="005550F6">
      <w:pPr>
        <w:keepNext/>
      </w:pPr>
      <w:r w:rsidRPr="005550F6">
        <w:rPr>
          <w:noProof/>
        </w:rPr>
        <w:lastRenderedPageBreak/>
        <w:drawing>
          <wp:inline distT="0" distB="0" distL="0" distR="0" wp14:anchorId="3F830A38" wp14:editId="4F052526">
            <wp:extent cx="5943600" cy="6433185"/>
            <wp:effectExtent l="0" t="0" r="0" b="5715"/>
            <wp:docPr id="193138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80780" name=""/>
                    <pic:cNvPicPr/>
                  </pic:nvPicPr>
                  <pic:blipFill>
                    <a:blip r:embed="rId76"/>
                    <a:stretch>
                      <a:fillRect/>
                    </a:stretch>
                  </pic:blipFill>
                  <pic:spPr>
                    <a:xfrm>
                      <a:off x="0" y="0"/>
                      <a:ext cx="5943600" cy="6433185"/>
                    </a:xfrm>
                    <a:prstGeom prst="rect">
                      <a:avLst/>
                    </a:prstGeom>
                  </pic:spPr>
                </pic:pic>
              </a:graphicData>
            </a:graphic>
          </wp:inline>
        </w:drawing>
      </w:r>
    </w:p>
    <w:p w14:paraId="408AFA8E" w14:textId="2407835E" w:rsidR="005550F6" w:rsidRDefault="005550F6" w:rsidP="005550F6">
      <w:pPr>
        <w:pStyle w:val="Caption"/>
        <w:jc w:val="center"/>
      </w:pPr>
      <w:bookmarkStart w:id="157" w:name="_Toc220700901"/>
      <w:r>
        <w:t xml:space="preserve">Slika </w:t>
      </w:r>
      <w:r>
        <w:fldChar w:fldCharType="begin"/>
      </w:r>
      <w:r>
        <w:instrText xml:space="preserve"> SEQ Slika \* ARABIC </w:instrText>
      </w:r>
      <w:r>
        <w:fldChar w:fldCharType="separate"/>
      </w:r>
      <w:r w:rsidR="002341AD">
        <w:rPr>
          <w:noProof/>
        </w:rPr>
        <w:t>61</w:t>
      </w:r>
      <w:r>
        <w:fldChar w:fldCharType="end"/>
      </w:r>
      <w:r>
        <w:t>: SK1, Implementacija login metode</w:t>
      </w:r>
      <w:bookmarkEnd w:id="157"/>
    </w:p>
    <w:p w14:paraId="2EF12D06" w14:textId="2FE4F890" w:rsidR="00945821" w:rsidRDefault="0016783F" w:rsidP="00945821">
      <w:pPr>
        <w:keepNext/>
      </w:pPr>
      <w:r>
        <w:lastRenderedPageBreak/>
        <w:tab/>
      </w:r>
      <w:r>
        <w:tab/>
      </w:r>
      <w:r>
        <w:tab/>
      </w:r>
    </w:p>
    <w:p w14:paraId="75590DB4" w14:textId="77777777" w:rsidR="00945821" w:rsidRDefault="00945821" w:rsidP="00945821">
      <w:pPr>
        <w:keepNext/>
        <w:tabs>
          <w:tab w:val="left" w:pos="1200"/>
        </w:tabs>
      </w:pPr>
      <w:r>
        <w:tab/>
      </w:r>
      <w:r>
        <w:br w:type="textWrapping" w:clear="all"/>
      </w:r>
    </w:p>
    <w:p w14:paraId="5EEAD5AA" w14:textId="3E8CD218" w:rsidR="00945821" w:rsidRPr="00AE0458" w:rsidRDefault="00E93FCA" w:rsidP="00A70B92">
      <w:pPr>
        <w:pStyle w:val="Heading3"/>
      </w:pPr>
      <w:bookmarkStart w:id="158" w:name="_Toc220701003"/>
      <w:r>
        <w:t>4.2.</w:t>
      </w:r>
      <w:r w:rsidR="00344A48">
        <w:t>2</w:t>
      </w:r>
      <w:r w:rsidR="00945821" w:rsidRPr="00AE0458">
        <w:t xml:space="preserve"> Uputstvo SK</w:t>
      </w:r>
      <w:r w:rsidR="00344A48">
        <w:t>2</w:t>
      </w:r>
      <w:r w:rsidR="00945821" w:rsidRPr="00AE0458">
        <w:t>: Pregled svih ispita u aktuelnom ispitnom roku</w:t>
      </w:r>
      <w:bookmarkEnd w:id="158"/>
    </w:p>
    <w:p w14:paraId="23CA2CFA" w14:textId="5A5A0ED1" w:rsidR="001466F4" w:rsidRDefault="00945821" w:rsidP="001466F4">
      <w:pPr>
        <w:keepNext/>
      </w:pPr>
      <w:r>
        <w:t>Uslov</w:t>
      </w:r>
      <w:r w:rsidRPr="00AE0458">
        <w:rPr>
          <w:lang w:val="de-AT"/>
        </w:rPr>
        <w:t>: Korisnik je ulogovan sa svojim nalogom.</w:t>
      </w:r>
      <w:r w:rsidR="00344A48" w:rsidRPr="00344A48">
        <w:rPr>
          <w:noProof/>
        </w:rPr>
        <w:t xml:space="preserve"> </w:t>
      </w:r>
      <w:r w:rsidR="00344A48" w:rsidRPr="00344A48">
        <w:rPr>
          <w:noProof/>
          <w:lang w:val="de-AT"/>
        </w:rPr>
        <w:drawing>
          <wp:inline distT="0" distB="0" distL="0" distR="0" wp14:anchorId="1241272D" wp14:editId="304AB8BA">
            <wp:extent cx="5943600" cy="3565525"/>
            <wp:effectExtent l="0" t="0" r="0" b="0"/>
            <wp:docPr id="61244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44398" name=""/>
                    <pic:cNvPicPr/>
                  </pic:nvPicPr>
                  <pic:blipFill>
                    <a:blip r:embed="rId77"/>
                    <a:stretch>
                      <a:fillRect/>
                    </a:stretch>
                  </pic:blipFill>
                  <pic:spPr>
                    <a:xfrm>
                      <a:off x="0" y="0"/>
                      <a:ext cx="5943600" cy="3565525"/>
                    </a:xfrm>
                    <a:prstGeom prst="rect">
                      <a:avLst/>
                    </a:prstGeom>
                  </pic:spPr>
                </pic:pic>
              </a:graphicData>
            </a:graphic>
          </wp:inline>
        </w:drawing>
      </w:r>
    </w:p>
    <w:p w14:paraId="7213D1AB" w14:textId="5B0CE7A6" w:rsidR="00945821" w:rsidRDefault="001466F4" w:rsidP="001466F4">
      <w:pPr>
        <w:pStyle w:val="Caption"/>
        <w:jc w:val="center"/>
      </w:pPr>
      <w:bookmarkStart w:id="159" w:name="_Toc220700902"/>
      <w:r>
        <w:t xml:space="preserve">Slika </w:t>
      </w:r>
      <w:r>
        <w:fldChar w:fldCharType="begin"/>
      </w:r>
      <w:r>
        <w:instrText xml:space="preserve"> SEQ Slika \* ARABIC </w:instrText>
      </w:r>
      <w:r>
        <w:fldChar w:fldCharType="separate"/>
      </w:r>
      <w:r w:rsidR="002341AD">
        <w:rPr>
          <w:noProof/>
        </w:rPr>
        <w:t>62</w:t>
      </w:r>
      <w:r>
        <w:fldChar w:fldCharType="end"/>
      </w:r>
      <w:r>
        <w:t xml:space="preserve">: </w:t>
      </w:r>
      <w:r w:rsidRPr="009A2D16">
        <w:t>SK</w:t>
      </w:r>
      <w:r w:rsidR="00344A48">
        <w:t>2</w:t>
      </w:r>
      <w:r w:rsidR="005550F6">
        <w:t>,</w:t>
      </w:r>
      <w:r w:rsidRPr="009A2D16">
        <w:t xml:space="preserve"> </w:t>
      </w:r>
      <w:r w:rsidR="00344A48" w:rsidRPr="00671FA2">
        <w:t>Uspešno učitani svi ispiti u aktulenom ispitnom roku</w:t>
      </w:r>
      <w:bookmarkEnd w:id="159"/>
    </w:p>
    <w:p w14:paraId="5181CBBB" w14:textId="77777777" w:rsidR="00945821" w:rsidRPr="00AE0458" w:rsidRDefault="00945821" w:rsidP="00945821">
      <w:r w:rsidRPr="00AE0458">
        <w:t>Opis: Klikom na dugme svi, korisniku se prikazuju svi ispiti u izabranom ispitnom roku.</w:t>
      </w:r>
    </w:p>
    <w:p w14:paraId="7B719913" w14:textId="77777777" w:rsidR="00945821" w:rsidRDefault="00945821" w:rsidP="00945821">
      <w:r w:rsidRPr="00AE0458">
        <w:rPr>
          <w:lang w:val="de-AT"/>
        </w:rPr>
        <w:t>Ispitni rok je aktuelan ako je prijava ili njegovo odr</w:t>
      </w:r>
      <w:r>
        <w:t>žavanje trenutno u toku.</w:t>
      </w:r>
    </w:p>
    <w:p w14:paraId="05F8BB79" w14:textId="11C19DBF" w:rsidR="005550F6" w:rsidRDefault="005550F6" w:rsidP="00945821">
      <w:pPr>
        <w:rPr>
          <w:lang w:val="en-US"/>
        </w:rPr>
      </w:pPr>
      <w:r>
        <w:rPr>
          <w:lang w:val="en-US"/>
        </w:rPr>
        <w:t>Svaki resurs ispitnog roka u sebi sadrži i sve ispite koji se mogu prijaviti u tom roku tako da postoji samo 1 api poziv, za učitavanje aktuelnih rokova. Gde se vraćaju samo rokovi čiji datum registracije je pre danasnjeg datuma, a datum završetka nakon današnjeg datuma.</w:t>
      </w:r>
    </w:p>
    <w:p w14:paraId="6A9A2A85" w14:textId="77777777" w:rsidR="005550F6" w:rsidRDefault="005550F6" w:rsidP="005550F6">
      <w:pPr>
        <w:keepNext/>
      </w:pPr>
      <w:r w:rsidRPr="005550F6">
        <w:rPr>
          <w:noProof/>
          <w:lang w:val="en-US"/>
        </w:rPr>
        <w:lastRenderedPageBreak/>
        <w:drawing>
          <wp:inline distT="0" distB="0" distL="0" distR="0" wp14:anchorId="65A05A01" wp14:editId="6024B8E0">
            <wp:extent cx="5943600" cy="4192905"/>
            <wp:effectExtent l="0" t="0" r="0" b="0"/>
            <wp:docPr id="187704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49956" name=""/>
                    <pic:cNvPicPr/>
                  </pic:nvPicPr>
                  <pic:blipFill>
                    <a:blip r:embed="rId78"/>
                    <a:stretch>
                      <a:fillRect/>
                    </a:stretch>
                  </pic:blipFill>
                  <pic:spPr>
                    <a:xfrm>
                      <a:off x="0" y="0"/>
                      <a:ext cx="5943600" cy="4192905"/>
                    </a:xfrm>
                    <a:prstGeom prst="rect">
                      <a:avLst/>
                    </a:prstGeom>
                  </pic:spPr>
                </pic:pic>
              </a:graphicData>
            </a:graphic>
          </wp:inline>
        </w:drawing>
      </w:r>
    </w:p>
    <w:p w14:paraId="25217B3C" w14:textId="34367273" w:rsidR="005550F6" w:rsidRDefault="005550F6" w:rsidP="005550F6">
      <w:pPr>
        <w:pStyle w:val="Caption"/>
        <w:jc w:val="center"/>
      </w:pPr>
      <w:bookmarkStart w:id="160" w:name="_Toc220700903"/>
      <w:r>
        <w:t xml:space="preserve">Slika </w:t>
      </w:r>
      <w:r>
        <w:fldChar w:fldCharType="begin"/>
      </w:r>
      <w:r>
        <w:instrText xml:space="preserve"> SEQ Slika \* ARABIC </w:instrText>
      </w:r>
      <w:r>
        <w:fldChar w:fldCharType="separate"/>
      </w:r>
      <w:r w:rsidR="002341AD">
        <w:rPr>
          <w:noProof/>
        </w:rPr>
        <w:t>63</w:t>
      </w:r>
      <w:r>
        <w:fldChar w:fldCharType="end"/>
      </w:r>
      <w:r>
        <w:t>: SK2, Controller metoda getExamPeriodsWithFilters</w:t>
      </w:r>
      <w:bookmarkEnd w:id="160"/>
    </w:p>
    <w:p w14:paraId="50E28348" w14:textId="77777777" w:rsidR="005550F6" w:rsidRDefault="005550F6" w:rsidP="005550F6">
      <w:pPr>
        <w:keepNext/>
      </w:pPr>
      <w:r w:rsidRPr="005550F6">
        <w:rPr>
          <w:noProof/>
        </w:rPr>
        <w:lastRenderedPageBreak/>
        <w:drawing>
          <wp:inline distT="0" distB="0" distL="0" distR="0" wp14:anchorId="20E183C7" wp14:editId="1FBE79B4">
            <wp:extent cx="5943600" cy="4894580"/>
            <wp:effectExtent l="0" t="0" r="0" b="1270"/>
            <wp:docPr id="194327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71777" name=""/>
                    <pic:cNvPicPr/>
                  </pic:nvPicPr>
                  <pic:blipFill>
                    <a:blip r:embed="rId79"/>
                    <a:stretch>
                      <a:fillRect/>
                    </a:stretch>
                  </pic:blipFill>
                  <pic:spPr>
                    <a:xfrm>
                      <a:off x="0" y="0"/>
                      <a:ext cx="5943600" cy="4894580"/>
                    </a:xfrm>
                    <a:prstGeom prst="rect">
                      <a:avLst/>
                    </a:prstGeom>
                  </pic:spPr>
                </pic:pic>
              </a:graphicData>
            </a:graphic>
          </wp:inline>
        </w:drawing>
      </w:r>
    </w:p>
    <w:p w14:paraId="69D8EEDD" w14:textId="5E5181F6" w:rsidR="005550F6" w:rsidRPr="005550F6" w:rsidRDefault="005550F6" w:rsidP="005550F6">
      <w:pPr>
        <w:pStyle w:val="Caption"/>
        <w:jc w:val="center"/>
      </w:pPr>
      <w:bookmarkStart w:id="161" w:name="_Toc220700904"/>
      <w:r>
        <w:t xml:space="preserve">Slika </w:t>
      </w:r>
      <w:r>
        <w:fldChar w:fldCharType="begin"/>
      </w:r>
      <w:r>
        <w:instrText xml:space="preserve"> SEQ Slika \* ARABIC </w:instrText>
      </w:r>
      <w:r>
        <w:fldChar w:fldCharType="separate"/>
      </w:r>
      <w:r w:rsidR="002341AD">
        <w:rPr>
          <w:noProof/>
        </w:rPr>
        <w:t>64</w:t>
      </w:r>
      <w:r>
        <w:fldChar w:fldCharType="end"/>
      </w:r>
      <w:r>
        <w:t>:SK2, Vraćanje aktivnih rokova, metoda active()</w:t>
      </w:r>
      <w:bookmarkEnd w:id="161"/>
    </w:p>
    <w:p w14:paraId="2CE12A29" w14:textId="77777777" w:rsidR="005550F6" w:rsidRPr="005550F6" w:rsidRDefault="005550F6" w:rsidP="00945821">
      <w:pPr>
        <w:rPr>
          <w:lang w:val="en-US"/>
        </w:rPr>
      </w:pPr>
    </w:p>
    <w:p w14:paraId="2DFFF5CD" w14:textId="21E7AA94" w:rsidR="00945821" w:rsidRPr="00AE0458" w:rsidRDefault="00E93FCA" w:rsidP="00A70B92">
      <w:pPr>
        <w:pStyle w:val="Heading3"/>
      </w:pPr>
      <w:bookmarkStart w:id="162" w:name="_Toc220701004"/>
      <w:r>
        <w:t>4.2.</w:t>
      </w:r>
      <w:r w:rsidR="005550F6">
        <w:t>3</w:t>
      </w:r>
      <w:r w:rsidR="00945821" w:rsidRPr="00AE0458">
        <w:t xml:space="preserve"> Uputstvo SK</w:t>
      </w:r>
      <w:r w:rsidR="005550F6">
        <w:t>3</w:t>
      </w:r>
      <w:r w:rsidR="00945821" w:rsidRPr="00AE0458">
        <w:t>: Pregled studentovih ispita u aktuelnom ispitnom roku</w:t>
      </w:r>
      <w:bookmarkEnd w:id="162"/>
    </w:p>
    <w:p w14:paraId="4F857C15" w14:textId="77777777" w:rsidR="00945821" w:rsidRPr="00AE0458" w:rsidRDefault="00945821" w:rsidP="00945821">
      <w:r>
        <w:t>Uslov</w:t>
      </w:r>
      <w:r w:rsidRPr="00AE0458">
        <w:t>: Student je ulogovan sa svojim nalogom.</w:t>
      </w:r>
    </w:p>
    <w:p w14:paraId="0AE3A91B" w14:textId="39AC4B82" w:rsidR="005550F6" w:rsidRPr="005550F6" w:rsidRDefault="005550F6" w:rsidP="005550F6">
      <w:pPr>
        <w:keepNext/>
        <w:jc w:val="center"/>
        <w:rPr>
          <w:lang w:val="en-US"/>
        </w:rPr>
      </w:pPr>
      <w:r w:rsidRPr="005550F6">
        <w:rPr>
          <w:noProof/>
          <w:lang w:val="en-US"/>
        </w:rPr>
        <w:lastRenderedPageBreak/>
        <w:drawing>
          <wp:inline distT="0" distB="0" distL="0" distR="0" wp14:anchorId="21D99B43" wp14:editId="176D9BC4">
            <wp:extent cx="5943600" cy="3361055"/>
            <wp:effectExtent l="0" t="0" r="0" b="0"/>
            <wp:docPr id="115466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64735" name=""/>
                    <pic:cNvPicPr/>
                  </pic:nvPicPr>
                  <pic:blipFill>
                    <a:blip r:embed="rId80"/>
                    <a:stretch>
                      <a:fillRect/>
                    </a:stretch>
                  </pic:blipFill>
                  <pic:spPr>
                    <a:xfrm>
                      <a:off x="0" y="0"/>
                      <a:ext cx="5943600" cy="3361055"/>
                    </a:xfrm>
                    <a:prstGeom prst="rect">
                      <a:avLst/>
                    </a:prstGeom>
                  </pic:spPr>
                </pic:pic>
              </a:graphicData>
            </a:graphic>
          </wp:inline>
        </w:drawing>
      </w:r>
    </w:p>
    <w:p w14:paraId="5ADB2D0D" w14:textId="135A3F3D" w:rsidR="005550F6" w:rsidRDefault="005550F6" w:rsidP="005550F6">
      <w:pPr>
        <w:pStyle w:val="Caption"/>
        <w:jc w:val="center"/>
      </w:pPr>
      <w:bookmarkStart w:id="163" w:name="_Toc220700905"/>
      <w:r>
        <w:t xml:space="preserve">Slika </w:t>
      </w:r>
      <w:r>
        <w:fldChar w:fldCharType="begin"/>
      </w:r>
      <w:r>
        <w:instrText xml:space="preserve"> SEQ Slika \* ARABIC </w:instrText>
      </w:r>
      <w:r>
        <w:fldChar w:fldCharType="separate"/>
      </w:r>
      <w:r w:rsidR="002341AD">
        <w:rPr>
          <w:noProof/>
        </w:rPr>
        <w:t>65</w:t>
      </w:r>
      <w:r>
        <w:fldChar w:fldCharType="end"/>
      </w:r>
      <w:r>
        <w:t xml:space="preserve">: </w:t>
      </w:r>
      <w:r w:rsidRPr="00671FA2">
        <w:t>SK</w:t>
      </w:r>
      <w:r>
        <w:t>3,</w:t>
      </w:r>
      <w:r w:rsidRPr="00671FA2">
        <w:t xml:space="preserve"> </w:t>
      </w:r>
      <w:bookmarkStart w:id="164" w:name="_Hlk218709484"/>
      <w:r w:rsidRPr="00671FA2">
        <w:t xml:space="preserve">Uspešno učitani </w:t>
      </w:r>
      <w:r>
        <w:t xml:space="preserve">samo studentovi ispiti </w:t>
      </w:r>
      <w:r w:rsidRPr="00671FA2">
        <w:t>u aktulenom ispitnom roku</w:t>
      </w:r>
      <w:bookmarkEnd w:id="163"/>
      <w:bookmarkEnd w:id="164"/>
    </w:p>
    <w:p w14:paraId="0B5E3B93" w14:textId="77777777" w:rsidR="005550F6" w:rsidRDefault="00945821" w:rsidP="00945821">
      <w:r w:rsidRPr="00AE0458">
        <w:t>Opis: Klikom na dugme moji, studentu se prikazuju svi njegovi(nepolo</w:t>
      </w:r>
      <w:r>
        <w:t>ženi</w:t>
      </w:r>
      <w:r w:rsidRPr="00AE0458">
        <w:t>) ispiti u izabranom ispitnom roku.</w:t>
      </w:r>
    </w:p>
    <w:p w14:paraId="55E1F69F" w14:textId="43FAE634" w:rsidR="00945821" w:rsidRDefault="00945821" w:rsidP="005550F6">
      <w:pPr>
        <w:spacing w:after="60"/>
      </w:pPr>
      <w:r w:rsidRPr="00AE0458">
        <w:rPr>
          <w:lang w:val="de-AT"/>
        </w:rPr>
        <w:t>Ispitni rok je aktuelan ako je prijava ili njegovo odr</w:t>
      </w:r>
      <w:r>
        <w:t>žavanje trenutno u toku.</w:t>
      </w:r>
    </w:p>
    <w:p w14:paraId="5B7E6666" w14:textId="1B2B45CD" w:rsidR="005550F6" w:rsidRDefault="005550F6" w:rsidP="005550F6">
      <w:pPr>
        <w:spacing w:after="60"/>
        <w:rPr>
          <w:lang w:val="en-US"/>
        </w:rPr>
      </w:pPr>
      <w:r>
        <w:t xml:space="preserve">Preostali ispiti se dobijaju od endpointa </w:t>
      </w:r>
      <w:r w:rsidRPr="005550F6">
        <w:rPr>
          <w:lang w:val="en-US"/>
        </w:rPr>
        <w:t>/course-exams/remaining-course-exams</w:t>
      </w:r>
      <w:r>
        <w:rPr>
          <w:lang w:val="en-US"/>
        </w:rPr>
        <w:t>/?</w:t>
      </w:r>
      <w:r w:rsidRPr="005550F6">
        <w:rPr>
          <w:lang w:val="en-US"/>
        </w:rPr>
        <w:t>for-exam-period-id</w:t>
      </w:r>
    </w:p>
    <w:p w14:paraId="306F692C" w14:textId="4B06C446" w:rsidR="005550F6" w:rsidRDefault="005550F6" w:rsidP="005550F6">
      <w:pPr>
        <w:spacing w:after="60"/>
        <w:rPr>
          <w:lang w:val="en-US"/>
        </w:rPr>
      </w:pPr>
      <w:r>
        <w:rPr>
          <w:lang w:val="en-US"/>
        </w:rPr>
        <w:t>Prvo se učitava rok i Id-evi svih kurseva na koji je student prijavljen (enrolledCourses)</w:t>
      </w:r>
    </w:p>
    <w:p w14:paraId="77E09CC8" w14:textId="77777777" w:rsidR="005550F6" w:rsidRDefault="005550F6" w:rsidP="005550F6">
      <w:pPr>
        <w:spacing w:after="60"/>
        <w:rPr>
          <w:lang w:val="en-US"/>
        </w:rPr>
      </w:pPr>
      <w:r>
        <w:rPr>
          <w:lang w:val="en-US"/>
        </w:rPr>
        <w:t>Zatim se ukrštaju svi ispiti koji se mogu polagati u tom roku sa svim ispitima na koji je student prijavljen kako bi se dobili svi ispiti koje student može da polaže (courseExams_where_enrolled)</w:t>
      </w:r>
    </w:p>
    <w:p w14:paraId="1E2E8212" w14:textId="46E5C5C3" w:rsidR="005550F6" w:rsidRDefault="005550F6" w:rsidP="005550F6">
      <w:pPr>
        <w:spacing w:after="60"/>
        <w:jc w:val="center"/>
      </w:pPr>
      <w:r w:rsidRPr="005550F6">
        <w:rPr>
          <w:noProof/>
        </w:rPr>
        <w:drawing>
          <wp:inline distT="0" distB="0" distL="0" distR="0" wp14:anchorId="081D5571" wp14:editId="72022554">
            <wp:extent cx="5158596" cy="2742984"/>
            <wp:effectExtent l="0" t="0" r="4445" b="635"/>
            <wp:docPr id="33693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37004" name=""/>
                    <pic:cNvPicPr/>
                  </pic:nvPicPr>
                  <pic:blipFill>
                    <a:blip r:embed="rId81"/>
                    <a:stretch>
                      <a:fillRect/>
                    </a:stretch>
                  </pic:blipFill>
                  <pic:spPr>
                    <a:xfrm>
                      <a:off x="0" y="0"/>
                      <a:ext cx="5185083" cy="2757068"/>
                    </a:xfrm>
                    <a:prstGeom prst="rect">
                      <a:avLst/>
                    </a:prstGeom>
                  </pic:spPr>
                </pic:pic>
              </a:graphicData>
            </a:graphic>
          </wp:inline>
        </w:drawing>
      </w:r>
    </w:p>
    <w:p w14:paraId="33E0792B" w14:textId="3C3FF7FA" w:rsidR="005550F6" w:rsidRPr="005550F6" w:rsidRDefault="005550F6" w:rsidP="005550F6">
      <w:pPr>
        <w:pStyle w:val="Caption"/>
        <w:jc w:val="center"/>
        <w:rPr>
          <w:lang w:val="en-US"/>
        </w:rPr>
      </w:pPr>
      <w:bookmarkStart w:id="165" w:name="_Toc220700906"/>
      <w:r>
        <w:t xml:space="preserve">Slika </w:t>
      </w:r>
      <w:r>
        <w:fldChar w:fldCharType="begin"/>
      </w:r>
      <w:r>
        <w:instrText xml:space="preserve"> SEQ Slika \* ARABIC </w:instrText>
      </w:r>
      <w:r>
        <w:fldChar w:fldCharType="separate"/>
      </w:r>
      <w:r w:rsidR="002341AD">
        <w:rPr>
          <w:noProof/>
        </w:rPr>
        <w:t>66</w:t>
      </w:r>
      <w:r>
        <w:fldChar w:fldCharType="end"/>
      </w:r>
      <w:r>
        <w:t>: SK3, Metoda getRemainingCourseExams</w:t>
      </w:r>
      <w:bookmarkEnd w:id="165"/>
    </w:p>
    <w:p w14:paraId="19A5F6B3" w14:textId="690DBDB5" w:rsidR="00945821" w:rsidRDefault="005550F6" w:rsidP="005550F6">
      <w:pPr>
        <w:spacing w:after="60"/>
        <w:rPr>
          <w:lang w:val="en-US"/>
        </w:rPr>
      </w:pPr>
      <w:r>
        <w:rPr>
          <w:lang w:val="en-US"/>
        </w:rPr>
        <w:lastRenderedPageBreak/>
        <w:t xml:space="preserve">Na kraju se se uzimaju id-evi svih curseva koje je student uspešno položio i oduzimaju iz skupa svih ispita </w:t>
      </w:r>
    </w:p>
    <w:p w14:paraId="21D8598C" w14:textId="21EDE662" w:rsidR="005550F6" w:rsidRDefault="005550F6" w:rsidP="005550F6">
      <w:pPr>
        <w:spacing w:after="60"/>
        <w:rPr>
          <w:lang w:val="en-US"/>
        </w:rPr>
      </w:pPr>
      <w:r>
        <w:rPr>
          <w:lang w:val="en-US"/>
        </w:rPr>
        <w:t>da bi se na kraju dobila personalizovana lista ispita preostalih za tog studenta($cours</w:t>
      </w:r>
      <w:r w:rsidR="00B66331">
        <w:rPr>
          <w:lang w:val="en-US"/>
        </w:rPr>
        <w:t>e</w:t>
      </w:r>
      <w:ins w:id="166" w:author="Vladimir Jecic" w:date="2026-01-09T12:53:00Z" w16du:dateUtc="2026-01-09T11:53:00Z">
        <w:r w:rsidR="00B66331">
          <w:rPr>
            <w:lang w:val="en-US"/>
          </w:rPr>
          <w:t>Exams_remaining)</w:t>
        </w:r>
      </w:ins>
    </w:p>
    <w:p w14:paraId="6F4E2F03" w14:textId="77777777" w:rsidR="00647520" w:rsidRPr="005550F6" w:rsidRDefault="00647520" w:rsidP="005550F6">
      <w:pPr>
        <w:spacing w:after="60"/>
        <w:rPr>
          <w:lang w:val="en-US"/>
        </w:rPr>
      </w:pPr>
    </w:p>
    <w:p w14:paraId="0EF5F49E" w14:textId="6CE0CEF8" w:rsidR="00945821" w:rsidRDefault="00E93FCA" w:rsidP="00A70B92">
      <w:pPr>
        <w:pStyle w:val="Heading3"/>
      </w:pPr>
      <w:bookmarkStart w:id="167" w:name="_4.2.4_Uputstvo_SK4:"/>
      <w:bookmarkStart w:id="168" w:name="_Toc220701005"/>
      <w:bookmarkEnd w:id="167"/>
      <w:r>
        <w:t>4.2.</w:t>
      </w:r>
      <w:r w:rsidR="005550F6">
        <w:t>4</w:t>
      </w:r>
      <w:r w:rsidR="00945821">
        <w:t xml:space="preserve"> Uputstvo SK</w:t>
      </w:r>
      <w:r w:rsidR="005550F6">
        <w:t>4</w:t>
      </w:r>
      <w:r w:rsidR="00945821">
        <w:t>: Pregled uspešnih polaganja ispita</w:t>
      </w:r>
      <w:bookmarkEnd w:id="168"/>
    </w:p>
    <w:p w14:paraId="0CB5FEBC" w14:textId="77777777" w:rsidR="00945821" w:rsidRPr="00AE0458" w:rsidRDefault="00945821" w:rsidP="00945821">
      <w:pPr>
        <w:rPr>
          <w:lang w:val="de-AT"/>
        </w:rPr>
      </w:pPr>
      <w:r>
        <w:t>Uslov</w:t>
      </w:r>
      <w:r w:rsidRPr="00AE0458">
        <w:rPr>
          <w:lang w:val="de-AT"/>
        </w:rPr>
        <w:t>: Student je ulogovan sa svojim nalogom.</w:t>
      </w:r>
    </w:p>
    <w:p w14:paraId="3CFA21A7" w14:textId="12A376DA" w:rsidR="00945821" w:rsidRDefault="00945821" w:rsidP="00945821">
      <w:r w:rsidRPr="00AE0458">
        <w:rPr>
          <w:lang w:val="de-AT"/>
        </w:rPr>
        <w:t xml:space="preserve">Opis: </w:t>
      </w:r>
      <w:r w:rsidR="005550F6">
        <w:rPr>
          <w:lang w:val="de-AT"/>
        </w:rPr>
        <w:t>Nadno</w:t>
      </w:r>
      <w:r w:rsidR="005550F6">
        <w:rPr>
          <w:lang w:val="en-US"/>
        </w:rPr>
        <w:t>šenjem nad navigacioni bar, on se proširuje i potrebno je kliknuti</w:t>
      </w:r>
      <w:r w:rsidRPr="00AE0458">
        <w:rPr>
          <w:lang w:val="de-AT"/>
        </w:rPr>
        <w:t xml:space="preserve"> Polo</w:t>
      </w:r>
      <w:r>
        <w:t>ženi ispiti učitavaju se svi položeni ispiti studenta i prikazuje se prosečna ocena i ukupan broj istvarenih espb.</w:t>
      </w:r>
    </w:p>
    <w:p w14:paraId="506DDD73" w14:textId="77777777" w:rsidR="005550F6" w:rsidRDefault="005550F6" w:rsidP="005550F6">
      <w:pPr>
        <w:keepNext/>
      </w:pPr>
      <w:r w:rsidRPr="005550F6">
        <w:rPr>
          <w:noProof/>
        </w:rPr>
        <w:drawing>
          <wp:inline distT="0" distB="0" distL="0" distR="0" wp14:anchorId="6FCA7832" wp14:editId="4607CAC4">
            <wp:extent cx="5943600" cy="3428365"/>
            <wp:effectExtent l="0" t="0" r="0" b="635"/>
            <wp:docPr id="114042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21118" name=""/>
                    <pic:cNvPicPr/>
                  </pic:nvPicPr>
                  <pic:blipFill>
                    <a:blip r:embed="rId82"/>
                    <a:stretch>
                      <a:fillRect/>
                    </a:stretch>
                  </pic:blipFill>
                  <pic:spPr>
                    <a:xfrm>
                      <a:off x="0" y="0"/>
                      <a:ext cx="5943600" cy="3428365"/>
                    </a:xfrm>
                    <a:prstGeom prst="rect">
                      <a:avLst/>
                    </a:prstGeom>
                  </pic:spPr>
                </pic:pic>
              </a:graphicData>
            </a:graphic>
          </wp:inline>
        </w:drawing>
      </w:r>
    </w:p>
    <w:p w14:paraId="10AF684C" w14:textId="3CF82434" w:rsidR="005550F6" w:rsidRDefault="005550F6" w:rsidP="005550F6">
      <w:pPr>
        <w:pStyle w:val="Caption"/>
        <w:jc w:val="center"/>
      </w:pPr>
      <w:bookmarkStart w:id="169" w:name="_Toc220700907"/>
      <w:r>
        <w:t xml:space="preserve">Slika </w:t>
      </w:r>
      <w:r>
        <w:fldChar w:fldCharType="begin"/>
      </w:r>
      <w:r>
        <w:instrText xml:space="preserve"> SEQ Slika \* ARABIC </w:instrText>
      </w:r>
      <w:r>
        <w:fldChar w:fldCharType="separate"/>
      </w:r>
      <w:r w:rsidR="002341AD">
        <w:rPr>
          <w:noProof/>
        </w:rPr>
        <w:t>67</w:t>
      </w:r>
      <w:r>
        <w:fldChar w:fldCharType="end"/>
      </w:r>
      <w:r>
        <w:t>:</w:t>
      </w:r>
      <w:r w:rsidR="00F516D1">
        <w:t xml:space="preserve"> </w:t>
      </w:r>
      <w:r>
        <w:t>SK4, Navigacioni meni - student</w:t>
      </w:r>
      <w:bookmarkEnd w:id="169"/>
    </w:p>
    <w:p w14:paraId="606F48AC" w14:textId="53C8217E" w:rsidR="001466F4" w:rsidRDefault="005550F6" w:rsidP="001466F4">
      <w:pPr>
        <w:keepNext/>
      </w:pPr>
      <w:r w:rsidRPr="005550F6">
        <w:rPr>
          <w:noProof/>
        </w:rPr>
        <w:lastRenderedPageBreak/>
        <w:drawing>
          <wp:inline distT="0" distB="0" distL="0" distR="0" wp14:anchorId="3FB9B385" wp14:editId="5C6B64B7">
            <wp:extent cx="5943600" cy="3453130"/>
            <wp:effectExtent l="0" t="0" r="0" b="0"/>
            <wp:docPr id="207324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49360" name=""/>
                    <pic:cNvPicPr/>
                  </pic:nvPicPr>
                  <pic:blipFill>
                    <a:blip r:embed="rId83"/>
                    <a:stretch>
                      <a:fillRect/>
                    </a:stretch>
                  </pic:blipFill>
                  <pic:spPr>
                    <a:xfrm>
                      <a:off x="0" y="0"/>
                      <a:ext cx="5943600" cy="3453130"/>
                    </a:xfrm>
                    <a:prstGeom prst="rect">
                      <a:avLst/>
                    </a:prstGeom>
                  </pic:spPr>
                </pic:pic>
              </a:graphicData>
            </a:graphic>
          </wp:inline>
        </w:drawing>
      </w:r>
    </w:p>
    <w:p w14:paraId="62E9D5B6" w14:textId="69F01303" w:rsidR="00945821" w:rsidRDefault="001466F4" w:rsidP="001466F4">
      <w:pPr>
        <w:pStyle w:val="Caption"/>
        <w:jc w:val="center"/>
        <w:rPr>
          <w:ins w:id="170" w:author="Vladimir Jecic" w:date="2026-01-09T13:01:00Z" w16du:dateUtc="2026-01-09T12:01:00Z"/>
        </w:rPr>
      </w:pPr>
      <w:bookmarkStart w:id="171" w:name="_Toc220700908"/>
      <w:r>
        <w:t xml:space="preserve">Slika </w:t>
      </w:r>
      <w:r>
        <w:fldChar w:fldCharType="begin"/>
      </w:r>
      <w:r>
        <w:instrText xml:space="preserve"> SEQ Slika \* ARABIC </w:instrText>
      </w:r>
      <w:r>
        <w:fldChar w:fldCharType="separate"/>
      </w:r>
      <w:r w:rsidR="002341AD">
        <w:rPr>
          <w:noProof/>
        </w:rPr>
        <w:t>68</w:t>
      </w:r>
      <w:r>
        <w:fldChar w:fldCharType="end"/>
      </w:r>
      <w:r>
        <w:t xml:space="preserve">: </w:t>
      </w:r>
      <w:r w:rsidRPr="00E00B3B">
        <w:t>SK</w:t>
      </w:r>
      <w:r w:rsidR="005550F6">
        <w:t>4,</w:t>
      </w:r>
      <w:r w:rsidRPr="00E00B3B">
        <w:t xml:space="preserve"> Položeni ispiti studenta</w:t>
      </w:r>
      <w:bookmarkEnd w:id="171"/>
    </w:p>
    <w:p w14:paraId="7B7B3321" w14:textId="0249DA6F" w:rsidR="00B66331" w:rsidRDefault="00B66331" w:rsidP="00B66331">
      <w:pPr>
        <w:rPr>
          <w:ins w:id="172" w:author="Vladimir Jecic" w:date="2026-01-09T13:02:00Z" w16du:dateUtc="2026-01-09T12:02:00Z"/>
          <w:lang w:val="en-US"/>
        </w:rPr>
      </w:pPr>
      <w:ins w:id="173" w:author="Vladimir Jecic" w:date="2026-01-09T13:01:00Z" w16du:dateUtc="2026-01-09T12:01:00Z">
        <w:r>
          <w:t>Iako se api pozivi razlikuju</w:t>
        </w:r>
      </w:ins>
      <w:ins w:id="174" w:author="Vladimir Jecic" w:date="2026-01-09T13:08:00Z" w16du:dateUtc="2026-01-09T12:08:00Z">
        <w:r w:rsidR="00922D2B">
          <w:t>, na backendu</w:t>
        </w:r>
      </w:ins>
      <w:ins w:id="175" w:author="Vladimir Jecic" w:date="2026-01-09T13:01:00Z" w16du:dateUtc="2026-01-09T12:01:00Z">
        <w:r>
          <w:t xml:space="preserve"> u se koristi ista </w:t>
        </w:r>
      </w:ins>
      <w:ins w:id="176" w:author="Vladimir Jecic" w:date="2026-01-09T13:04:00Z" w16du:dateUtc="2026-01-09T12:04:00Z">
        <w:r w:rsidR="00922D2B">
          <w:t>logika</w:t>
        </w:r>
      </w:ins>
      <w:ins w:id="177" w:author="Vladimir Jecic" w:date="2026-01-09T13:01:00Z" w16du:dateUtc="2026-01-09T12:01:00Z">
        <w:r>
          <w:t xml:space="preserve"> za filtri</w:t>
        </w:r>
      </w:ins>
      <w:ins w:id="178" w:author="Vladimir Jecic" w:date="2026-01-09T13:02:00Z" w16du:dateUtc="2026-01-09T12:02:00Z">
        <w:r>
          <w:t>ranje samo polo</w:t>
        </w:r>
        <w:r>
          <w:rPr>
            <w:lang w:val="en-US"/>
          </w:rPr>
          <w:t>ženih ispita</w:t>
        </w:r>
      </w:ins>
      <w:ins w:id="179" w:author="Vladimir Jecic" w:date="2026-01-09T13:03:00Z" w16du:dateUtc="2026-01-09T12:03:00Z">
        <w:r w:rsidR="00922D2B">
          <w:rPr>
            <w:lang w:val="en-US"/>
          </w:rPr>
          <w:t>(SK4)</w:t>
        </w:r>
      </w:ins>
      <w:ins w:id="180" w:author="Vladimir Jecic" w:date="2026-01-09T13:02:00Z" w16du:dateUtc="2026-01-09T12:02:00Z">
        <w:r>
          <w:rPr>
            <w:lang w:val="en-US"/>
          </w:rPr>
          <w:t xml:space="preserve">, </w:t>
        </w:r>
      </w:ins>
    </w:p>
    <w:p w14:paraId="7FCAC125" w14:textId="7975640E" w:rsidR="00B66331" w:rsidRDefault="00B66331" w:rsidP="00B66331">
      <w:pPr>
        <w:rPr>
          <w:ins w:id="181" w:author="Vladimir Jecic" w:date="2026-01-09T13:04:00Z" w16du:dateUtc="2026-01-09T12:04:00Z"/>
          <w:lang w:val="en-US"/>
        </w:rPr>
      </w:pPr>
      <w:ins w:id="182" w:author="Vladimir Jecic" w:date="2026-01-09T13:02:00Z" w16du:dateUtc="2026-01-09T12:02:00Z">
        <w:r>
          <w:rPr>
            <w:lang w:val="en-US"/>
          </w:rPr>
          <w:t>trenutnih prijava(SK5 i SK6)</w:t>
        </w:r>
      </w:ins>
      <w:ins w:id="183" w:author="Vladimir Jecic" w:date="2026-01-09T13:03:00Z" w16du:dateUtc="2026-01-09T12:03:00Z">
        <w:r w:rsidR="00922D2B">
          <w:rPr>
            <w:lang w:val="en-US"/>
          </w:rPr>
          <w:t xml:space="preserve"> i </w:t>
        </w:r>
      </w:ins>
      <w:ins w:id="184" w:author="Vladimir Jecic" w:date="2026-01-09T13:04:00Z" w16du:dateUtc="2026-01-09T12:04:00Z">
        <w:r w:rsidR="00922D2B">
          <w:rPr>
            <w:lang w:val="en-US"/>
          </w:rPr>
          <w:t>pretragu prijava radi ocenjivanja(SK7).</w:t>
        </w:r>
      </w:ins>
    </w:p>
    <w:p w14:paraId="5E0900AB" w14:textId="6F8D15AB" w:rsidR="00922D2B" w:rsidRDefault="00922D2B" w:rsidP="00B66331">
      <w:pPr>
        <w:rPr>
          <w:ins w:id="185" w:author="Vladimir Jecic" w:date="2026-01-09T13:10:00Z" w16du:dateUtc="2026-01-09T12:10:00Z"/>
          <w:lang w:val="en-US"/>
        </w:rPr>
      </w:pPr>
      <w:ins w:id="186" w:author="Vladimir Jecic" w:date="2026-01-09T13:05:00Z" w16du:dateUtc="2026-01-09T12:05:00Z">
        <w:r>
          <w:rPr>
            <w:lang w:val="en-US"/>
          </w:rPr>
          <w:t>Pozivaoc</w:t>
        </w:r>
      </w:ins>
      <w:ins w:id="187" w:author="Vladimir Jecic" w:date="2026-01-09T13:11:00Z" w16du:dateUtc="2026-01-09T12:11:00Z">
        <w:r>
          <w:rPr>
            <w:lang w:val="en-US"/>
          </w:rPr>
          <w:t xml:space="preserve"> može</w:t>
        </w:r>
      </w:ins>
      <w:ins w:id="188" w:author="Vladimir Jecic" w:date="2026-01-09T13:05:00Z" w16du:dateUtc="2026-01-09T12:05:00Z">
        <w:r>
          <w:rPr>
            <w:lang w:val="en-US"/>
          </w:rPr>
          <w:t xml:space="preserve"> prosled</w:t>
        </w:r>
      </w:ins>
      <w:ins w:id="189" w:author="Vladimir Jecic" w:date="2026-01-09T13:11:00Z" w16du:dateUtc="2026-01-09T12:11:00Z">
        <w:r>
          <w:rPr>
            <w:lang w:val="en-US"/>
          </w:rPr>
          <w:t>iti</w:t>
        </w:r>
      </w:ins>
      <w:ins w:id="190" w:author="Vladimir Jecic" w:date="2026-01-09T13:05:00Z" w16du:dateUtc="2026-01-09T12:05:00Z">
        <w:r>
          <w:rPr>
            <w:lang w:val="en-US"/>
          </w:rPr>
          <w:t xml:space="preserve"> query paramet</w:t>
        </w:r>
      </w:ins>
      <w:ins w:id="191" w:author="Vladimir Jecic" w:date="2026-01-09T13:11:00Z" w16du:dateUtc="2026-01-09T12:11:00Z">
        <w:r>
          <w:rPr>
            <w:lang w:val="en-US"/>
          </w:rPr>
          <w:t>re</w:t>
        </w:r>
      </w:ins>
      <w:ins w:id="192" w:author="Vladimir Jecic" w:date="2026-01-09T13:05:00Z" w16du:dateUtc="2026-01-09T12:05:00Z">
        <w:r>
          <w:rPr>
            <w:lang w:val="en-US"/>
          </w:rPr>
          <w:t xml:space="preserve"> koji se konvertuju na backendu u ExamRegisterstrationFilters objekat</w:t>
        </w:r>
      </w:ins>
      <w:ins w:id="193" w:author="Vladimir Jecic" w:date="2026-01-09T13:21:00Z" w16du:dateUtc="2026-01-09T12:21:00Z">
        <w:r w:rsidR="00995645">
          <w:rPr>
            <w:lang w:val="en-US"/>
          </w:rPr>
          <w:t xml:space="preserve">. </w:t>
        </w:r>
      </w:ins>
      <w:ins w:id="194" w:author="Vladimir Jecic" w:date="2026-01-09T13:22:00Z" w16du:dateUtc="2026-01-09T12:22:00Z">
        <w:r w:rsidR="00995645">
          <w:rPr>
            <w:lang w:val="en-US"/>
          </w:rPr>
          <w:t>Rezultate</w:t>
        </w:r>
      </w:ins>
      <w:ins w:id="195" w:author="Vladimir Jecic" w:date="2026-01-09T13:21:00Z" w16du:dateUtc="2026-01-09T12:21:00Z">
        <w:r w:rsidR="00995645">
          <w:rPr>
            <w:lang w:val="en-US"/>
          </w:rPr>
          <w:t xml:space="preserve"> je moguće </w:t>
        </w:r>
      </w:ins>
      <w:ins w:id="196" w:author="Vladimir Jecic" w:date="2026-01-09T13:22:00Z" w16du:dateUtc="2026-01-09T12:22:00Z">
        <w:r w:rsidR="00995645">
          <w:rPr>
            <w:lang w:val="en-US"/>
          </w:rPr>
          <w:t xml:space="preserve">paginirati (page i pageSize), moguće je vratiti </w:t>
        </w:r>
      </w:ins>
      <w:ins w:id="197" w:author="Vladimir Jecic" w:date="2026-01-09T13:23:00Z" w16du:dateUtc="2026-01-09T12:23:00Z">
        <w:r w:rsidR="00995645">
          <w:rPr>
            <w:lang w:val="en-US"/>
          </w:rPr>
          <w:t xml:space="preserve"> bilo koju kombinaciju samo neocenjenih prijava, uspešnih i neuspešnih prijava</w:t>
        </w:r>
        <w:r w:rsidR="0090041A">
          <w:rPr>
            <w:lang w:val="en-US"/>
          </w:rPr>
          <w:t xml:space="preserve">, trenutno aktivnih(prijave </w:t>
        </w:r>
      </w:ins>
      <w:ins w:id="198" w:author="Vladimir Jecic" w:date="2026-01-09T13:24:00Z" w16du:dateUtc="2026-01-09T12:24:00Z">
        <w:r w:rsidR="0090041A">
          <w:rPr>
            <w:lang w:val="en-US"/>
          </w:rPr>
          <w:t>iz ispitnog roka koji je još uvek aktuelan</w:t>
        </w:r>
      </w:ins>
      <w:ins w:id="199" w:author="Vladimir Jecic" w:date="2026-01-09T13:23:00Z" w16du:dateUtc="2026-01-09T12:23:00Z">
        <w:r w:rsidR="0090041A">
          <w:rPr>
            <w:lang w:val="en-US"/>
          </w:rPr>
          <w:t>)</w:t>
        </w:r>
      </w:ins>
      <w:ins w:id="200" w:author="Vladimir Jecic" w:date="2026-01-09T13:24:00Z" w16du:dateUtc="2026-01-09T12:24:00Z">
        <w:r w:rsidR="0090041A">
          <w:rPr>
            <w:lang w:val="en-US"/>
          </w:rPr>
          <w:t>, te prijave koje se odnose</w:t>
        </w:r>
      </w:ins>
      <w:ins w:id="201" w:author="Vladimir Jecic" w:date="2026-01-09T13:23:00Z" w16du:dateUtc="2026-01-09T12:23:00Z">
        <w:r w:rsidR="00995645">
          <w:rPr>
            <w:lang w:val="en-US"/>
          </w:rPr>
          <w:t xml:space="preserve"> </w:t>
        </w:r>
      </w:ins>
      <w:ins w:id="202" w:author="Vladimir Jecic" w:date="2026-01-09T13:24:00Z" w16du:dateUtc="2026-01-09T12:24:00Z">
        <w:r w:rsidR="0090041A">
          <w:rPr>
            <w:lang w:val="en-US"/>
          </w:rPr>
          <w:t>na odredjenog studenta, iz odredjenog predmeta ili ispitnog roka.</w:t>
        </w:r>
      </w:ins>
    </w:p>
    <w:p w14:paraId="7E2DE871" w14:textId="77777777" w:rsidR="00922D2B" w:rsidRDefault="00922D2B">
      <w:pPr>
        <w:keepNext/>
        <w:rPr>
          <w:ins w:id="203" w:author="Vladimir Jecic" w:date="2026-01-09T13:12:00Z" w16du:dateUtc="2026-01-09T12:12:00Z"/>
        </w:rPr>
        <w:pPrChange w:id="204" w:author="Vladimir Jecic" w:date="2026-01-09T13:12:00Z" w16du:dateUtc="2026-01-09T12:12:00Z">
          <w:pPr/>
        </w:pPrChange>
      </w:pPr>
      <w:ins w:id="205" w:author="Vladimir Jecic" w:date="2026-01-09T13:10:00Z" w16du:dateUtc="2026-01-09T12:10:00Z">
        <w:r w:rsidRPr="00922D2B">
          <w:rPr>
            <w:noProof/>
            <w:lang w:val="en-US"/>
          </w:rPr>
          <w:lastRenderedPageBreak/>
          <w:drawing>
            <wp:inline distT="0" distB="0" distL="0" distR="0" wp14:anchorId="437CC1E7" wp14:editId="07192633">
              <wp:extent cx="5297630" cy="7392838"/>
              <wp:effectExtent l="0" t="0" r="0" b="0"/>
              <wp:docPr id="81180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06833" name=""/>
                      <pic:cNvPicPr/>
                    </pic:nvPicPr>
                    <pic:blipFill>
                      <a:blip r:embed="rId84"/>
                      <a:stretch>
                        <a:fillRect/>
                      </a:stretch>
                    </pic:blipFill>
                    <pic:spPr>
                      <a:xfrm>
                        <a:off x="0" y="0"/>
                        <a:ext cx="5303137" cy="7400524"/>
                      </a:xfrm>
                      <a:prstGeom prst="rect">
                        <a:avLst/>
                      </a:prstGeom>
                    </pic:spPr>
                  </pic:pic>
                </a:graphicData>
              </a:graphic>
            </wp:inline>
          </w:drawing>
        </w:r>
      </w:ins>
    </w:p>
    <w:p w14:paraId="01745D97" w14:textId="211A13C9" w:rsidR="00922D2B" w:rsidRPr="00B66331" w:rsidRDefault="00922D2B" w:rsidP="00922D2B">
      <w:pPr>
        <w:pStyle w:val="Caption"/>
        <w:jc w:val="center"/>
        <w:rPr>
          <w:lang w:val="en-US"/>
          <w:rPrChange w:id="206" w:author="Vladimir Jecic" w:date="2026-01-09T13:02:00Z" w16du:dateUtc="2026-01-09T12:02:00Z">
            <w:rPr/>
          </w:rPrChange>
        </w:rPr>
      </w:pPr>
      <w:bookmarkStart w:id="207" w:name="_Toc220700909"/>
      <w:ins w:id="208" w:author="Vladimir Jecic" w:date="2026-01-09T13:12:00Z" w16du:dateUtc="2026-01-09T12:12:00Z">
        <w:r>
          <w:t xml:space="preserve">Slika </w:t>
        </w:r>
        <w:r>
          <w:fldChar w:fldCharType="begin"/>
        </w:r>
        <w:r>
          <w:instrText xml:space="preserve"> SEQ Slika \* ARABIC </w:instrText>
        </w:r>
      </w:ins>
      <w:r>
        <w:fldChar w:fldCharType="separate"/>
      </w:r>
      <w:r w:rsidR="002341AD">
        <w:rPr>
          <w:noProof/>
        </w:rPr>
        <w:t>69</w:t>
      </w:r>
      <w:ins w:id="209" w:author="Vladimir Jecic" w:date="2026-01-09T13:12:00Z" w16du:dateUtc="2026-01-09T12:12:00Z">
        <w:r>
          <w:fldChar w:fldCharType="end"/>
        </w:r>
        <w:r>
          <w:t>: SK4, Mogući parametri paginacione pretrage prijava ispita</w:t>
        </w:r>
      </w:ins>
      <w:bookmarkEnd w:id="207"/>
    </w:p>
    <w:p w14:paraId="295F6D51" w14:textId="77777777" w:rsidR="00945821" w:rsidRPr="005550F6" w:rsidRDefault="00945821" w:rsidP="00945821">
      <w:pPr>
        <w:rPr>
          <w:lang w:val="en-US"/>
        </w:rPr>
      </w:pPr>
    </w:p>
    <w:p w14:paraId="1F7881EE" w14:textId="1B3B0B5D" w:rsidR="00995645" w:rsidRPr="00F123DD" w:rsidRDefault="00995645" w:rsidP="00586A5F">
      <w:pPr>
        <w:rPr>
          <w:ins w:id="210" w:author="Vladimir Jecic" w:date="2026-01-09T13:15:00Z" w16du:dateUtc="2026-01-09T12:15:00Z"/>
        </w:rPr>
      </w:pPr>
      <w:bookmarkStart w:id="211" w:name="_Toc163555221"/>
      <w:ins w:id="212" w:author="Vladimir Jecic" w:date="2026-01-09T13:15:00Z" w16du:dateUtc="2026-01-09T12:15:00Z">
        <w:r w:rsidRPr="00F123DD">
          <w:lastRenderedPageBreak/>
          <w:t>Prvo se qurybuilderom pravi odgovarajući upit idući redom kroz sve filter parametre koji su setovani i postavljajući dodatne uslove.</w:t>
        </w:r>
      </w:ins>
    </w:p>
    <w:p w14:paraId="1167C89C" w14:textId="46AAB684" w:rsidR="00995645" w:rsidRDefault="00995645" w:rsidP="00995645">
      <w:pPr>
        <w:rPr>
          <w:ins w:id="213" w:author="Vladimir Jecic" w:date="2026-01-09T13:20:00Z" w16du:dateUtc="2026-01-09T12:20:00Z"/>
        </w:rPr>
      </w:pPr>
      <w:ins w:id="214" w:author="Vladimir Jecic" w:date="2026-01-09T13:15:00Z" w16du:dateUtc="2026-01-09T12:15:00Z">
        <w:r>
          <w:t>Npr</w:t>
        </w:r>
      </w:ins>
      <w:ins w:id="215" w:author="Vladimir Jecic" w:date="2026-01-09T13:16:00Z" w16du:dateUtc="2026-01-09T12:16:00Z">
        <w:r>
          <w:t xml:space="preserve"> u ovom slučaju korišćenja postavljen je samo filter includePassed što znači da će biti vraćene samo prijave kod koj</w:t>
        </w:r>
      </w:ins>
      <w:ins w:id="216" w:author="Vladimir Jecic" w:date="2026-01-09T13:17:00Z" w16du:dateUtc="2026-01-09T12:17:00Z">
        <w:r>
          <w:t>ih je ocena izmedju 6 i 10, a paginacija se ne koristi u ovom slučaju pa je pageSize setovan na max</w:t>
        </w:r>
      </w:ins>
      <w:ins w:id="217" w:author="Vladimir Jecic" w:date="2026-01-09T13:18:00Z" w16du:dateUtc="2026-01-09T12:18:00Z">
        <w:r>
          <w:t xml:space="preserve"> int vrednost jer </w:t>
        </w:r>
      </w:ins>
      <w:ins w:id="218" w:author="Vladimir Jecic" w:date="2026-01-09T13:19:00Z" w16du:dateUtc="2026-01-09T12:19:00Z">
        <w:r>
          <w:t>se ne očekuje veliki broj ispita, dok se u slučaju svih postojećih prijava ikada koje profesor može da pregleda page</w:t>
        </w:r>
      </w:ins>
      <w:ins w:id="219" w:author="Vladimir Jecic" w:date="2026-01-09T13:20:00Z" w16du:dateUtc="2026-01-09T12:20:00Z">
        <w:r>
          <w:t>Size ograničava na 10, kako se ne bi svaki put dovlačilo potencijalno nekoliko hiljada prijava.</w:t>
        </w:r>
      </w:ins>
    </w:p>
    <w:p w14:paraId="6C6F098D" w14:textId="77777777" w:rsidR="00995645" w:rsidRDefault="00995645">
      <w:pPr>
        <w:keepNext/>
        <w:rPr>
          <w:ins w:id="220" w:author="Vladimir Jecic" w:date="2026-01-09T13:21:00Z" w16du:dateUtc="2026-01-09T12:21:00Z"/>
        </w:rPr>
        <w:pPrChange w:id="221" w:author="Vladimir Jecic" w:date="2026-01-09T13:21:00Z" w16du:dateUtc="2026-01-09T12:21:00Z">
          <w:pPr/>
        </w:pPrChange>
      </w:pPr>
      <w:ins w:id="222" w:author="Vladimir Jecic" w:date="2026-01-09T13:20:00Z" w16du:dateUtc="2026-01-09T12:20:00Z">
        <w:r w:rsidRPr="00995645">
          <w:rPr>
            <w:noProof/>
          </w:rPr>
          <w:drawing>
            <wp:inline distT="0" distB="0" distL="0" distR="0" wp14:anchorId="550ECC0A" wp14:editId="485AC5EC">
              <wp:extent cx="5943600" cy="2794000"/>
              <wp:effectExtent l="0" t="0" r="0" b="6350"/>
              <wp:docPr id="26178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87569" name=""/>
                      <pic:cNvPicPr/>
                    </pic:nvPicPr>
                    <pic:blipFill>
                      <a:blip r:embed="rId85"/>
                      <a:stretch>
                        <a:fillRect/>
                      </a:stretch>
                    </pic:blipFill>
                    <pic:spPr>
                      <a:xfrm>
                        <a:off x="0" y="0"/>
                        <a:ext cx="5943600" cy="2794000"/>
                      </a:xfrm>
                      <a:prstGeom prst="rect">
                        <a:avLst/>
                      </a:prstGeom>
                    </pic:spPr>
                  </pic:pic>
                </a:graphicData>
              </a:graphic>
            </wp:inline>
          </w:drawing>
        </w:r>
      </w:ins>
    </w:p>
    <w:p w14:paraId="59B808C3" w14:textId="277B3D67" w:rsidR="00995645" w:rsidRDefault="00995645">
      <w:pPr>
        <w:pStyle w:val="Caption"/>
        <w:jc w:val="center"/>
        <w:rPr>
          <w:ins w:id="223" w:author="Vladimir Jecic" w:date="2026-01-09T13:15:00Z" w16du:dateUtc="2026-01-09T12:15:00Z"/>
        </w:rPr>
        <w:pPrChange w:id="224" w:author="Vladimir Jecic" w:date="2026-01-09T13:21:00Z" w16du:dateUtc="2026-01-09T12:21:00Z">
          <w:pPr/>
        </w:pPrChange>
      </w:pPr>
      <w:bookmarkStart w:id="225" w:name="_Toc220700910"/>
      <w:ins w:id="226" w:author="Vladimir Jecic" w:date="2026-01-09T13:21:00Z" w16du:dateUtc="2026-01-09T12:21:00Z">
        <w:r>
          <w:t xml:space="preserve">Slika </w:t>
        </w:r>
        <w:r>
          <w:fldChar w:fldCharType="begin"/>
        </w:r>
        <w:r>
          <w:instrText xml:space="preserve"> SEQ Slika \* ARABIC </w:instrText>
        </w:r>
      </w:ins>
      <w:r>
        <w:fldChar w:fldCharType="separate"/>
      </w:r>
      <w:r w:rsidR="002341AD">
        <w:rPr>
          <w:noProof/>
        </w:rPr>
        <w:t>70</w:t>
      </w:r>
      <w:ins w:id="227" w:author="Vladimir Jecic" w:date="2026-01-09T13:21:00Z" w16du:dateUtc="2026-01-09T12:21:00Z">
        <w:r>
          <w:fldChar w:fldCharType="end"/>
        </w:r>
        <w:r>
          <w:t>: SK4, Priprema parametara i poziv metode getAllExamRegistrationsWithFilters</w:t>
        </w:r>
      </w:ins>
      <w:bookmarkEnd w:id="225"/>
    </w:p>
    <w:p w14:paraId="3699A43A" w14:textId="77777777" w:rsidR="0090041A" w:rsidRDefault="00995645">
      <w:pPr>
        <w:keepNext/>
        <w:jc w:val="center"/>
        <w:rPr>
          <w:ins w:id="228" w:author="Vladimir Jecic" w:date="2026-01-09T13:26:00Z" w16du:dateUtc="2026-01-09T12:26:00Z"/>
        </w:rPr>
        <w:pPrChange w:id="229" w:author="Vladimir Jecic" w:date="2026-01-09T13:26:00Z" w16du:dateUtc="2026-01-09T12:26:00Z">
          <w:pPr/>
        </w:pPrChange>
      </w:pPr>
      <w:ins w:id="230" w:author="Vladimir Jecic" w:date="2026-01-09T13:15:00Z" w16du:dateUtc="2026-01-09T12:15:00Z">
        <w:r w:rsidRPr="00995645">
          <w:rPr>
            <w:noProof/>
          </w:rPr>
          <w:lastRenderedPageBreak/>
          <w:drawing>
            <wp:inline distT="0" distB="0" distL="0" distR="0" wp14:anchorId="10070639" wp14:editId="1C3C9B96">
              <wp:extent cx="4788593" cy="7789653"/>
              <wp:effectExtent l="0" t="0" r="0" b="1905"/>
              <wp:docPr id="180094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43285" name=""/>
                      <pic:cNvPicPr/>
                    </pic:nvPicPr>
                    <pic:blipFill>
                      <a:blip r:embed="rId86"/>
                      <a:stretch>
                        <a:fillRect/>
                      </a:stretch>
                    </pic:blipFill>
                    <pic:spPr>
                      <a:xfrm>
                        <a:off x="0" y="0"/>
                        <a:ext cx="4790309" cy="7792444"/>
                      </a:xfrm>
                      <a:prstGeom prst="rect">
                        <a:avLst/>
                      </a:prstGeom>
                    </pic:spPr>
                  </pic:pic>
                </a:graphicData>
              </a:graphic>
            </wp:inline>
          </w:drawing>
        </w:r>
      </w:ins>
    </w:p>
    <w:p w14:paraId="467608F7" w14:textId="2972B372" w:rsidR="00995645" w:rsidRPr="00995645" w:rsidRDefault="0090041A">
      <w:pPr>
        <w:pStyle w:val="Caption"/>
        <w:jc w:val="center"/>
        <w:rPr>
          <w:ins w:id="231" w:author="Vladimir Jecic" w:date="2026-01-09T13:14:00Z" w16du:dateUtc="2026-01-09T12:14:00Z"/>
        </w:rPr>
        <w:pPrChange w:id="232" w:author="Vladimir Jecic" w:date="2026-01-09T13:26:00Z" w16du:dateUtc="2026-01-09T12:26:00Z">
          <w:pPr>
            <w:pStyle w:val="Heading3"/>
          </w:pPr>
        </w:pPrChange>
      </w:pPr>
      <w:bookmarkStart w:id="233" w:name="_Toc220700911"/>
      <w:ins w:id="234" w:author="Vladimir Jecic" w:date="2026-01-09T13:26:00Z" w16du:dateUtc="2026-01-09T12:26:00Z">
        <w:r>
          <w:t xml:space="preserve">Slika </w:t>
        </w:r>
        <w:r>
          <w:fldChar w:fldCharType="begin"/>
        </w:r>
        <w:r>
          <w:instrText xml:space="preserve"> SEQ Slika \* ARABIC </w:instrText>
        </w:r>
      </w:ins>
      <w:r>
        <w:fldChar w:fldCharType="separate"/>
      </w:r>
      <w:r w:rsidR="002341AD">
        <w:rPr>
          <w:noProof/>
        </w:rPr>
        <w:t>71</w:t>
      </w:r>
      <w:ins w:id="235" w:author="Vladimir Jecic" w:date="2026-01-09T13:26:00Z" w16du:dateUtc="2026-01-09T12:26:00Z">
        <w:r>
          <w:fldChar w:fldCharType="end"/>
        </w:r>
        <w:r>
          <w:t>: SK4, Implementacija getAllExamRegistrationsWithFilters metode</w:t>
        </w:r>
      </w:ins>
      <w:bookmarkEnd w:id="233"/>
    </w:p>
    <w:p w14:paraId="4CF18A0D" w14:textId="60E07F17" w:rsidR="00945821" w:rsidRPr="00AE0458" w:rsidRDefault="00E93FCA" w:rsidP="00A70B92">
      <w:pPr>
        <w:pStyle w:val="Heading3"/>
      </w:pPr>
      <w:bookmarkStart w:id="236" w:name="_Toc220701006"/>
      <w:r>
        <w:lastRenderedPageBreak/>
        <w:t>4.2.</w:t>
      </w:r>
      <w:r w:rsidR="005550F6">
        <w:t>5</w:t>
      </w:r>
      <w:r w:rsidR="00945821" w:rsidRPr="00AE0458">
        <w:t xml:space="preserve"> Uputstvo SK</w:t>
      </w:r>
      <w:r w:rsidR="005550F6">
        <w:t>5</w:t>
      </w:r>
      <w:r w:rsidR="00945821" w:rsidRPr="00AE0458">
        <w:t xml:space="preserve">: </w:t>
      </w:r>
      <w:bookmarkEnd w:id="211"/>
      <w:r w:rsidR="00945821" w:rsidRPr="00AE0458">
        <w:t>Prijavljivanje polaganja ispita</w:t>
      </w:r>
      <w:bookmarkEnd w:id="236"/>
    </w:p>
    <w:p w14:paraId="6949F574" w14:textId="77777777" w:rsidR="00945821" w:rsidRPr="0089352A" w:rsidRDefault="00945821" w:rsidP="00945821">
      <w:r>
        <w:t>Uslov</w:t>
      </w:r>
      <w:r w:rsidRPr="0089352A">
        <w:t>: Student je ulogovan sa svojim nalogom.</w:t>
      </w:r>
    </w:p>
    <w:p w14:paraId="555A5016" w14:textId="751D7FB5" w:rsidR="00945821" w:rsidRDefault="00945821" w:rsidP="00945821">
      <w:r>
        <w:t xml:space="preserve">Opis: Student klikom na </w:t>
      </w:r>
      <w:r w:rsidR="000E1129">
        <w:t>navigaciju</w:t>
      </w:r>
      <w:r>
        <w:t xml:space="preserve"> </w:t>
      </w:r>
      <w:r w:rsidR="000E1129">
        <w:rPr>
          <w:lang w:val="en-US"/>
        </w:rPr>
        <w:t>“</w:t>
      </w:r>
      <w:r>
        <w:t>Prijava ispita</w:t>
      </w:r>
      <w:r w:rsidR="000E1129">
        <w:t>“</w:t>
      </w:r>
      <w:r w:rsidR="008E6974">
        <w:t xml:space="preserve"> (</w:t>
      </w:r>
      <w:hyperlink w:anchor="_4.2.4_Uputstvo_SK4:" w:history="1">
        <w:r w:rsidR="00F516D1">
          <w:rPr>
            <w:rStyle w:val="Hyperlink"/>
          </w:rPr>
          <w:t>Slika 66: SK4, Navigacioni meni - student</w:t>
        </w:r>
      </w:hyperlink>
      <w:r w:rsidR="008E6974">
        <w:t>)</w:t>
      </w:r>
      <w:r>
        <w:t xml:space="preserve"> učitavaju se svi prijavljeni i neprijavljeni ispiti studenta.</w:t>
      </w:r>
    </w:p>
    <w:p w14:paraId="04BF39E2" w14:textId="2AF64805" w:rsidR="00945821" w:rsidRDefault="00945821" w:rsidP="00945821">
      <w:r>
        <w:t xml:space="preserve">Student klikom </w:t>
      </w:r>
      <w:r w:rsidR="000E1129">
        <w:t>na dugme prijavi</w:t>
      </w:r>
      <w:r>
        <w:t xml:space="preserve"> poziva sistem da zabeleži prijavu ispita. Za ovaj primer to </w:t>
      </w:r>
      <w:r w:rsidR="000E1129">
        <w:t>ć</w:t>
      </w:r>
      <w:r>
        <w:t xml:space="preserve">e biti ispit </w:t>
      </w:r>
      <w:r w:rsidR="005550F6">
        <w:t>Strukture Podataka i Algoritmi</w:t>
      </w:r>
      <w:r>
        <w:t>.</w:t>
      </w:r>
    </w:p>
    <w:p w14:paraId="15BDE124" w14:textId="77777777" w:rsidR="002341AD" w:rsidRDefault="008E6974" w:rsidP="002341AD">
      <w:pPr>
        <w:keepNext/>
      </w:pPr>
      <w:r w:rsidRPr="008E6974">
        <w:rPr>
          <w:noProof/>
        </w:rPr>
        <w:drawing>
          <wp:inline distT="0" distB="0" distL="0" distR="0" wp14:anchorId="2E66F284" wp14:editId="2FA7484F">
            <wp:extent cx="5943600" cy="3442970"/>
            <wp:effectExtent l="0" t="0" r="0" b="5080"/>
            <wp:docPr id="70516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66942" name=""/>
                    <pic:cNvPicPr/>
                  </pic:nvPicPr>
                  <pic:blipFill>
                    <a:blip r:embed="rId87"/>
                    <a:stretch>
                      <a:fillRect/>
                    </a:stretch>
                  </pic:blipFill>
                  <pic:spPr>
                    <a:xfrm>
                      <a:off x="0" y="0"/>
                      <a:ext cx="5943600" cy="3442970"/>
                    </a:xfrm>
                    <a:prstGeom prst="rect">
                      <a:avLst/>
                    </a:prstGeom>
                  </pic:spPr>
                </pic:pic>
              </a:graphicData>
            </a:graphic>
          </wp:inline>
        </w:drawing>
      </w:r>
    </w:p>
    <w:p w14:paraId="05168FDD" w14:textId="0D18BF55" w:rsidR="008E6974" w:rsidRDefault="002341AD" w:rsidP="002341AD">
      <w:pPr>
        <w:pStyle w:val="Caption"/>
        <w:jc w:val="center"/>
      </w:pPr>
      <w:bookmarkStart w:id="237" w:name="_Toc220700912"/>
      <w:r>
        <w:t xml:space="preserve">Slika </w:t>
      </w:r>
      <w:r>
        <w:fldChar w:fldCharType="begin"/>
      </w:r>
      <w:r>
        <w:instrText xml:space="preserve"> SEQ Slika \* ARABIC </w:instrText>
      </w:r>
      <w:r>
        <w:fldChar w:fldCharType="separate"/>
      </w:r>
      <w:r>
        <w:rPr>
          <w:noProof/>
        </w:rPr>
        <w:t>72</w:t>
      </w:r>
      <w:r>
        <w:fldChar w:fldCharType="end"/>
      </w:r>
      <w:r>
        <w:t>: SK5, Prijava ispita</w:t>
      </w:r>
      <w:bookmarkEnd w:id="237"/>
    </w:p>
    <w:p w14:paraId="640F9577" w14:textId="77777777" w:rsidR="008E6974" w:rsidRDefault="008E6974" w:rsidP="00945821"/>
    <w:p w14:paraId="394207FD" w14:textId="6065711C" w:rsidR="005550F6" w:rsidRPr="005550F6" w:rsidRDefault="005550F6" w:rsidP="00945821">
      <w:pPr>
        <w:rPr>
          <w:lang w:val="en-US"/>
        </w:rPr>
      </w:pPr>
      <w:r>
        <w:t>U slu</w:t>
      </w:r>
      <w:r>
        <w:rPr>
          <w:lang w:val="en-US"/>
        </w:rPr>
        <w:t>čaju da je period za prijavu istekao dugme za Prijavu će biti onemogućeno i hoverovanjem nad dugmetom će se prikazati poruka “Period za prijavu je istekao”</w:t>
      </w:r>
    </w:p>
    <w:p w14:paraId="2B503698" w14:textId="04D89D76" w:rsidR="00F516D1" w:rsidRDefault="00F516D1" w:rsidP="000946C8">
      <w:pPr>
        <w:jc w:val="both"/>
        <w:rPr>
          <w:lang w:val="en-US"/>
        </w:rPr>
      </w:pPr>
      <w:r>
        <w:t>Klikom na dugme se okida asinhroni post poziv na rutu exam-registrations gde se nakon provere da je registracija ispita jo</w:t>
      </w:r>
      <w:r>
        <w:rPr>
          <w:lang w:val="en-US"/>
        </w:rPr>
        <w:t>š uvek u toku pamti nova prijava za tog studenta.</w:t>
      </w:r>
    </w:p>
    <w:p w14:paraId="00EEC34D" w14:textId="77777777" w:rsidR="00F516D1" w:rsidRDefault="00F516D1" w:rsidP="00F516D1">
      <w:pPr>
        <w:keepNext/>
        <w:ind w:left="360"/>
      </w:pPr>
      <w:r w:rsidRPr="00F516D1">
        <w:rPr>
          <w:noProof/>
          <w:lang w:val="en-US"/>
        </w:rPr>
        <w:lastRenderedPageBreak/>
        <w:drawing>
          <wp:inline distT="0" distB="0" distL="0" distR="0" wp14:anchorId="2824BA61" wp14:editId="7E034BBB">
            <wp:extent cx="5943600" cy="2236470"/>
            <wp:effectExtent l="0" t="0" r="0" b="0"/>
            <wp:docPr id="181311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14636" name=""/>
                    <pic:cNvPicPr/>
                  </pic:nvPicPr>
                  <pic:blipFill>
                    <a:blip r:embed="rId88"/>
                    <a:stretch>
                      <a:fillRect/>
                    </a:stretch>
                  </pic:blipFill>
                  <pic:spPr>
                    <a:xfrm>
                      <a:off x="0" y="0"/>
                      <a:ext cx="5943600" cy="2236470"/>
                    </a:xfrm>
                    <a:prstGeom prst="rect">
                      <a:avLst/>
                    </a:prstGeom>
                  </pic:spPr>
                </pic:pic>
              </a:graphicData>
            </a:graphic>
          </wp:inline>
        </w:drawing>
      </w:r>
    </w:p>
    <w:p w14:paraId="46BCF527" w14:textId="1FAA236C" w:rsidR="00F516D1" w:rsidRPr="00F516D1" w:rsidRDefault="00F516D1" w:rsidP="00F516D1">
      <w:pPr>
        <w:pStyle w:val="Caption"/>
        <w:jc w:val="center"/>
        <w:rPr>
          <w:lang w:val="en-US"/>
        </w:rPr>
      </w:pPr>
      <w:bookmarkStart w:id="238" w:name="_Toc220700913"/>
      <w:r>
        <w:t xml:space="preserve">Slika </w:t>
      </w:r>
      <w:r>
        <w:fldChar w:fldCharType="begin"/>
      </w:r>
      <w:r>
        <w:instrText xml:space="preserve"> SEQ Slika \* ARABIC </w:instrText>
      </w:r>
      <w:r>
        <w:fldChar w:fldCharType="separate"/>
      </w:r>
      <w:r w:rsidR="002341AD">
        <w:rPr>
          <w:noProof/>
        </w:rPr>
        <w:t>73</w:t>
      </w:r>
      <w:r>
        <w:fldChar w:fldCharType="end"/>
      </w:r>
      <w:r>
        <w:t>:SK5, Implementacija metode za kreiranje nove prijave</w:t>
      </w:r>
      <w:bookmarkEnd w:id="238"/>
    </w:p>
    <w:p w14:paraId="5D9047F2" w14:textId="77777777" w:rsidR="00F516D1" w:rsidRPr="00F516D1" w:rsidRDefault="00F516D1" w:rsidP="00F516D1"/>
    <w:p w14:paraId="1D1FE2AE" w14:textId="25A85FC1" w:rsidR="001466F4" w:rsidRDefault="00F516D1" w:rsidP="00A01FA1">
      <w:pPr>
        <w:keepNext/>
        <w:jc w:val="both"/>
        <w:rPr>
          <w:lang w:val="en-US"/>
        </w:rPr>
      </w:pPr>
      <w:r>
        <w:t xml:space="preserve"> Nakon </w:t>
      </w:r>
      <w:r>
        <w:rPr>
          <w:lang w:val="en-US"/>
        </w:rPr>
        <w:t>što je prijava uspešno zapamćena ona se pojavljuje u tabeli ispod (nakon</w:t>
      </w:r>
      <w:r w:rsidR="006F4529">
        <w:rPr>
          <w:lang w:val="en-US"/>
        </w:rPr>
        <w:t xml:space="preserve"> posta se radi novi fetch svih trenutnih prijava za tog studenta, filter include-current, pogledati objašnjenje za </w:t>
      </w:r>
      <w:hyperlink w:anchor="_4.2.4_Uputstvo_SK4:" w:history="1">
        <w:r w:rsidR="006F4529" w:rsidRPr="006F4529">
          <w:rPr>
            <w:rStyle w:val="Hyperlink"/>
            <w:lang w:val="en-US"/>
          </w:rPr>
          <w:t>SK4</w:t>
        </w:r>
      </w:hyperlink>
      <w:r w:rsidR="006F4529">
        <w:rPr>
          <w:lang w:val="en-US"/>
        </w:rPr>
        <w:t xml:space="preserve"> </w:t>
      </w:r>
      <w:r>
        <w:rPr>
          <w:lang w:val="en-US"/>
        </w:rPr>
        <w:t>)</w:t>
      </w:r>
    </w:p>
    <w:p w14:paraId="11D2543B" w14:textId="4A58389D" w:rsidR="00A01FA1" w:rsidRDefault="000946C8" w:rsidP="00A01FA1">
      <w:pPr>
        <w:keepNext/>
        <w:jc w:val="both"/>
      </w:pPr>
      <w:r w:rsidRPr="000946C8">
        <w:rPr>
          <w:noProof/>
        </w:rPr>
        <w:drawing>
          <wp:inline distT="0" distB="0" distL="0" distR="0" wp14:anchorId="3580C6BD" wp14:editId="4771F612">
            <wp:extent cx="5943600" cy="1771650"/>
            <wp:effectExtent l="0" t="0" r="0" b="0"/>
            <wp:docPr id="38369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98970" name=""/>
                    <pic:cNvPicPr/>
                  </pic:nvPicPr>
                  <pic:blipFill>
                    <a:blip r:embed="rId89"/>
                    <a:stretch>
                      <a:fillRect/>
                    </a:stretch>
                  </pic:blipFill>
                  <pic:spPr>
                    <a:xfrm>
                      <a:off x="0" y="0"/>
                      <a:ext cx="5943600" cy="1771650"/>
                    </a:xfrm>
                    <a:prstGeom prst="rect">
                      <a:avLst/>
                    </a:prstGeom>
                  </pic:spPr>
                </pic:pic>
              </a:graphicData>
            </a:graphic>
          </wp:inline>
        </w:drawing>
      </w:r>
    </w:p>
    <w:p w14:paraId="778347B4" w14:textId="381F4F08" w:rsidR="00A01FA1" w:rsidRDefault="00A01FA1" w:rsidP="00A01FA1">
      <w:pPr>
        <w:pStyle w:val="Caption"/>
        <w:jc w:val="center"/>
      </w:pPr>
      <w:bookmarkStart w:id="239" w:name="_Toc220700914"/>
      <w:r>
        <w:t xml:space="preserve">Slika </w:t>
      </w:r>
      <w:r>
        <w:fldChar w:fldCharType="begin"/>
      </w:r>
      <w:r>
        <w:instrText xml:space="preserve"> SEQ Slika \* ARABIC </w:instrText>
      </w:r>
      <w:r>
        <w:fldChar w:fldCharType="separate"/>
      </w:r>
      <w:r w:rsidR="002341AD">
        <w:rPr>
          <w:noProof/>
        </w:rPr>
        <w:t>74</w:t>
      </w:r>
      <w:r>
        <w:fldChar w:fldCharType="end"/>
      </w:r>
      <w:r>
        <w:t>: SK5, Poruka ispit je uspešno prijavljen</w:t>
      </w:r>
      <w:bookmarkEnd w:id="239"/>
    </w:p>
    <w:p w14:paraId="1A647BC2" w14:textId="3F51221B" w:rsidR="000946C8" w:rsidRDefault="004C7EBD" w:rsidP="000946C8">
      <w:pPr>
        <w:keepNext/>
      </w:pPr>
      <w:r w:rsidRPr="004C7EBD">
        <w:rPr>
          <w:noProof/>
        </w:rPr>
        <w:drawing>
          <wp:inline distT="0" distB="0" distL="0" distR="0" wp14:anchorId="26964665" wp14:editId="3840B928">
            <wp:extent cx="5943600" cy="1785620"/>
            <wp:effectExtent l="0" t="0" r="0" b="5080"/>
            <wp:docPr id="203239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94023" name=""/>
                    <pic:cNvPicPr/>
                  </pic:nvPicPr>
                  <pic:blipFill>
                    <a:blip r:embed="rId90"/>
                    <a:stretch>
                      <a:fillRect/>
                    </a:stretch>
                  </pic:blipFill>
                  <pic:spPr>
                    <a:xfrm>
                      <a:off x="0" y="0"/>
                      <a:ext cx="5943600" cy="1785620"/>
                    </a:xfrm>
                    <a:prstGeom prst="rect">
                      <a:avLst/>
                    </a:prstGeom>
                  </pic:spPr>
                </pic:pic>
              </a:graphicData>
            </a:graphic>
          </wp:inline>
        </w:drawing>
      </w:r>
    </w:p>
    <w:p w14:paraId="1BEC83A4" w14:textId="0F55221D" w:rsidR="000946C8" w:rsidRDefault="000946C8" w:rsidP="000946C8">
      <w:pPr>
        <w:pStyle w:val="Caption"/>
        <w:jc w:val="center"/>
      </w:pPr>
      <w:bookmarkStart w:id="240" w:name="_Toc220700915"/>
      <w:r>
        <w:t xml:space="preserve">Slika </w:t>
      </w:r>
      <w:r>
        <w:fldChar w:fldCharType="begin"/>
      </w:r>
      <w:r>
        <w:instrText xml:space="preserve"> SEQ Slika \* ARABIC </w:instrText>
      </w:r>
      <w:r>
        <w:fldChar w:fldCharType="separate"/>
      </w:r>
      <w:r w:rsidR="002341AD">
        <w:rPr>
          <w:noProof/>
        </w:rPr>
        <w:t>75</w:t>
      </w:r>
      <w:r>
        <w:fldChar w:fldCharType="end"/>
      </w:r>
      <w:r>
        <w:t>: SK5 - Period za prijavu je istekao</w:t>
      </w:r>
      <w:bookmarkEnd w:id="240"/>
    </w:p>
    <w:p w14:paraId="18500341" w14:textId="45DE14EC" w:rsidR="00945821" w:rsidRPr="00AE0458" w:rsidRDefault="00E93FCA" w:rsidP="00A70B92">
      <w:pPr>
        <w:pStyle w:val="Heading3"/>
      </w:pPr>
      <w:bookmarkStart w:id="241" w:name="_Toc220701007"/>
      <w:r>
        <w:t>4.2.</w:t>
      </w:r>
      <w:del w:id="242" w:author="Vladimir Jecic" w:date="2026-01-09T13:03:00Z" w16du:dateUtc="2026-01-09T12:03:00Z">
        <w:r w:rsidR="00945821" w:rsidRPr="00AE0458" w:rsidDel="00B66331">
          <w:delText>7</w:delText>
        </w:r>
      </w:del>
      <w:ins w:id="243" w:author="Vladimir Jecic" w:date="2026-01-09T13:03:00Z" w16du:dateUtc="2026-01-09T12:03:00Z">
        <w:r w:rsidR="00B66331">
          <w:t>6</w:t>
        </w:r>
      </w:ins>
      <w:r w:rsidR="00945821" w:rsidRPr="00AE0458">
        <w:t xml:space="preserve"> Uputstvo SK</w:t>
      </w:r>
      <w:ins w:id="244" w:author="Vladimir Jecic" w:date="2026-01-09T13:03:00Z" w16du:dateUtc="2026-01-09T12:03:00Z">
        <w:r w:rsidR="00B66331">
          <w:t>6</w:t>
        </w:r>
      </w:ins>
      <w:del w:id="245" w:author="Vladimir Jecic" w:date="2026-01-09T13:03:00Z" w16du:dateUtc="2026-01-09T12:03:00Z">
        <w:r w:rsidR="00945821" w:rsidRPr="00AE0458" w:rsidDel="00B66331">
          <w:delText>7</w:delText>
        </w:r>
      </w:del>
      <w:r w:rsidR="00945821" w:rsidRPr="00AE0458">
        <w:t>: O</w:t>
      </w:r>
      <w:r w:rsidR="006A1CCB">
        <w:t>dj</w:t>
      </w:r>
      <w:r w:rsidR="00945821" w:rsidRPr="00AE0458">
        <w:t>avljivanje polaganja ispita</w:t>
      </w:r>
      <w:bookmarkEnd w:id="241"/>
    </w:p>
    <w:p w14:paraId="50999414" w14:textId="77777777" w:rsidR="00945821" w:rsidRPr="00AE0458" w:rsidRDefault="00945821" w:rsidP="00945821">
      <w:r>
        <w:t>Uslov</w:t>
      </w:r>
      <w:r w:rsidRPr="00AE0458">
        <w:t>: Student je ulogovan sa svojim nalogom.</w:t>
      </w:r>
    </w:p>
    <w:p w14:paraId="2ED29756" w14:textId="5F488CDA" w:rsidR="00945821" w:rsidRDefault="00C975A1" w:rsidP="00945821">
      <w:r>
        <w:lastRenderedPageBreak/>
        <w:t xml:space="preserve">Opis: Student klikom na navigaciju </w:t>
      </w:r>
      <w:r>
        <w:rPr>
          <w:lang w:val="en-US"/>
        </w:rPr>
        <w:t>“</w:t>
      </w:r>
      <w:r>
        <w:t>Prijava ispita“ (</w:t>
      </w:r>
      <w:hyperlink w:anchor="_4.2.4_Uputstvo_SK4:" w:history="1">
        <w:r>
          <w:rPr>
            <w:rStyle w:val="Hyperlink"/>
          </w:rPr>
          <w:t>Slika 66: SK4, Navigacioni meni - student</w:t>
        </w:r>
      </w:hyperlink>
      <w:r>
        <w:t>) učitavaju se svi prijavljeni i neprijavljeni ispiti studenta.</w:t>
      </w:r>
    </w:p>
    <w:p w14:paraId="0E029E30" w14:textId="77777777" w:rsidR="00C975A1" w:rsidRDefault="00945821" w:rsidP="00945821">
      <w:r>
        <w:t>Klikom na dugme o</w:t>
      </w:r>
      <w:r w:rsidR="006A1CCB">
        <w:t>dj</w:t>
      </w:r>
      <w:r>
        <w:t>avi, student upućuje zahtev da ispit bude o</w:t>
      </w:r>
      <w:r w:rsidR="006A1CCB">
        <w:t>dj</w:t>
      </w:r>
      <w:r>
        <w:t>avljen</w:t>
      </w:r>
      <w:r w:rsidR="00C975A1">
        <w:t>.</w:t>
      </w:r>
    </w:p>
    <w:p w14:paraId="3CEFCB5F" w14:textId="24846722" w:rsidR="00C975A1" w:rsidRDefault="00C975A1" w:rsidP="00C975A1">
      <w:pPr>
        <w:keepNext/>
      </w:pPr>
      <w:r w:rsidRPr="00C975A1">
        <w:rPr>
          <w:noProof/>
        </w:rPr>
        <w:drawing>
          <wp:inline distT="0" distB="0" distL="0" distR="0" wp14:anchorId="06755088" wp14:editId="053F0C2F">
            <wp:extent cx="5943600" cy="1210310"/>
            <wp:effectExtent l="0" t="0" r="0" b="8890"/>
            <wp:docPr id="59755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51591" name=""/>
                    <pic:cNvPicPr/>
                  </pic:nvPicPr>
                  <pic:blipFill>
                    <a:blip r:embed="rId91"/>
                    <a:stretch>
                      <a:fillRect/>
                    </a:stretch>
                  </pic:blipFill>
                  <pic:spPr>
                    <a:xfrm>
                      <a:off x="0" y="0"/>
                      <a:ext cx="5943600" cy="1210310"/>
                    </a:xfrm>
                    <a:prstGeom prst="rect">
                      <a:avLst/>
                    </a:prstGeom>
                  </pic:spPr>
                </pic:pic>
              </a:graphicData>
            </a:graphic>
          </wp:inline>
        </w:drawing>
      </w:r>
    </w:p>
    <w:p w14:paraId="2E51AAA8" w14:textId="16F8CF3A" w:rsidR="00C975A1" w:rsidRDefault="00C975A1" w:rsidP="00C975A1">
      <w:pPr>
        <w:pStyle w:val="Caption"/>
        <w:jc w:val="center"/>
      </w:pPr>
      <w:bookmarkStart w:id="246" w:name="_Toc220700916"/>
      <w:r>
        <w:t xml:space="preserve">Slika </w:t>
      </w:r>
      <w:r>
        <w:fldChar w:fldCharType="begin"/>
      </w:r>
      <w:r>
        <w:instrText xml:space="preserve"> SEQ Slika \* ARABIC </w:instrText>
      </w:r>
      <w:r>
        <w:fldChar w:fldCharType="separate"/>
      </w:r>
      <w:r w:rsidR="002341AD">
        <w:rPr>
          <w:noProof/>
        </w:rPr>
        <w:t>76</w:t>
      </w:r>
      <w:r>
        <w:fldChar w:fldCharType="end"/>
      </w:r>
      <w:r>
        <w:t>: SK6, implementacija odjave ispita</w:t>
      </w:r>
      <w:bookmarkEnd w:id="246"/>
    </w:p>
    <w:p w14:paraId="6DE19618" w14:textId="26DDF058" w:rsidR="00C975A1" w:rsidRPr="00C975A1" w:rsidRDefault="00945821" w:rsidP="00945821">
      <w:pPr>
        <w:rPr>
          <w:lang w:val="en-US"/>
        </w:rPr>
      </w:pPr>
      <w:r w:rsidRPr="00AE0458">
        <w:t>Ako je o</w:t>
      </w:r>
      <w:r w:rsidR="006A1CCB">
        <w:t>dj</w:t>
      </w:r>
      <w:r w:rsidRPr="00AE0458">
        <w:t>avljivanje uspe</w:t>
      </w:r>
      <w:r>
        <w:t xml:space="preserve">šno, posle nekoliko sekundi pregled će se osvežiti i ispit </w:t>
      </w:r>
      <w:r w:rsidR="00C975A1">
        <w:rPr>
          <w:lang w:val="en-US"/>
        </w:rPr>
        <w:t>će nestati iz tabele Prijavljeni ispiti I pojaviti se u tabeli ispiti koje mogu da prijavim, u slučaju da je rok počeo, odjava ispita će biti onemogućena.</w:t>
      </w:r>
    </w:p>
    <w:p w14:paraId="3E4F1B35" w14:textId="4E153AB9" w:rsidR="00945821" w:rsidRDefault="00945821" w:rsidP="00945821">
      <w:pPr>
        <w:keepNext/>
      </w:pPr>
    </w:p>
    <w:p w14:paraId="7DF50475" w14:textId="5A4AA79B" w:rsidR="00C975A1" w:rsidRDefault="000946C8" w:rsidP="00C975A1">
      <w:pPr>
        <w:pStyle w:val="Caption"/>
        <w:tabs>
          <w:tab w:val="left" w:pos="1991"/>
          <w:tab w:val="center" w:pos="4680"/>
        </w:tabs>
      </w:pPr>
      <w:r w:rsidRPr="000946C8">
        <w:rPr>
          <w:noProof/>
        </w:rPr>
        <w:drawing>
          <wp:inline distT="0" distB="0" distL="0" distR="0" wp14:anchorId="7D0CB960" wp14:editId="3B2D6D7C">
            <wp:extent cx="5943600" cy="1784985"/>
            <wp:effectExtent l="0" t="0" r="0" b="5715"/>
            <wp:docPr id="33531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11247" name=""/>
                    <pic:cNvPicPr/>
                  </pic:nvPicPr>
                  <pic:blipFill>
                    <a:blip r:embed="rId92"/>
                    <a:stretch>
                      <a:fillRect/>
                    </a:stretch>
                  </pic:blipFill>
                  <pic:spPr>
                    <a:xfrm>
                      <a:off x="0" y="0"/>
                      <a:ext cx="5943600" cy="1784985"/>
                    </a:xfrm>
                    <a:prstGeom prst="rect">
                      <a:avLst/>
                    </a:prstGeom>
                  </pic:spPr>
                </pic:pic>
              </a:graphicData>
            </a:graphic>
          </wp:inline>
        </w:drawing>
      </w:r>
    </w:p>
    <w:p w14:paraId="7BD383FC" w14:textId="18095D94" w:rsidR="00945821" w:rsidRPr="00DB3494" w:rsidRDefault="00945821" w:rsidP="000946C8">
      <w:pPr>
        <w:pStyle w:val="Caption"/>
        <w:tabs>
          <w:tab w:val="left" w:pos="1991"/>
          <w:tab w:val="center" w:pos="4680"/>
        </w:tabs>
        <w:jc w:val="center"/>
      </w:pPr>
      <w:bookmarkStart w:id="247" w:name="_Toc220700917"/>
      <w:r>
        <w:t xml:space="preserve">Slika </w:t>
      </w:r>
      <w:r>
        <w:fldChar w:fldCharType="begin"/>
      </w:r>
      <w:r>
        <w:instrText xml:space="preserve"> SEQ Slika \* ARABIC </w:instrText>
      </w:r>
      <w:r>
        <w:fldChar w:fldCharType="separate"/>
      </w:r>
      <w:r w:rsidR="002341AD">
        <w:rPr>
          <w:noProof/>
        </w:rPr>
        <w:t>77</w:t>
      </w:r>
      <w:r>
        <w:fldChar w:fldCharType="end"/>
      </w:r>
      <w:r w:rsidR="001466F4">
        <w:t>:</w:t>
      </w:r>
      <w:r>
        <w:t xml:space="preserve"> SK</w:t>
      </w:r>
      <w:r w:rsidR="00C975A1">
        <w:t>6</w:t>
      </w:r>
      <w:r w:rsidR="000946C8">
        <w:t>, poruka, Ispit je uspešno odjavljen</w:t>
      </w:r>
      <w:bookmarkEnd w:id="247"/>
    </w:p>
    <w:p w14:paraId="15FD003D" w14:textId="77777777" w:rsidR="00C975A1" w:rsidRDefault="00C975A1" w:rsidP="00C975A1">
      <w:pPr>
        <w:keepNext/>
      </w:pPr>
      <w:r w:rsidRPr="00C975A1">
        <w:rPr>
          <w:noProof/>
        </w:rPr>
        <w:drawing>
          <wp:inline distT="0" distB="0" distL="0" distR="0" wp14:anchorId="7941F610" wp14:editId="673E6F65">
            <wp:extent cx="5943600" cy="1898650"/>
            <wp:effectExtent l="0" t="0" r="0" b="6350"/>
            <wp:docPr id="172292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23949" name=""/>
                    <pic:cNvPicPr/>
                  </pic:nvPicPr>
                  <pic:blipFill>
                    <a:blip r:embed="rId93"/>
                    <a:stretch>
                      <a:fillRect/>
                    </a:stretch>
                  </pic:blipFill>
                  <pic:spPr>
                    <a:xfrm>
                      <a:off x="0" y="0"/>
                      <a:ext cx="5943600" cy="1898650"/>
                    </a:xfrm>
                    <a:prstGeom prst="rect">
                      <a:avLst/>
                    </a:prstGeom>
                  </pic:spPr>
                </pic:pic>
              </a:graphicData>
            </a:graphic>
          </wp:inline>
        </w:drawing>
      </w:r>
    </w:p>
    <w:p w14:paraId="7C7B628A" w14:textId="75E0CAF9" w:rsidR="00945821" w:rsidRPr="00B3328E" w:rsidRDefault="00C975A1" w:rsidP="00C975A1">
      <w:pPr>
        <w:pStyle w:val="Caption"/>
        <w:jc w:val="center"/>
        <w:rPr>
          <w:lang w:val="en-US"/>
        </w:rPr>
      </w:pPr>
      <w:bookmarkStart w:id="248" w:name="_Toc220700918"/>
      <w:r>
        <w:t xml:space="preserve">Slika </w:t>
      </w:r>
      <w:r>
        <w:fldChar w:fldCharType="begin"/>
      </w:r>
      <w:r>
        <w:instrText xml:space="preserve"> SEQ Slika \* ARABIC </w:instrText>
      </w:r>
      <w:r>
        <w:fldChar w:fldCharType="separate"/>
      </w:r>
      <w:r w:rsidR="002341AD">
        <w:rPr>
          <w:noProof/>
        </w:rPr>
        <w:t>78</w:t>
      </w:r>
      <w:r>
        <w:fldChar w:fldCharType="end"/>
      </w:r>
      <w:r>
        <w:t>: SK6, Period za prijavu je istekao</w:t>
      </w:r>
      <w:bookmarkEnd w:id="248"/>
    </w:p>
    <w:p w14:paraId="24803C0D" w14:textId="7458FF46" w:rsidR="00945821" w:rsidRDefault="00E93FCA" w:rsidP="00A70B92">
      <w:pPr>
        <w:pStyle w:val="Heading3"/>
      </w:pPr>
      <w:bookmarkStart w:id="249" w:name="_Toc220701008"/>
      <w:r>
        <w:lastRenderedPageBreak/>
        <w:t>4.2.</w:t>
      </w:r>
      <w:r w:rsidR="00FD3528">
        <w:t>7</w:t>
      </w:r>
      <w:r w:rsidR="00945821">
        <w:t xml:space="preserve"> Uputstvo SK</w:t>
      </w:r>
      <w:r w:rsidR="00AA2290">
        <w:t>7</w:t>
      </w:r>
      <w:r w:rsidR="00945821">
        <w:t>: Ocenjivanje prijave studenta</w:t>
      </w:r>
      <w:bookmarkEnd w:id="249"/>
    </w:p>
    <w:p w14:paraId="668C7232" w14:textId="77777777" w:rsidR="00945821" w:rsidRPr="00D563E7" w:rsidRDefault="00945821" w:rsidP="00945821">
      <w:r>
        <w:t>Uslov</w:t>
      </w:r>
      <w:r w:rsidRPr="00D563E7">
        <w:t>: Korisnik je ulogovan sa administratorskim nalogom.</w:t>
      </w:r>
    </w:p>
    <w:p w14:paraId="3505E033" w14:textId="24565A1B" w:rsidR="00945821" w:rsidRPr="00D563E7" w:rsidRDefault="00945821" w:rsidP="00945821">
      <w:r w:rsidRPr="00D563E7">
        <w:t xml:space="preserve">Opis: </w:t>
      </w:r>
      <w:r w:rsidR="00FD3528">
        <w:t>Kada se uloguje, za razliku od studenta njemu se po defaultu</w:t>
      </w:r>
      <w:r w:rsidRPr="00D563E7">
        <w:t xml:space="preserve"> prikazu</w:t>
      </w:r>
      <w:r w:rsidR="00FD3528">
        <w:t>je</w:t>
      </w:r>
      <w:r w:rsidRPr="00D563E7">
        <w:t xml:space="preserve"> interfejs za rad sa </w:t>
      </w:r>
      <w:r w:rsidR="00AA2290">
        <w:t>prijavama</w:t>
      </w:r>
      <w:r w:rsidRPr="00D563E7">
        <w:t xml:space="preserve"> polaganj</w:t>
      </w:r>
      <w:r w:rsidR="00AA2290">
        <w:t>a</w:t>
      </w:r>
      <w:r w:rsidRPr="00D563E7">
        <w:t>.</w:t>
      </w:r>
    </w:p>
    <w:p w14:paraId="3D76DDEB" w14:textId="6C3F523C" w:rsidR="00945821" w:rsidRDefault="00AA2290" w:rsidP="00945821">
      <w:r w:rsidRPr="00AA2290">
        <w:rPr>
          <w:noProof/>
        </w:rPr>
        <w:drawing>
          <wp:inline distT="0" distB="0" distL="0" distR="0" wp14:anchorId="5442BF02" wp14:editId="70C09799">
            <wp:extent cx="5943600" cy="3439795"/>
            <wp:effectExtent l="0" t="0" r="0" b="8255"/>
            <wp:docPr id="179208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84772" name=""/>
                    <pic:cNvPicPr/>
                  </pic:nvPicPr>
                  <pic:blipFill>
                    <a:blip r:embed="rId94"/>
                    <a:stretch>
                      <a:fillRect/>
                    </a:stretch>
                  </pic:blipFill>
                  <pic:spPr>
                    <a:xfrm>
                      <a:off x="0" y="0"/>
                      <a:ext cx="5943600" cy="3439795"/>
                    </a:xfrm>
                    <a:prstGeom prst="rect">
                      <a:avLst/>
                    </a:prstGeom>
                  </pic:spPr>
                </pic:pic>
              </a:graphicData>
            </a:graphic>
          </wp:inline>
        </w:drawing>
      </w:r>
    </w:p>
    <w:p w14:paraId="142C4E99" w14:textId="439D37C5" w:rsidR="00945821" w:rsidRDefault="00945821" w:rsidP="00945821">
      <w:pPr>
        <w:pStyle w:val="Caption"/>
        <w:jc w:val="center"/>
      </w:pPr>
      <w:bookmarkStart w:id="250" w:name="_Toc220700919"/>
      <w:r>
        <w:t xml:space="preserve">Slika </w:t>
      </w:r>
      <w:r>
        <w:fldChar w:fldCharType="begin"/>
      </w:r>
      <w:r>
        <w:instrText xml:space="preserve"> SEQ Slika \* ARABIC </w:instrText>
      </w:r>
      <w:r>
        <w:fldChar w:fldCharType="separate"/>
      </w:r>
      <w:r w:rsidR="002341AD">
        <w:rPr>
          <w:noProof/>
        </w:rPr>
        <w:t>79</w:t>
      </w:r>
      <w:r>
        <w:fldChar w:fldCharType="end"/>
      </w:r>
      <w:r w:rsidR="001466F4">
        <w:t>:</w:t>
      </w:r>
      <w:r>
        <w:t xml:space="preserve"> SK</w:t>
      </w:r>
      <w:r w:rsidR="00AA2290">
        <w:t>7</w:t>
      </w:r>
      <w:r>
        <w:t>: Upis ocena</w:t>
      </w:r>
      <w:bookmarkEnd w:id="250"/>
    </w:p>
    <w:p w14:paraId="5BBD0411" w14:textId="6AF6D707" w:rsidR="00AA2290" w:rsidRDefault="00AA2290" w:rsidP="00945821">
      <w:r>
        <w:t>Na formi vidimo prijavu studenta Abigail Klein, br. Indexa 2025/7000 koje je kreirana prilikom demonstriranja prijave ispita u SK5.</w:t>
      </w:r>
    </w:p>
    <w:p w14:paraId="2ADE46F0" w14:textId="03831489" w:rsidR="00AA2290" w:rsidRDefault="00AA2290" w:rsidP="00945821">
      <w:pPr>
        <w:rPr>
          <w:lang w:val="en-US"/>
        </w:rPr>
      </w:pPr>
      <w:r>
        <w:t>Prijave je mogu</w:t>
      </w:r>
      <w:r>
        <w:rPr>
          <w:lang w:val="en-US"/>
        </w:rPr>
        <w:t>će filtrirati po student (full text search</w:t>
      </w:r>
      <w:r w:rsidR="000C748A">
        <w:rPr>
          <w:lang w:val="en-US"/>
        </w:rPr>
        <w:t xml:space="preserve"> – po delu imena ili broju indexa</w:t>
      </w:r>
      <w:r>
        <w:rPr>
          <w:lang w:val="en-US"/>
        </w:rPr>
        <w:t>)</w:t>
      </w:r>
      <w:r w:rsidR="000C748A">
        <w:rPr>
          <w:lang w:val="en-US"/>
        </w:rPr>
        <w:t>, po roku u kojem je prijava napravljena i po ispitu u izabranom roku.</w:t>
      </w:r>
    </w:p>
    <w:p w14:paraId="5A686BA4" w14:textId="77777777" w:rsidR="000C748A" w:rsidRDefault="000C748A" w:rsidP="000C748A">
      <w:pPr>
        <w:keepNext/>
      </w:pPr>
      <w:r w:rsidRPr="000C748A">
        <w:rPr>
          <w:noProof/>
          <w:lang w:val="en-US"/>
        </w:rPr>
        <w:drawing>
          <wp:inline distT="0" distB="0" distL="0" distR="0" wp14:anchorId="1CD2B772" wp14:editId="797464F4">
            <wp:extent cx="5943600" cy="1712595"/>
            <wp:effectExtent l="0" t="0" r="0" b="1905"/>
            <wp:docPr id="184368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83751" name=""/>
                    <pic:cNvPicPr/>
                  </pic:nvPicPr>
                  <pic:blipFill>
                    <a:blip r:embed="rId95"/>
                    <a:stretch>
                      <a:fillRect/>
                    </a:stretch>
                  </pic:blipFill>
                  <pic:spPr>
                    <a:xfrm>
                      <a:off x="0" y="0"/>
                      <a:ext cx="5943600" cy="1712595"/>
                    </a:xfrm>
                    <a:prstGeom prst="rect">
                      <a:avLst/>
                    </a:prstGeom>
                  </pic:spPr>
                </pic:pic>
              </a:graphicData>
            </a:graphic>
          </wp:inline>
        </w:drawing>
      </w:r>
    </w:p>
    <w:p w14:paraId="594E7D69" w14:textId="4744030B" w:rsidR="000C748A" w:rsidRDefault="000C748A" w:rsidP="000C748A">
      <w:pPr>
        <w:pStyle w:val="Caption"/>
        <w:jc w:val="center"/>
        <w:rPr>
          <w:noProof/>
        </w:rPr>
      </w:pPr>
      <w:bookmarkStart w:id="251" w:name="_Toc220700920"/>
      <w:r>
        <w:t xml:space="preserve">Slika </w:t>
      </w:r>
      <w:r>
        <w:fldChar w:fldCharType="begin"/>
      </w:r>
      <w:r>
        <w:instrText xml:space="preserve"> SEQ Slika \* ARABIC </w:instrText>
      </w:r>
      <w:r>
        <w:fldChar w:fldCharType="separate"/>
      </w:r>
      <w:r w:rsidR="002341AD">
        <w:rPr>
          <w:noProof/>
        </w:rPr>
        <w:t>80</w:t>
      </w:r>
      <w:r>
        <w:fldChar w:fldCharType="end"/>
      </w:r>
      <w:r>
        <w:t xml:space="preserve">: SK7, Pretraga po studentu i/ili ispitno roku </w:t>
      </w:r>
      <w:r>
        <w:rPr>
          <w:noProof/>
        </w:rPr>
        <w:t>i ispitu</w:t>
      </w:r>
      <w:bookmarkEnd w:id="251"/>
    </w:p>
    <w:p w14:paraId="163BF974" w14:textId="2CFF3CDC" w:rsidR="000C748A" w:rsidRDefault="000C748A" w:rsidP="000C748A">
      <w:pPr>
        <w:rPr>
          <w:lang w:val="en-US"/>
        </w:rPr>
      </w:pPr>
      <w:r>
        <w:rPr>
          <w:lang w:val="en-US"/>
        </w:rPr>
        <w:lastRenderedPageBreak/>
        <w:t>Klikom na više filtera se otvara dijalog sa dodatnim filterima pretrage, svih 6 filtera je moguće očistiti odjednom klikom na sivo dugme pored više filtera koje postaje vidljivo u slučaju da je bilo koji od filtera aktivan-</w:t>
      </w:r>
    </w:p>
    <w:p w14:paraId="10BDFAA4" w14:textId="5A3CA398" w:rsidR="000C748A" w:rsidRDefault="000946C8" w:rsidP="000C748A">
      <w:pPr>
        <w:keepNext/>
      </w:pPr>
      <w:r w:rsidRPr="000946C8">
        <w:rPr>
          <w:noProof/>
        </w:rPr>
        <w:drawing>
          <wp:inline distT="0" distB="0" distL="0" distR="0" wp14:anchorId="635CEB50" wp14:editId="3D62FDA1">
            <wp:extent cx="5943600" cy="3441700"/>
            <wp:effectExtent l="0" t="0" r="0" b="6350"/>
            <wp:docPr id="22723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33328" name=""/>
                    <pic:cNvPicPr/>
                  </pic:nvPicPr>
                  <pic:blipFill>
                    <a:blip r:embed="rId96"/>
                    <a:stretch>
                      <a:fillRect/>
                    </a:stretch>
                  </pic:blipFill>
                  <pic:spPr>
                    <a:xfrm>
                      <a:off x="0" y="0"/>
                      <a:ext cx="5943600" cy="3441700"/>
                    </a:xfrm>
                    <a:prstGeom prst="rect">
                      <a:avLst/>
                    </a:prstGeom>
                  </pic:spPr>
                </pic:pic>
              </a:graphicData>
            </a:graphic>
          </wp:inline>
        </w:drawing>
      </w:r>
    </w:p>
    <w:p w14:paraId="4AD3BF33" w14:textId="549E980F" w:rsidR="000C748A" w:rsidRPr="000C748A" w:rsidRDefault="000C748A" w:rsidP="000C748A">
      <w:pPr>
        <w:pStyle w:val="Caption"/>
        <w:jc w:val="center"/>
        <w:rPr>
          <w:lang w:val="en-US"/>
        </w:rPr>
      </w:pPr>
      <w:bookmarkStart w:id="252" w:name="_Toc220700921"/>
      <w:r>
        <w:t xml:space="preserve">Slika </w:t>
      </w:r>
      <w:r>
        <w:fldChar w:fldCharType="begin"/>
      </w:r>
      <w:r>
        <w:instrText xml:space="preserve"> SEQ Slika \* ARABIC </w:instrText>
      </w:r>
      <w:r>
        <w:fldChar w:fldCharType="separate"/>
      </w:r>
      <w:r w:rsidR="002341AD">
        <w:rPr>
          <w:noProof/>
        </w:rPr>
        <w:t>81</w:t>
      </w:r>
      <w:r>
        <w:fldChar w:fldCharType="end"/>
      </w:r>
      <w:r>
        <w:t>: SK7, Dodatni filteri</w:t>
      </w:r>
      <w:bookmarkEnd w:id="252"/>
    </w:p>
    <w:p w14:paraId="02D00F57" w14:textId="4D5194FE" w:rsidR="00945821" w:rsidRDefault="000C748A" w:rsidP="00945821">
      <w:r>
        <w:t>Nastanik klikom na olov</w:t>
      </w:r>
      <w:r>
        <w:rPr>
          <w:lang w:val="en-US"/>
        </w:rPr>
        <w:t>čicu otvara dijalog za izmenu prijave, gde</w:t>
      </w:r>
      <w:r w:rsidR="00945821" w:rsidRPr="00AE0458">
        <w:t xml:space="preserve"> mo</w:t>
      </w:r>
      <w:r w:rsidR="00945821">
        <w:t>že da upiše ocenu</w:t>
      </w:r>
      <w:r w:rsidR="000946C8">
        <w:t>, prisustvo</w:t>
      </w:r>
      <w:r w:rsidR="00945821">
        <w:t xml:space="preserve"> i ostavi komentar(opciono) nakon čega klikom na sačuvaj </w:t>
      </w:r>
      <w:r>
        <w:t>izmene</w:t>
      </w:r>
      <w:r w:rsidR="00945821">
        <w:t xml:space="preserve"> poziva sistem da sačuva</w:t>
      </w:r>
      <w:r w:rsidR="002341AD">
        <w:t xml:space="preserve"> ocenjenu</w:t>
      </w:r>
      <w:r w:rsidR="00945821">
        <w:t xml:space="preserve"> prijavu.</w:t>
      </w:r>
    </w:p>
    <w:p w14:paraId="02E92239" w14:textId="1AF4D01F" w:rsidR="00945821" w:rsidRDefault="00945821" w:rsidP="00945821">
      <w:r>
        <w:t xml:space="preserve">Ako je prijava uspešno izmenjena prikazaće se poruka: </w:t>
      </w:r>
      <w:r w:rsidRPr="00AE0458">
        <w:t>“</w:t>
      </w:r>
      <w:r w:rsidR="002341AD">
        <w:t>Polaganje je uspe</w:t>
      </w:r>
      <w:r w:rsidR="002341AD">
        <w:rPr>
          <w:lang w:val="en-US"/>
        </w:rPr>
        <w:t>šno ažurirano</w:t>
      </w:r>
      <w:r w:rsidRPr="00AE0458">
        <w:t>”.</w:t>
      </w:r>
    </w:p>
    <w:p w14:paraId="44D29F3A" w14:textId="268D89B9" w:rsidR="00945821" w:rsidRDefault="000C748A" w:rsidP="000946C8">
      <w:r w:rsidRPr="000C748A">
        <w:rPr>
          <w:noProof/>
        </w:rPr>
        <w:lastRenderedPageBreak/>
        <w:drawing>
          <wp:inline distT="0" distB="0" distL="0" distR="0" wp14:anchorId="517B3A9B" wp14:editId="5A71E245">
            <wp:extent cx="5943600" cy="3430905"/>
            <wp:effectExtent l="0" t="0" r="0" b="0"/>
            <wp:docPr id="126004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47663" name=""/>
                    <pic:cNvPicPr/>
                  </pic:nvPicPr>
                  <pic:blipFill>
                    <a:blip r:embed="rId97"/>
                    <a:stretch>
                      <a:fillRect/>
                    </a:stretch>
                  </pic:blipFill>
                  <pic:spPr>
                    <a:xfrm>
                      <a:off x="0" y="0"/>
                      <a:ext cx="5943600" cy="3430905"/>
                    </a:xfrm>
                    <a:prstGeom prst="rect">
                      <a:avLst/>
                    </a:prstGeom>
                  </pic:spPr>
                </pic:pic>
              </a:graphicData>
            </a:graphic>
          </wp:inline>
        </w:drawing>
      </w:r>
    </w:p>
    <w:p w14:paraId="5F335F96" w14:textId="3B3E64A7" w:rsidR="00945821" w:rsidRDefault="00945821" w:rsidP="00945821">
      <w:pPr>
        <w:pStyle w:val="Caption"/>
        <w:jc w:val="center"/>
      </w:pPr>
      <w:bookmarkStart w:id="253" w:name="_Toc220700922"/>
      <w:r>
        <w:t xml:space="preserve">Slika </w:t>
      </w:r>
      <w:r>
        <w:fldChar w:fldCharType="begin"/>
      </w:r>
      <w:r>
        <w:instrText xml:space="preserve"> SEQ Slika \* ARABIC </w:instrText>
      </w:r>
      <w:r>
        <w:fldChar w:fldCharType="separate"/>
      </w:r>
      <w:r w:rsidR="002341AD">
        <w:rPr>
          <w:noProof/>
        </w:rPr>
        <w:t>82</w:t>
      </w:r>
      <w:r>
        <w:fldChar w:fldCharType="end"/>
      </w:r>
      <w:r w:rsidR="001466F4">
        <w:t>:</w:t>
      </w:r>
      <w:r>
        <w:t xml:space="preserve"> SK</w:t>
      </w:r>
      <w:r w:rsidR="000946C8">
        <w:t>7</w:t>
      </w:r>
      <w:r>
        <w:t xml:space="preserve">: </w:t>
      </w:r>
      <w:r w:rsidR="000946C8">
        <w:t>Unos ocene</w:t>
      </w:r>
      <w:bookmarkEnd w:id="253"/>
    </w:p>
    <w:p w14:paraId="7716A909" w14:textId="77777777" w:rsidR="000946C8" w:rsidRDefault="000946C8" w:rsidP="000946C8">
      <w:pPr>
        <w:keepNext/>
      </w:pPr>
      <w:r w:rsidRPr="000946C8">
        <w:rPr>
          <w:noProof/>
        </w:rPr>
        <w:drawing>
          <wp:inline distT="0" distB="0" distL="0" distR="0" wp14:anchorId="2B1750AF" wp14:editId="6F9F808B">
            <wp:extent cx="5943600" cy="3438525"/>
            <wp:effectExtent l="0" t="0" r="0" b="9525"/>
            <wp:docPr id="12127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1237" name=""/>
                    <pic:cNvPicPr/>
                  </pic:nvPicPr>
                  <pic:blipFill>
                    <a:blip r:embed="rId98"/>
                    <a:stretch>
                      <a:fillRect/>
                    </a:stretch>
                  </pic:blipFill>
                  <pic:spPr>
                    <a:xfrm>
                      <a:off x="0" y="0"/>
                      <a:ext cx="5943600" cy="3438525"/>
                    </a:xfrm>
                    <a:prstGeom prst="rect">
                      <a:avLst/>
                    </a:prstGeom>
                  </pic:spPr>
                </pic:pic>
              </a:graphicData>
            </a:graphic>
          </wp:inline>
        </w:drawing>
      </w:r>
    </w:p>
    <w:p w14:paraId="768AD10F" w14:textId="00665364" w:rsidR="000946C8" w:rsidRDefault="000946C8" w:rsidP="000946C8">
      <w:pPr>
        <w:pStyle w:val="Caption"/>
        <w:jc w:val="center"/>
      </w:pPr>
      <w:bookmarkStart w:id="254" w:name="_Toc220700923"/>
      <w:r>
        <w:t xml:space="preserve">Slika </w:t>
      </w:r>
      <w:r>
        <w:fldChar w:fldCharType="begin"/>
      </w:r>
      <w:r>
        <w:instrText xml:space="preserve"> SEQ Slika \* ARABIC </w:instrText>
      </w:r>
      <w:r>
        <w:fldChar w:fldCharType="separate"/>
      </w:r>
      <w:r w:rsidR="002341AD">
        <w:rPr>
          <w:noProof/>
        </w:rPr>
        <w:t>83</w:t>
      </w:r>
      <w:r>
        <w:fldChar w:fldCharType="end"/>
      </w:r>
      <w:r>
        <w:t>: SK7, poruka, Polaganje je uspešno ažurirano</w:t>
      </w:r>
      <w:bookmarkEnd w:id="254"/>
    </w:p>
    <w:p w14:paraId="38C2A600" w14:textId="77777777" w:rsidR="00582029" w:rsidRDefault="00582029" w:rsidP="00582029">
      <w:pPr>
        <w:keepNext/>
      </w:pPr>
      <w:r w:rsidRPr="00582029">
        <w:rPr>
          <w:noProof/>
        </w:rPr>
        <w:lastRenderedPageBreak/>
        <w:drawing>
          <wp:inline distT="0" distB="0" distL="0" distR="0" wp14:anchorId="3661D746" wp14:editId="6B834B16">
            <wp:extent cx="5943600" cy="2127250"/>
            <wp:effectExtent l="0" t="0" r="0" b="6350"/>
            <wp:docPr id="113623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39908" name=""/>
                    <pic:cNvPicPr/>
                  </pic:nvPicPr>
                  <pic:blipFill>
                    <a:blip r:embed="rId99"/>
                    <a:stretch>
                      <a:fillRect/>
                    </a:stretch>
                  </pic:blipFill>
                  <pic:spPr>
                    <a:xfrm>
                      <a:off x="0" y="0"/>
                      <a:ext cx="5943600" cy="2127250"/>
                    </a:xfrm>
                    <a:prstGeom prst="rect">
                      <a:avLst/>
                    </a:prstGeom>
                  </pic:spPr>
                </pic:pic>
              </a:graphicData>
            </a:graphic>
          </wp:inline>
        </w:drawing>
      </w:r>
    </w:p>
    <w:p w14:paraId="7E7B0660" w14:textId="3E25B105" w:rsidR="00582029" w:rsidRPr="00582029" w:rsidRDefault="00582029" w:rsidP="00582029">
      <w:pPr>
        <w:pStyle w:val="Caption"/>
        <w:jc w:val="center"/>
      </w:pPr>
      <w:bookmarkStart w:id="255" w:name="_Toc220700924"/>
      <w:r>
        <w:t xml:space="preserve">Slika </w:t>
      </w:r>
      <w:r>
        <w:fldChar w:fldCharType="begin"/>
      </w:r>
      <w:r>
        <w:instrText xml:space="preserve"> SEQ Slika \* ARABIC </w:instrText>
      </w:r>
      <w:r>
        <w:fldChar w:fldCharType="separate"/>
      </w:r>
      <w:r w:rsidR="002341AD">
        <w:rPr>
          <w:noProof/>
        </w:rPr>
        <w:t>84</w:t>
      </w:r>
      <w:r>
        <w:fldChar w:fldCharType="end"/>
      </w:r>
      <w:r>
        <w:t>: SK7, implementacija updateExamRegistration, prvog unosa ili izmena ocene</w:t>
      </w:r>
      <w:bookmarkEnd w:id="255"/>
    </w:p>
    <w:p w14:paraId="393E4FF0" w14:textId="77777777" w:rsidR="000946C8" w:rsidRPr="000946C8" w:rsidRDefault="000946C8" w:rsidP="000946C8"/>
    <w:p w14:paraId="0BF7F97B" w14:textId="77777777" w:rsidR="00703CF4" w:rsidRPr="00AE0458" w:rsidRDefault="00703CF4" w:rsidP="00703CF4">
      <w:pPr>
        <w:pStyle w:val="Heading3"/>
      </w:pPr>
      <w:bookmarkStart w:id="256" w:name="_Toc220701009"/>
      <w:r>
        <w:t>4.2.8</w:t>
      </w:r>
      <w:r w:rsidRPr="00AE0458">
        <w:t xml:space="preserve"> Uputstvo SK</w:t>
      </w:r>
      <w:r>
        <w:t>8</w:t>
      </w:r>
      <w:r w:rsidRPr="00AE0458">
        <w:t>: O</w:t>
      </w:r>
      <w:r>
        <w:t>dj</w:t>
      </w:r>
      <w:r w:rsidRPr="00AE0458">
        <w:t>avljivanje korisnika</w:t>
      </w:r>
      <w:bookmarkEnd w:id="256"/>
    </w:p>
    <w:p w14:paraId="4D64CF12" w14:textId="77777777" w:rsidR="00703CF4" w:rsidRPr="00703CF4" w:rsidRDefault="00703CF4" w:rsidP="00703CF4">
      <w:pPr>
        <w:rPr>
          <w:lang w:val="en-US"/>
        </w:rPr>
      </w:pPr>
      <w:r>
        <w:t>Uslov</w:t>
      </w:r>
      <w:r w:rsidRPr="00AE0458">
        <w:rPr>
          <w:lang w:val="de-AT"/>
        </w:rPr>
        <w:t>: Korisnik je ulogovan sa svojim nalogom.</w:t>
      </w:r>
    </w:p>
    <w:p w14:paraId="2F68CB71" w14:textId="77777777" w:rsidR="00703CF4" w:rsidRPr="00902E10" w:rsidRDefault="00703CF4" w:rsidP="00703CF4">
      <w:pPr>
        <w:rPr>
          <w:lang w:val="de-AT"/>
        </w:rPr>
      </w:pPr>
      <w:r w:rsidRPr="00902E10">
        <w:rPr>
          <w:lang w:val="de-AT"/>
        </w:rPr>
        <w:t xml:space="preserve">Opis: </w:t>
      </w:r>
      <w:r>
        <w:rPr>
          <w:lang w:val="de-AT"/>
        </w:rPr>
        <w:t>Korisnik klikće</w:t>
      </w:r>
      <w:r w:rsidRPr="00902E10">
        <w:rPr>
          <w:lang w:val="de-AT"/>
        </w:rPr>
        <w:t xml:space="preserve"> na dugme izloguj me pored imena</w:t>
      </w:r>
    </w:p>
    <w:p w14:paraId="62518916" w14:textId="5DB01656" w:rsidR="00703CF4" w:rsidRPr="00902E10" w:rsidRDefault="00703CF4" w:rsidP="00703CF4">
      <w:pPr>
        <w:rPr>
          <w:lang w:val="de-AT"/>
        </w:rPr>
      </w:pPr>
      <w:r w:rsidRPr="00902E10">
        <w:rPr>
          <w:lang w:val="de-AT"/>
        </w:rPr>
        <w:t>Nakon čega će korisnik biti vraćen na početnu login stranu kao</w:t>
      </w:r>
      <w:r>
        <w:rPr>
          <w:lang w:val="de-AT"/>
        </w:rPr>
        <w:t xml:space="preserve"> </w:t>
      </w:r>
      <w:r w:rsidRPr="00902E10">
        <w:rPr>
          <w:lang w:val="de-AT"/>
        </w:rPr>
        <w:t>na slici</w:t>
      </w:r>
      <w:r w:rsidR="00582029">
        <w:rPr>
          <w:lang w:val="de-AT"/>
        </w:rPr>
        <w:t>. Korisniku se bri</w:t>
      </w:r>
      <w:r w:rsidR="00582029">
        <w:rPr>
          <w:lang w:val="en-US"/>
        </w:rPr>
        <w:t xml:space="preserve">še OAuth jwt </w:t>
      </w:r>
      <w:r w:rsidR="00582029" w:rsidRPr="00D37C3B">
        <w:rPr>
          <w:lang w:val="de-AT"/>
        </w:rPr>
        <w:t>token</w:t>
      </w:r>
      <w:r w:rsidR="00D37C3B" w:rsidRPr="00D37C3B">
        <w:rPr>
          <w:lang w:val="de-AT"/>
        </w:rPr>
        <w:t>(</w:t>
      </w:r>
      <w:hyperlink r:id="rId100" w:tgtFrame="_blank" w:history="1">
        <w:r w:rsidR="00D37C3B" w:rsidRPr="00D37C3B">
          <w:rPr>
            <w:lang w:val="de-AT"/>
          </w:rPr>
          <w:t>JSON Web Token</w:t>
        </w:r>
      </w:hyperlink>
      <w:r w:rsidR="00D37C3B" w:rsidRPr="00D37C3B">
        <w:rPr>
          <w:lang w:val="de-AT"/>
        </w:rPr>
        <w:t>)</w:t>
      </w:r>
      <w:r w:rsidR="00D37C3B">
        <w:rPr>
          <w:lang w:val="de-AT"/>
        </w:rPr>
        <w:t xml:space="preserve"> i da bi dobio novi mora da se ponovo uloguje.</w:t>
      </w:r>
      <w:r w:rsidRPr="00902E10">
        <w:rPr>
          <w:lang w:val="de-AT"/>
        </w:rPr>
        <w:t xml:space="preserve"> </w:t>
      </w:r>
    </w:p>
    <w:p w14:paraId="6D05056E" w14:textId="77777777" w:rsidR="00703CF4" w:rsidRDefault="00703CF4" w:rsidP="00703CF4">
      <w:pPr>
        <w:keepNext/>
      </w:pPr>
      <w:r>
        <w:rPr>
          <w:noProof/>
        </w:rPr>
        <w:drawing>
          <wp:inline distT="0" distB="0" distL="0" distR="0" wp14:anchorId="59A0065F" wp14:editId="6B2151B0">
            <wp:extent cx="5936615" cy="3446145"/>
            <wp:effectExtent l="0" t="0" r="6985" b="1905"/>
            <wp:docPr id="1160753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36615" cy="3446145"/>
                    </a:xfrm>
                    <a:prstGeom prst="rect">
                      <a:avLst/>
                    </a:prstGeom>
                    <a:noFill/>
                    <a:ln>
                      <a:noFill/>
                    </a:ln>
                  </pic:spPr>
                </pic:pic>
              </a:graphicData>
            </a:graphic>
          </wp:inline>
        </w:drawing>
      </w:r>
    </w:p>
    <w:p w14:paraId="74AE3123" w14:textId="4B889717" w:rsidR="00703CF4" w:rsidRDefault="00703CF4" w:rsidP="00703CF4">
      <w:pPr>
        <w:pStyle w:val="Caption"/>
        <w:jc w:val="center"/>
      </w:pPr>
      <w:bookmarkStart w:id="257" w:name="_Toc220700925"/>
      <w:r>
        <w:t xml:space="preserve">Slika </w:t>
      </w:r>
      <w:r>
        <w:fldChar w:fldCharType="begin"/>
      </w:r>
      <w:r>
        <w:instrText xml:space="preserve"> SEQ Slika \* ARABIC </w:instrText>
      </w:r>
      <w:r>
        <w:fldChar w:fldCharType="separate"/>
      </w:r>
      <w:r w:rsidR="002341AD">
        <w:rPr>
          <w:noProof/>
        </w:rPr>
        <w:t>85</w:t>
      </w:r>
      <w:r>
        <w:fldChar w:fldCharType="end"/>
      </w:r>
      <w:r>
        <w:t>: SK8: Dugme izloguj me</w:t>
      </w:r>
      <w:bookmarkEnd w:id="257"/>
    </w:p>
    <w:p w14:paraId="55D949FB" w14:textId="77777777" w:rsidR="00703CF4" w:rsidRDefault="00703CF4" w:rsidP="00A70B92">
      <w:pPr>
        <w:pStyle w:val="Heading3"/>
      </w:pPr>
    </w:p>
    <w:p w14:paraId="50E6E8CA" w14:textId="4B63FC77" w:rsidR="00945821" w:rsidRPr="00703CF4" w:rsidRDefault="00E93FCA" w:rsidP="00A70B92">
      <w:pPr>
        <w:pStyle w:val="Heading3"/>
        <w:rPr>
          <w:lang w:val="en-US"/>
        </w:rPr>
      </w:pPr>
      <w:bookmarkStart w:id="258" w:name="_4.2.9_Uputstvo_SK9:"/>
      <w:bookmarkStart w:id="259" w:name="_Toc220701010"/>
      <w:bookmarkEnd w:id="258"/>
      <w:r>
        <w:t>4.2.</w:t>
      </w:r>
      <w:r w:rsidR="004C7EBD">
        <w:t>9</w:t>
      </w:r>
      <w:r w:rsidR="00945821" w:rsidRPr="00AE0458">
        <w:t xml:space="preserve"> Uputstvo SK</w:t>
      </w:r>
      <w:r w:rsidR="004C7EBD">
        <w:t>9</w:t>
      </w:r>
      <w:r w:rsidR="00945821" w:rsidRPr="00AE0458">
        <w:t xml:space="preserve">: </w:t>
      </w:r>
      <w:r w:rsidR="00703CF4">
        <w:t>Pregled izve</w:t>
      </w:r>
      <w:r w:rsidR="00703CF4">
        <w:rPr>
          <w:lang w:val="en-US"/>
        </w:rPr>
        <w:t>štaja polaganja predmeta u ispitnom roku</w:t>
      </w:r>
      <w:bookmarkEnd w:id="259"/>
    </w:p>
    <w:p w14:paraId="457D6B6B" w14:textId="1981B0DD" w:rsidR="00945821" w:rsidRPr="00AE0458" w:rsidRDefault="00945821" w:rsidP="00945821">
      <w:pPr>
        <w:rPr>
          <w:lang w:val="de-AT"/>
        </w:rPr>
      </w:pPr>
      <w:r>
        <w:t>Uslov</w:t>
      </w:r>
      <w:r w:rsidRPr="00AE0458">
        <w:rPr>
          <w:lang w:val="de-AT"/>
        </w:rPr>
        <w:t xml:space="preserve">: </w:t>
      </w:r>
      <w:r w:rsidR="00703CF4">
        <w:rPr>
          <w:lang w:val="de-AT"/>
        </w:rPr>
        <w:t>K</w:t>
      </w:r>
      <w:r w:rsidRPr="00AE0458">
        <w:rPr>
          <w:lang w:val="de-AT"/>
        </w:rPr>
        <w:t>orisnik je ulogovan sa svojim nalogom.</w:t>
      </w:r>
    </w:p>
    <w:p w14:paraId="3A6DD781" w14:textId="57933D57" w:rsidR="00945821" w:rsidRPr="00703CF4" w:rsidRDefault="00945821" w:rsidP="00703CF4">
      <w:pPr>
        <w:rPr>
          <w:lang w:val="en-US"/>
        </w:rPr>
      </w:pPr>
      <w:r w:rsidRPr="00902E10">
        <w:rPr>
          <w:lang w:val="de-AT"/>
        </w:rPr>
        <w:t xml:space="preserve">Opis: </w:t>
      </w:r>
      <w:r w:rsidR="00703CF4">
        <w:rPr>
          <w:lang w:val="de-AT"/>
        </w:rPr>
        <w:t xml:space="preserve">Admin </w:t>
      </w:r>
      <w:r w:rsidR="004C7EBD">
        <w:rPr>
          <w:lang w:val="de-AT"/>
        </w:rPr>
        <w:t xml:space="preserve">Korisnik </w:t>
      </w:r>
      <w:r w:rsidR="00703CF4">
        <w:rPr>
          <w:lang w:val="de-AT"/>
        </w:rPr>
        <w:t xml:space="preserve">u navigacionom meniju bira opciju </w:t>
      </w:r>
      <w:r w:rsidR="00703CF4">
        <w:rPr>
          <w:lang w:val="en-US"/>
        </w:rPr>
        <w:t xml:space="preserve">“Izveštaj polaganja ispita” </w:t>
      </w:r>
    </w:p>
    <w:p w14:paraId="18B360B3" w14:textId="6CA1DF25" w:rsidR="00703CF4" w:rsidRDefault="00703CF4" w:rsidP="00703CF4">
      <w:pPr>
        <w:keepNext/>
      </w:pPr>
      <w:r w:rsidRPr="00703CF4">
        <w:rPr>
          <w:noProof/>
        </w:rPr>
        <w:drawing>
          <wp:inline distT="0" distB="0" distL="0" distR="0" wp14:anchorId="18FA82CF" wp14:editId="2EBCBBE9">
            <wp:extent cx="5943600" cy="3431540"/>
            <wp:effectExtent l="0" t="0" r="0" b="0"/>
            <wp:docPr id="152948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89921" name=""/>
                    <pic:cNvPicPr/>
                  </pic:nvPicPr>
                  <pic:blipFill>
                    <a:blip r:embed="rId102"/>
                    <a:stretch>
                      <a:fillRect/>
                    </a:stretch>
                  </pic:blipFill>
                  <pic:spPr>
                    <a:xfrm>
                      <a:off x="0" y="0"/>
                      <a:ext cx="5943600" cy="3431540"/>
                    </a:xfrm>
                    <a:prstGeom prst="rect">
                      <a:avLst/>
                    </a:prstGeom>
                  </pic:spPr>
                </pic:pic>
              </a:graphicData>
            </a:graphic>
          </wp:inline>
        </w:drawing>
      </w:r>
    </w:p>
    <w:p w14:paraId="22F15325" w14:textId="37ED85BE" w:rsidR="00945821" w:rsidRDefault="00703CF4" w:rsidP="00703CF4">
      <w:pPr>
        <w:pStyle w:val="Caption"/>
        <w:jc w:val="center"/>
      </w:pPr>
      <w:bookmarkStart w:id="260" w:name="_Toc220700926"/>
      <w:r>
        <w:t xml:space="preserve">Slika </w:t>
      </w:r>
      <w:r>
        <w:fldChar w:fldCharType="begin"/>
      </w:r>
      <w:r>
        <w:instrText xml:space="preserve"> SEQ Slika \* ARABIC </w:instrText>
      </w:r>
      <w:r>
        <w:fldChar w:fldCharType="separate"/>
      </w:r>
      <w:r w:rsidR="002341AD">
        <w:rPr>
          <w:noProof/>
        </w:rPr>
        <w:t>86</w:t>
      </w:r>
      <w:r>
        <w:fldChar w:fldCharType="end"/>
      </w:r>
      <w:r>
        <w:t xml:space="preserve">: </w:t>
      </w:r>
      <w:r w:rsidRPr="00DF09A4">
        <w:t>SK</w:t>
      </w:r>
      <w:r>
        <w:t>9</w:t>
      </w:r>
      <w:r w:rsidRPr="00DF09A4">
        <w:t xml:space="preserve">, Navigacioni meni </w:t>
      </w:r>
      <w:r>
        <w:t>–</w:t>
      </w:r>
      <w:r w:rsidRPr="00DF09A4">
        <w:t xml:space="preserve"> </w:t>
      </w:r>
      <w:r>
        <w:t>admin</w:t>
      </w:r>
      <w:bookmarkEnd w:id="260"/>
    </w:p>
    <w:p w14:paraId="07960512" w14:textId="13DF1B33" w:rsidR="00703CF4" w:rsidRDefault="00703CF4" w:rsidP="00703CF4">
      <w:pPr>
        <w:rPr>
          <w:lang w:val="en-US"/>
        </w:rPr>
      </w:pPr>
      <w:r>
        <w:t>Izveštaj je prvo mogu</w:t>
      </w:r>
      <w:r>
        <w:rPr>
          <w:lang w:val="en-US"/>
        </w:rPr>
        <w:t>će filtirati po nazivu ispita ili roka kao i datumu od i datumu do gde ispit upada.</w:t>
      </w:r>
    </w:p>
    <w:p w14:paraId="6C2EE7F2" w14:textId="36D4DEFE" w:rsidR="00703CF4" w:rsidRPr="00703CF4" w:rsidRDefault="00703CF4" w:rsidP="00703CF4">
      <w:pPr>
        <w:rPr>
          <w:lang w:val="en-US"/>
        </w:rPr>
      </w:pPr>
      <w:r>
        <w:rPr>
          <w:lang w:val="en-US"/>
        </w:rPr>
        <w:t xml:space="preserve"> </w:t>
      </w:r>
      <w:r>
        <w:rPr>
          <w:lang w:val="en-US"/>
        </w:rPr>
        <w:tab/>
      </w:r>
    </w:p>
    <w:p w14:paraId="5F769790" w14:textId="53BF4E5C" w:rsidR="00703CF4" w:rsidRDefault="00282B61" w:rsidP="00586A5F">
      <w:r w:rsidRPr="00282B61">
        <w:rPr>
          <w:noProof/>
        </w:rPr>
        <w:lastRenderedPageBreak/>
        <w:drawing>
          <wp:inline distT="0" distB="0" distL="0" distR="0" wp14:anchorId="6D2DFF1A" wp14:editId="31AB4ECF">
            <wp:extent cx="5943600" cy="3450590"/>
            <wp:effectExtent l="0" t="0" r="0" b="0"/>
            <wp:docPr id="88066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69693" name=""/>
                    <pic:cNvPicPr/>
                  </pic:nvPicPr>
                  <pic:blipFill>
                    <a:blip r:embed="rId103"/>
                    <a:stretch>
                      <a:fillRect/>
                    </a:stretch>
                  </pic:blipFill>
                  <pic:spPr>
                    <a:xfrm>
                      <a:off x="0" y="0"/>
                      <a:ext cx="5943600" cy="3450590"/>
                    </a:xfrm>
                    <a:prstGeom prst="rect">
                      <a:avLst/>
                    </a:prstGeom>
                  </pic:spPr>
                </pic:pic>
              </a:graphicData>
            </a:graphic>
          </wp:inline>
        </w:drawing>
      </w:r>
    </w:p>
    <w:p w14:paraId="3995F2AC" w14:textId="4D5CD9B5" w:rsidR="00703CF4" w:rsidRDefault="00703CF4" w:rsidP="00703CF4">
      <w:pPr>
        <w:pStyle w:val="Caption"/>
        <w:jc w:val="center"/>
      </w:pPr>
      <w:bookmarkStart w:id="261" w:name="_Toc220700927"/>
      <w:r>
        <w:t xml:space="preserve">Slika </w:t>
      </w:r>
      <w:r>
        <w:fldChar w:fldCharType="begin"/>
      </w:r>
      <w:r>
        <w:instrText xml:space="preserve"> SEQ Slika \* ARABIC </w:instrText>
      </w:r>
      <w:r>
        <w:fldChar w:fldCharType="separate"/>
      </w:r>
      <w:r w:rsidR="002341AD">
        <w:rPr>
          <w:noProof/>
        </w:rPr>
        <w:t>87</w:t>
      </w:r>
      <w:r>
        <w:fldChar w:fldCharType="end"/>
      </w:r>
      <w:r>
        <w:t>: SK9, Pretraga željenog izveštaja</w:t>
      </w:r>
      <w:bookmarkEnd w:id="261"/>
    </w:p>
    <w:p w14:paraId="605D3F64" w14:textId="375C8D0F" w:rsidR="00532B6A" w:rsidRPr="00F128C7" w:rsidRDefault="00532B6A" w:rsidP="004C7EBD">
      <w:pPr>
        <w:pStyle w:val="Heading3"/>
        <w:rPr>
          <w:rFonts w:eastAsiaTheme="minorHAnsi" w:cstheme="minorBidi"/>
          <w:color w:val="auto"/>
          <w:sz w:val="22"/>
          <w:szCs w:val="22"/>
          <w:lang w:val="en-US"/>
        </w:rPr>
      </w:pPr>
      <w:bookmarkStart w:id="262" w:name="_Toc220701011"/>
      <w:r w:rsidRPr="00F128C7">
        <w:rPr>
          <w:rFonts w:eastAsiaTheme="minorHAnsi" w:cstheme="minorBidi"/>
          <w:color w:val="auto"/>
          <w:sz w:val="22"/>
          <w:szCs w:val="22"/>
          <w:lang w:val="en-US"/>
        </w:rPr>
        <w:t>Kada se nadje odgovarajući ispit, excel izveštaj se skida klikom na download ikonicu u tom redu.</w:t>
      </w:r>
      <w:bookmarkEnd w:id="262"/>
    </w:p>
    <w:p w14:paraId="70D8F694" w14:textId="77777777" w:rsidR="00532B6A" w:rsidRDefault="00532B6A" w:rsidP="00532B6A">
      <w:pPr>
        <w:keepNext/>
      </w:pPr>
      <w:r w:rsidRPr="00532B6A">
        <w:rPr>
          <w:noProof/>
          <w:lang w:val="en-US"/>
        </w:rPr>
        <w:drawing>
          <wp:inline distT="0" distB="0" distL="0" distR="0" wp14:anchorId="780E4425" wp14:editId="718D386B">
            <wp:extent cx="5943600" cy="3427095"/>
            <wp:effectExtent l="0" t="0" r="0" b="1905"/>
            <wp:docPr id="146194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47214" name=""/>
                    <pic:cNvPicPr/>
                  </pic:nvPicPr>
                  <pic:blipFill>
                    <a:blip r:embed="rId104"/>
                    <a:stretch>
                      <a:fillRect/>
                    </a:stretch>
                  </pic:blipFill>
                  <pic:spPr>
                    <a:xfrm>
                      <a:off x="0" y="0"/>
                      <a:ext cx="5943600" cy="3427095"/>
                    </a:xfrm>
                    <a:prstGeom prst="rect">
                      <a:avLst/>
                    </a:prstGeom>
                  </pic:spPr>
                </pic:pic>
              </a:graphicData>
            </a:graphic>
          </wp:inline>
        </w:drawing>
      </w:r>
    </w:p>
    <w:p w14:paraId="2C3BB07D" w14:textId="08F74F4B" w:rsidR="00532B6A" w:rsidRDefault="00532B6A" w:rsidP="00532B6A">
      <w:pPr>
        <w:pStyle w:val="Caption"/>
        <w:jc w:val="center"/>
      </w:pPr>
      <w:bookmarkStart w:id="263" w:name="_Toc220700928"/>
      <w:r>
        <w:t xml:space="preserve">Slika </w:t>
      </w:r>
      <w:r>
        <w:fldChar w:fldCharType="begin"/>
      </w:r>
      <w:r>
        <w:instrText xml:space="preserve"> SEQ Slika \* ARABIC </w:instrText>
      </w:r>
      <w:r>
        <w:fldChar w:fldCharType="separate"/>
      </w:r>
      <w:r w:rsidR="002341AD">
        <w:rPr>
          <w:noProof/>
        </w:rPr>
        <w:t>88</w:t>
      </w:r>
      <w:r>
        <w:fldChar w:fldCharType="end"/>
      </w:r>
      <w:r>
        <w:t>: SK9, Izveštaj ispita Statistika u roku septembar-2025</w:t>
      </w:r>
      <w:bookmarkEnd w:id="263"/>
    </w:p>
    <w:p w14:paraId="6BD37746" w14:textId="63474A7E" w:rsidR="00532B6A" w:rsidRDefault="00532B6A" w:rsidP="00532B6A">
      <w:pPr>
        <w:rPr>
          <w:lang w:val="en-US"/>
        </w:rPr>
      </w:pPr>
      <w:r>
        <w:rPr>
          <w:lang w:val="en-US"/>
        </w:rPr>
        <w:lastRenderedPageBreak/>
        <w:t>U izveštaju se može vidi spisak studenata koji su bili prijavljeni na taj ispit kao i da li su izašli na ispit I koju ocenu su dobili kao i procentualna izlaznost i prosečna ocean.</w:t>
      </w:r>
    </w:p>
    <w:p w14:paraId="275F8C15" w14:textId="77777777" w:rsidR="00532B6A" w:rsidRDefault="00532B6A" w:rsidP="00532B6A">
      <w:pPr>
        <w:keepNext/>
      </w:pPr>
      <w:r w:rsidRPr="00532B6A">
        <w:rPr>
          <w:noProof/>
          <w:lang w:val="en-US"/>
        </w:rPr>
        <w:drawing>
          <wp:inline distT="0" distB="0" distL="0" distR="0" wp14:anchorId="7DA33E12" wp14:editId="217D3191">
            <wp:extent cx="5943600" cy="2625725"/>
            <wp:effectExtent l="0" t="0" r="0" b="3175"/>
            <wp:docPr id="63638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86484" name=""/>
                    <pic:cNvPicPr/>
                  </pic:nvPicPr>
                  <pic:blipFill>
                    <a:blip r:embed="rId105"/>
                    <a:stretch>
                      <a:fillRect/>
                    </a:stretch>
                  </pic:blipFill>
                  <pic:spPr>
                    <a:xfrm>
                      <a:off x="0" y="0"/>
                      <a:ext cx="5943600" cy="2625725"/>
                    </a:xfrm>
                    <a:prstGeom prst="rect">
                      <a:avLst/>
                    </a:prstGeom>
                  </pic:spPr>
                </pic:pic>
              </a:graphicData>
            </a:graphic>
          </wp:inline>
        </w:drawing>
      </w:r>
    </w:p>
    <w:p w14:paraId="7AFEE88B" w14:textId="7D68BF79" w:rsidR="00532B6A" w:rsidRDefault="00532B6A" w:rsidP="00532B6A">
      <w:pPr>
        <w:pStyle w:val="Caption"/>
        <w:jc w:val="center"/>
      </w:pPr>
      <w:bookmarkStart w:id="264" w:name="_Toc220700929"/>
      <w:r>
        <w:t xml:space="preserve">Slika </w:t>
      </w:r>
      <w:r>
        <w:fldChar w:fldCharType="begin"/>
      </w:r>
      <w:r>
        <w:instrText xml:space="preserve"> SEQ Slika \* ARABIC </w:instrText>
      </w:r>
      <w:r>
        <w:fldChar w:fldCharType="separate"/>
      </w:r>
      <w:r w:rsidR="002341AD">
        <w:rPr>
          <w:noProof/>
        </w:rPr>
        <w:t>89</w:t>
      </w:r>
      <w:r>
        <w:fldChar w:fldCharType="end"/>
      </w:r>
      <w:r>
        <w:t>: SK9, Excel izveštaj</w:t>
      </w:r>
      <w:bookmarkEnd w:id="264"/>
    </w:p>
    <w:p w14:paraId="48FE7286" w14:textId="4FC71A0E" w:rsidR="00D37C3B" w:rsidRDefault="00D37C3B" w:rsidP="00251C12">
      <w:r>
        <w:rPr>
          <w:lang w:val="en-US"/>
        </w:rPr>
        <w:t>Implementacija ovog izveštaja na backendu izdvaja ulogu samog popunjavanja excela u odvojenu klasu van domena i poziva generisanje excela uz prosledjen</w:t>
      </w:r>
      <w:r w:rsidR="00251C12">
        <w:rPr>
          <w:lang w:val="en-US"/>
        </w:rPr>
        <w:t>o ime XML</w:t>
      </w:r>
      <w:r>
        <w:rPr>
          <w:lang w:val="en-US"/>
        </w:rPr>
        <w:t xml:space="preserve"> templejt</w:t>
      </w:r>
      <w:r w:rsidR="00251C12">
        <w:rPr>
          <w:lang w:val="en-US"/>
        </w:rPr>
        <w:t>-a</w:t>
      </w:r>
      <w:r>
        <w:rPr>
          <w:lang w:val="en-US"/>
        </w:rPr>
        <w:t xml:space="preserve"> i prethodno kalkulisane podatke u transportnom DTO-u</w:t>
      </w:r>
      <w:r w:rsidR="00251C12">
        <w:rPr>
          <w:lang w:val="en-US"/>
        </w:rPr>
        <w:t xml:space="preserve">. Za samo generisanje excel je korišćena </w:t>
      </w:r>
      <w:r w:rsidR="00251C12" w:rsidRPr="00251C12">
        <w:rPr>
          <w:lang w:val="en-US"/>
        </w:rPr>
        <w:t>Maatwebsite</w:t>
      </w:r>
      <w:r w:rsidR="00251C12">
        <w:rPr>
          <w:lang w:val="en-US"/>
        </w:rPr>
        <w:t xml:space="preserve"> php biblioteka</w:t>
      </w:r>
      <w:r>
        <w:rPr>
          <w:lang w:val="en-US"/>
        </w:rPr>
        <w:t xml:space="preserve">. </w:t>
      </w:r>
      <w:r>
        <w:rPr>
          <w:lang w:val="en-US"/>
        </w:rPr>
        <w:lastRenderedPageBreak/>
        <w:t>Front prima odgovor kao blob, dinamički pravi html element da bi skinuo izveštaj i zatim ga briše.</w:t>
      </w:r>
      <w:r w:rsidRPr="00D37C3B">
        <w:rPr>
          <w:noProof/>
          <w:lang w:val="en-US"/>
        </w:rPr>
        <w:drawing>
          <wp:inline distT="0" distB="0" distL="0" distR="0" wp14:anchorId="6BB0014E" wp14:editId="5AEF8643">
            <wp:extent cx="5943600" cy="4183380"/>
            <wp:effectExtent l="0" t="0" r="0" b="7620"/>
            <wp:docPr id="36375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57756" name=""/>
                    <pic:cNvPicPr/>
                  </pic:nvPicPr>
                  <pic:blipFill>
                    <a:blip r:embed="rId106"/>
                    <a:stretch>
                      <a:fillRect/>
                    </a:stretch>
                  </pic:blipFill>
                  <pic:spPr>
                    <a:xfrm>
                      <a:off x="0" y="0"/>
                      <a:ext cx="5943600" cy="4183380"/>
                    </a:xfrm>
                    <a:prstGeom prst="rect">
                      <a:avLst/>
                    </a:prstGeom>
                  </pic:spPr>
                </pic:pic>
              </a:graphicData>
            </a:graphic>
          </wp:inline>
        </w:drawing>
      </w:r>
    </w:p>
    <w:p w14:paraId="6508F1BE" w14:textId="51846D78" w:rsidR="00D37C3B" w:rsidRDefault="00D37C3B" w:rsidP="00D37C3B">
      <w:pPr>
        <w:pStyle w:val="Caption"/>
        <w:jc w:val="center"/>
      </w:pPr>
      <w:bookmarkStart w:id="265" w:name="_Toc220700930"/>
      <w:r>
        <w:t xml:space="preserve">Slika </w:t>
      </w:r>
      <w:r>
        <w:fldChar w:fldCharType="begin"/>
      </w:r>
      <w:r>
        <w:instrText xml:space="preserve"> SEQ Slika \* ARABIC </w:instrText>
      </w:r>
      <w:r>
        <w:fldChar w:fldCharType="separate"/>
      </w:r>
      <w:r w:rsidR="002341AD">
        <w:rPr>
          <w:noProof/>
        </w:rPr>
        <w:t>90</w:t>
      </w:r>
      <w:r>
        <w:fldChar w:fldCharType="end"/>
      </w:r>
      <w:r>
        <w:t>: Pripremanje CourseExamReportDTO i poziv generateCourseExamReport</w:t>
      </w:r>
      <w:bookmarkEnd w:id="265"/>
    </w:p>
    <w:p w14:paraId="3E432470" w14:textId="77777777" w:rsidR="00251C12" w:rsidRDefault="00251C12" w:rsidP="00251C12">
      <w:pPr>
        <w:keepNext/>
      </w:pPr>
      <w:r w:rsidRPr="00251C12">
        <w:rPr>
          <w:noProof/>
        </w:rPr>
        <w:lastRenderedPageBreak/>
        <w:drawing>
          <wp:inline distT="0" distB="0" distL="0" distR="0" wp14:anchorId="4D04DB04" wp14:editId="3E229CF9">
            <wp:extent cx="5943600" cy="3284855"/>
            <wp:effectExtent l="0" t="0" r="0" b="0"/>
            <wp:docPr id="39061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16153" name=""/>
                    <pic:cNvPicPr/>
                  </pic:nvPicPr>
                  <pic:blipFill>
                    <a:blip r:embed="rId107"/>
                    <a:stretch>
                      <a:fillRect/>
                    </a:stretch>
                  </pic:blipFill>
                  <pic:spPr>
                    <a:xfrm>
                      <a:off x="0" y="0"/>
                      <a:ext cx="5943600" cy="3284855"/>
                    </a:xfrm>
                    <a:prstGeom prst="rect">
                      <a:avLst/>
                    </a:prstGeom>
                  </pic:spPr>
                </pic:pic>
              </a:graphicData>
            </a:graphic>
          </wp:inline>
        </w:drawing>
      </w:r>
    </w:p>
    <w:p w14:paraId="7E4E2930" w14:textId="59783834" w:rsidR="00D37C3B" w:rsidRPr="00D37C3B" w:rsidRDefault="00251C12" w:rsidP="00251C12">
      <w:pPr>
        <w:pStyle w:val="Caption"/>
        <w:jc w:val="center"/>
      </w:pPr>
      <w:bookmarkStart w:id="266" w:name="_Toc220700931"/>
      <w:r>
        <w:t xml:space="preserve">Slika </w:t>
      </w:r>
      <w:r>
        <w:fldChar w:fldCharType="begin"/>
      </w:r>
      <w:r>
        <w:instrText xml:space="preserve"> SEQ Slika \* ARABIC </w:instrText>
      </w:r>
      <w:r>
        <w:fldChar w:fldCharType="separate"/>
      </w:r>
      <w:r w:rsidR="002341AD">
        <w:rPr>
          <w:noProof/>
        </w:rPr>
        <w:t>91</w:t>
      </w:r>
      <w:r>
        <w:fldChar w:fldCharType="end"/>
      </w:r>
      <w:r>
        <w:t>: SK09, kreiranje izveštaja na osnovu DTO-a i XML templejta</w:t>
      </w:r>
      <w:bookmarkEnd w:id="266"/>
    </w:p>
    <w:p w14:paraId="4FE91A51" w14:textId="77777777" w:rsidR="00251C12" w:rsidRDefault="00251C12" w:rsidP="00251C12">
      <w:pPr>
        <w:keepNext/>
      </w:pPr>
      <w:r w:rsidRPr="00251C12">
        <w:rPr>
          <w:noProof/>
          <w:lang w:val="en-US"/>
        </w:rPr>
        <w:drawing>
          <wp:inline distT="0" distB="0" distL="0" distR="0" wp14:anchorId="4CBE10FC" wp14:editId="00112B07">
            <wp:extent cx="5943600" cy="3357880"/>
            <wp:effectExtent l="0" t="0" r="0" b="0"/>
            <wp:docPr id="50526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63805" name=""/>
                    <pic:cNvPicPr/>
                  </pic:nvPicPr>
                  <pic:blipFill>
                    <a:blip r:embed="rId108"/>
                    <a:stretch>
                      <a:fillRect/>
                    </a:stretch>
                  </pic:blipFill>
                  <pic:spPr>
                    <a:xfrm>
                      <a:off x="0" y="0"/>
                      <a:ext cx="5943600" cy="3357880"/>
                    </a:xfrm>
                    <a:prstGeom prst="rect">
                      <a:avLst/>
                    </a:prstGeom>
                  </pic:spPr>
                </pic:pic>
              </a:graphicData>
            </a:graphic>
          </wp:inline>
        </w:drawing>
      </w:r>
    </w:p>
    <w:p w14:paraId="522B6748" w14:textId="494B82C0" w:rsidR="00D37C3B" w:rsidRPr="00D37C3B" w:rsidRDefault="00251C12" w:rsidP="00251C12">
      <w:pPr>
        <w:pStyle w:val="Caption"/>
        <w:jc w:val="center"/>
        <w:rPr>
          <w:lang w:val="en-US"/>
        </w:rPr>
      </w:pPr>
      <w:bookmarkStart w:id="267" w:name="_Toc220700932"/>
      <w:r>
        <w:t xml:space="preserve">Slika </w:t>
      </w:r>
      <w:r>
        <w:fldChar w:fldCharType="begin"/>
      </w:r>
      <w:r>
        <w:instrText xml:space="preserve"> SEQ Slika \* ARABIC </w:instrText>
      </w:r>
      <w:r>
        <w:fldChar w:fldCharType="separate"/>
      </w:r>
      <w:r w:rsidR="002341AD">
        <w:rPr>
          <w:noProof/>
        </w:rPr>
        <w:t>92</w:t>
      </w:r>
      <w:r>
        <w:fldChar w:fldCharType="end"/>
      </w:r>
      <w:r>
        <w:t>: SK09, XML templejt za excel</w:t>
      </w:r>
      <w:bookmarkEnd w:id="267"/>
    </w:p>
    <w:p w14:paraId="17853A1B" w14:textId="77777777" w:rsidR="00532B6A" w:rsidRDefault="00532B6A" w:rsidP="004C7EBD">
      <w:pPr>
        <w:pStyle w:val="Heading3"/>
      </w:pPr>
    </w:p>
    <w:p w14:paraId="79FA02D8" w14:textId="19069180" w:rsidR="004C7EBD" w:rsidRPr="00AE0458" w:rsidRDefault="004C7EBD" w:rsidP="004C7EBD">
      <w:pPr>
        <w:pStyle w:val="Heading3"/>
      </w:pPr>
      <w:bookmarkStart w:id="268" w:name="_Toc220701012"/>
      <w:r>
        <w:t>4.2.</w:t>
      </w:r>
      <w:r w:rsidR="00532B6A">
        <w:t>10</w:t>
      </w:r>
      <w:r w:rsidRPr="00AE0458">
        <w:t xml:space="preserve"> Uputstvo SK</w:t>
      </w:r>
      <w:r w:rsidR="00532B6A">
        <w:t>10</w:t>
      </w:r>
      <w:r w:rsidRPr="00AE0458">
        <w:t xml:space="preserve">: </w:t>
      </w:r>
      <w:r w:rsidR="00532B6A">
        <w:t>Predgled izveštaja predmeta u školskoj godini</w:t>
      </w:r>
      <w:bookmarkEnd w:id="268"/>
    </w:p>
    <w:p w14:paraId="44FE333A" w14:textId="77777777" w:rsidR="00F128C7" w:rsidRPr="00AE0458" w:rsidRDefault="00F128C7" w:rsidP="00F128C7">
      <w:pPr>
        <w:rPr>
          <w:lang w:val="de-AT"/>
        </w:rPr>
      </w:pPr>
      <w:r>
        <w:t>Uslov</w:t>
      </w:r>
      <w:r w:rsidRPr="00AE0458">
        <w:rPr>
          <w:lang w:val="de-AT"/>
        </w:rPr>
        <w:t xml:space="preserve">: </w:t>
      </w:r>
      <w:r>
        <w:rPr>
          <w:lang w:val="de-AT"/>
        </w:rPr>
        <w:t>K</w:t>
      </w:r>
      <w:r w:rsidRPr="00AE0458">
        <w:rPr>
          <w:lang w:val="de-AT"/>
        </w:rPr>
        <w:t>orisnik je ulogovan sa svojim nalogom.</w:t>
      </w:r>
    </w:p>
    <w:p w14:paraId="67001222" w14:textId="53C47D37" w:rsidR="00F128C7" w:rsidRPr="00703CF4" w:rsidRDefault="00F128C7" w:rsidP="00F128C7">
      <w:pPr>
        <w:rPr>
          <w:lang w:val="en-US"/>
        </w:rPr>
      </w:pPr>
      <w:r w:rsidRPr="00902E10">
        <w:rPr>
          <w:lang w:val="de-AT"/>
        </w:rPr>
        <w:lastRenderedPageBreak/>
        <w:t xml:space="preserve">Opis: </w:t>
      </w:r>
      <w:r>
        <w:rPr>
          <w:lang w:val="de-AT"/>
        </w:rPr>
        <w:t>Admin Korisnik u navigacionom meniju(</w:t>
      </w:r>
      <w:hyperlink w:anchor="_4.2.9_Uputstvo_SK9:" w:history="1">
        <w:r w:rsidRPr="00F128C7">
          <w:rPr>
            <w:rStyle w:val="Hyperlink"/>
            <w:lang w:val="de-AT"/>
          </w:rPr>
          <w:t>Slika 83: SK9, Navigacioni meni – admin</w:t>
        </w:r>
      </w:hyperlink>
      <w:r>
        <w:rPr>
          <w:lang w:val="de-AT"/>
        </w:rPr>
        <w:t xml:space="preserve">)  bira opciju </w:t>
      </w:r>
      <w:r>
        <w:rPr>
          <w:lang w:val="en-US"/>
        </w:rPr>
        <w:t xml:space="preserve">“Izveštaj predmeta” </w:t>
      </w:r>
    </w:p>
    <w:p w14:paraId="5DF3E39D" w14:textId="6F019E2B" w:rsidR="004C7EBD" w:rsidRDefault="00F128C7" w:rsidP="004C7EBD">
      <w:pPr>
        <w:keepNext/>
      </w:pPr>
      <w:r w:rsidRPr="00F128C7">
        <w:rPr>
          <w:noProof/>
        </w:rPr>
        <w:drawing>
          <wp:inline distT="0" distB="0" distL="0" distR="0" wp14:anchorId="2C1DBA87" wp14:editId="4FB586ED">
            <wp:extent cx="5943600" cy="3422650"/>
            <wp:effectExtent l="0" t="0" r="0" b="6350"/>
            <wp:docPr id="10670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4323" name=""/>
                    <pic:cNvPicPr/>
                  </pic:nvPicPr>
                  <pic:blipFill>
                    <a:blip r:embed="rId109"/>
                    <a:stretch>
                      <a:fillRect/>
                    </a:stretch>
                  </pic:blipFill>
                  <pic:spPr>
                    <a:xfrm>
                      <a:off x="0" y="0"/>
                      <a:ext cx="5943600" cy="3422650"/>
                    </a:xfrm>
                    <a:prstGeom prst="rect">
                      <a:avLst/>
                    </a:prstGeom>
                  </pic:spPr>
                </pic:pic>
              </a:graphicData>
            </a:graphic>
          </wp:inline>
        </w:drawing>
      </w:r>
    </w:p>
    <w:p w14:paraId="706FE5F5" w14:textId="480562FE" w:rsidR="004C7EBD" w:rsidRDefault="004C7EBD" w:rsidP="004C7EBD">
      <w:pPr>
        <w:pStyle w:val="Caption"/>
        <w:jc w:val="center"/>
      </w:pPr>
      <w:bookmarkStart w:id="269" w:name="_Toc220700933"/>
      <w:r>
        <w:t xml:space="preserve">Slika </w:t>
      </w:r>
      <w:r>
        <w:fldChar w:fldCharType="begin"/>
      </w:r>
      <w:r>
        <w:instrText xml:space="preserve"> SEQ Slika \* ARABIC </w:instrText>
      </w:r>
      <w:r>
        <w:fldChar w:fldCharType="separate"/>
      </w:r>
      <w:r w:rsidR="002341AD">
        <w:rPr>
          <w:noProof/>
        </w:rPr>
        <w:t>93</w:t>
      </w:r>
      <w:r>
        <w:fldChar w:fldCharType="end"/>
      </w:r>
      <w:r>
        <w:t>: SK</w:t>
      </w:r>
      <w:r w:rsidR="00F128C7">
        <w:t>10,</w:t>
      </w:r>
      <w:r>
        <w:t xml:space="preserve"> </w:t>
      </w:r>
      <w:r w:rsidR="00F128C7">
        <w:t>Forma za pregledIzveštaj predmeta</w:t>
      </w:r>
      <w:bookmarkEnd w:id="269"/>
    </w:p>
    <w:p w14:paraId="051B70F4" w14:textId="6F87EB65" w:rsidR="004C7EBD" w:rsidRDefault="00F128C7" w:rsidP="004C7EBD">
      <w:r>
        <w:t>Korisnik može da pretražuje izveštaj po nazivu predmeta ili školskoj godini kao i semestru</w:t>
      </w:r>
    </w:p>
    <w:p w14:paraId="7CD9E749" w14:textId="2629506C" w:rsidR="00F128C7" w:rsidRDefault="00F128C7" w:rsidP="00F128C7">
      <w:pPr>
        <w:keepNext/>
      </w:pPr>
      <w:r w:rsidRPr="00F128C7">
        <w:rPr>
          <w:noProof/>
        </w:rPr>
        <w:drawing>
          <wp:inline distT="0" distB="0" distL="0" distR="0" wp14:anchorId="19FF000D" wp14:editId="2D6ED4D8">
            <wp:extent cx="5943600" cy="1687830"/>
            <wp:effectExtent l="0" t="0" r="0" b="7620"/>
            <wp:docPr id="23425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58119" name=""/>
                    <pic:cNvPicPr/>
                  </pic:nvPicPr>
                  <pic:blipFill>
                    <a:blip r:embed="rId110"/>
                    <a:stretch>
                      <a:fillRect/>
                    </a:stretch>
                  </pic:blipFill>
                  <pic:spPr>
                    <a:xfrm>
                      <a:off x="0" y="0"/>
                      <a:ext cx="5943600" cy="1687830"/>
                    </a:xfrm>
                    <a:prstGeom prst="rect">
                      <a:avLst/>
                    </a:prstGeom>
                  </pic:spPr>
                </pic:pic>
              </a:graphicData>
            </a:graphic>
          </wp:inline>
        </w:drawing>
      </w:r>
    </w:p>
    <w:p w14:paraId="58A2C045" w14:textId="574ADC86" w:rsidR="00F128C7" w:rsidRDefault="00F128C7" w:rsidP="00F128C7">
      <w:pPr>
        <w:pStyle w:val="Caption"/>
        <w:jc w:val="center"/>
      </w:pPr>
      <w:bookmarkStart w:id="270" w:name="_Toc220700934"/>
      <w:r>
        <w:t xml:space="preserve">Slika </w:t>
      </w:r>
      <w:r>
        <w:fldChar w:fldCharType="begin"/>
      </w:r>
      <w:r>
        <w:instrText xml:space="preserve"> SEQ Slika \* ARABIC </w:instrText>
      </w:r>
      <w:r>
        <w:fldChar w:fldCharType="separate"/>
      </w:r>
      <w:r w:rsidR="002341AD">
        <w:rPr>
          <w:noProof/>
        </w:rPr>
        <w:t>94</w:t>
      </w:r>
      <w:r>
        <w:fldChar w:fldCharType="end"/>
      </w:r>
      <w:r>
        <w:t>: SK10, Pretraga predmeta</w:t>
      </w:r>
      <w:bookmarkEnd w:id="270"/>
    </w:p>
    <w:p w14:paraId="222F4391" w14:textId="1056FD36" w:rsidR="00F128C7" w:rsidRDefault="00F128C7" w:rsidP="00F128C7">
      <w:pPr>
        <w:rPr>
          <w:lang w:val="en-US"/>
        </w:rPr>
      </w:pPr>
      <w:r>
        <w:t>Klikom na dugme sa bar chartom otvara se dijalog sa izve</w:t>
      </w:r>
      <w:r>
        <w:rPr>
          <w:lang w:val="en-US"/>
        </w:rPr>
        <w:t>štajem tog predmeta.</w:t>
      </w:r>
    </w:p>
    <w:p w14:paraId="0D2CD841" w14:textId="7C1042F6" w:rsidR="00A92121" w:rsidRDefault="00A92121" w:rsidP="00F128C7">
      <w:pPr>
        <w:rPr>
          <w:lang w:val="en-US"/>
        </w:rPr>
      </w:pPr>
      <w:r>
        <w:rPr>
          <w:lang w:val="en-US"/>
        </w:rPr>
        <w:t>Podaci korišćeni za naredne dijagrame su napravljeni pomoću php faker-a i naredne slike su samo vizuelna reprezentacija podataka.</w:t>
      </w:r>
    </w:p>
    <w:p w14:paraId="0A93164A" w14:textId="7E96CBF0" w:rsidR="00A92121" w:rsidRDefault="00A92121" w:rsidP="00F128C7">
      <w:pPr>
        <w:rPr>
          <w:lang w:val="en-US"/>
        </w:rPr>
      </w:pPr>
      <w:r>
        <w:rPr>
          <w:lang w:val="en-US"/>
        </w:rPr>
        <w:t>Izveštaj je moguže pregledati kroz pretraživač, podaci se dovlače sa backenda dok je frontend biblioteka chart.js zaslužna za prikaz. Medjutim, zahvaljujuci js</w:t>
      </w:r>
      <w:r w:rsidR="00251C12">
        <w:rPr>
          <w:lang w:val="en-US"/>
        </w:rPr>
        <w:t xml:space="preserve">PDF i </w:t>
      </w:r>
      <w:r w:rsidR="00251C12" w:rsidRPr="00251C12">
        <w:rPr>
          <w:lang w:val="en-US"/>
        </w:rPr>
        <w:t>html2canvas</w:t>
      </w:r>
      <w:r w:rsidR="00251C12">
        <w:rPr>
          <w:lang w:val="en-US"/>
        </w:rPr>
        <w:t xml:space="preserve"> npm bibliotekama</w:t>
      </w:r>
      <w:r>
        <w:rPr>
          <w:lang w:val="en-US"/>
        </w:rPr>
        <w:t>, html izveštaje je moguće sačuvati kao sliku i skinuti kao pdf zarad lakšeg pregleda i prenosa.</w:t>
      </w:r>
    </w:p>
    <w:p w14:paraId="33ED3753" w14:textId="77777777" w:rsidR="00A92121" w:rsidRDefault="00A92121" w:rsidP="00A92121">
      <w:pPr>
        <w:keepNext/>
      </w:pPr>
      <w:r w:rsidRPr="00A92121">
        <w:rPr>
          <w:noProof/>
          <w:lang w:val="en-US"/>
        </w:rPr>
        <w:lastRenderedPageBreak/>
        <w:drawing>
          <wp:inline distT="0" distB="0" distL="0" distR="0" wp14:anchorId="65A72105" wp14:editId="34579D50">
            <wp:extent cx="5943600" cy="3433445"/>
            <wp:effectExtent l="0" t="0" r="0" b="0"/>
            <wp:docPr id="127159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90564" name=""/>
                    <pic:cNvPicPr/>
                  </pic:nvPicPr>
                  <pic:blipFill>
                    <a:blip r:embed="rId111"/>
                    <a:stretch>
                      <a:fillRect/>
                    </a:stretch>
                  </pic:blipFill>
                  <pic:spPr>
                    <a:xfrm>
                      <a:off x="0" y="0"/>
                      <a:ext cx="5943600" cy="3433445"/>
                    </a:xfrm>
                    <a:prstGeom prst="rect">
                      <a:avLst/>
                    </a:prstGeom>
                  </pic:spPr>
                </pic:pic>
              </a:graphicData>
            </a:graphic>
          </wp:inline>
        </w:drawing>
      </w:r>
    </w:p>
    <w:p w14:paraId="09D995CF" w14:textId="61CEAF60" w:rsidR="00A92121" w:rsidRDefault="00A92121" w:rsidP="00A92121">
      <w:pPr>
        <w:pStyle w:val="Caption"/>
        <w:jc w:val="center"/>
        <w:rPr>
          <w:lang w:val="en-US"/>
        </w:rPr>
      </w:pPr>
      <w:bookmarkStart w:id="271" w:name="_Toc220700935"/>
      <w:r>
        <w:t xml:space="preserve">Slika </w:t>
      </w:r>
      <w:r>
        <w:fldChar w:fldCharType="begin"/>
      </w:r>
      <w:r>
        <w:instrText xml:space="preserve"> SEQ Slika \* ARABIC </w:instrText>
      </w:r>
      <w:r>
        <w:fldChar w:fldCharType="separate"/>
      </w:r>
      <w:r w:rsidR="002341AD">
        <w:rPr>
          <w:noProof/>
        </w:rPr>
        <w:t>95</w:t>
      </w:r>
      <w:r>
        <w:fldChar w:fldCharType="end"/>
      </w:r>
      <w:r>
        <w:t>: SK10, izveštaj predmeta prikaz u</w:t>
      </w:r>
      <w:r>
        <w:rPr>
          <w:noProof/>
        </w:rPr>
        <w:t xml:space="preserve"> dijalogu</w:t>
      </w:r>
      <w:bookmarkEnd w:id="271"/>
    </w:p>
    <w:p w14:paraId="6A92139C" w14:textId="3D4D473A" w:rsidR="00582029" w:rsidRDefault="00582029" w:rsidP="00582029">
      <w:r>
        <w:t>Izveštaj se sastoji od 3 dijagrama procenat prisustva po rokovima, prolaznost po rokovima i prosečna ocena po rokovima.</w:t>
      </w:r>
    </w:p>
    <w:p w14:paraId="5AB761FD" w14:textId="77777777" w:rsidR="00582029" w:rsidRDefault="00582029" w:rsidP="00582029">
      <w:pPr>
        <w:keepNext/>
      </w:pPr>
      <w:r w:rsidRPr="00582029">
        <w:rPr>
          <w:noProof/>
        </w:rPr>
        <w:drawing>
          <wp:inline distT="0" distB="0" distL="0" distR="0" wp14:anchorId="7A061C84" wp14:editId="6C044367">
            <wp:extent cx="5943600" cy="3434080"/>
            <wp:effectExtent l="0" t="0" r="0" b="0"/>
            <wp:docPr id="60001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19675" name=""/>
                    <pic:cNvPicPr/>
                  </pic:nvPicPr>
                  <pic:blipFill>
                    <a:blip r:embed="rId112"/>
                    <a:stretch>
                      <a:fillRect/>
                    </a:stretch>
                  </pic:blipFill>
                  <pic:spPr>
                    <a:xfrm>
                      <a:off x="0" y="0"/>
                      <a:ext cx="5943600" cy="3434080"/>
                    </a:xfrm>
                    <a:prstGeom prst="rect">
                      <a:avLst/>
                    </a:prstGeom>
                  </pic:spPr>
                </pic:pic>
              </a:graphicData>
            </a:graphic>
          </wp:inline>
        </w:drawing>
      </w:r>
    </w:p>
    <w:p w14:paraId="4836FD74" w14:textId="58CBC75F" w:rsidR="00582029" w:rsidRDefault="00582029" w:rsidP="00582029">
      <w:pPr>
        <w:pStyle w:val="Caption"/>
        <w:jc w:val="center"/>
      </w:pPr>
      <w:bookmarkStart w:id="272" w:name="_Toc220700936"/>
      <w:r>
        <w:t xml:space="preserve">Slika </w:t>
      </w:r>
      <w:r>
        <w:fldChar w:fldCharType="begin"/>
      </w:r>
      <w:r>
        <w:instrText xml:space="preserve"> SEQ Slika \* ARABIC </w:instrText>
      </w:r>
      <w:r>
        <w:fldChar w:fldCharType="separate"/>
      </w:r>
      <w:r w:rsidR="002341AD">
        <w:rPr>
          <w:noProof/>
        </w:rPr>
        <w:t>96</w:t>
      </w:r>
      <w:r>
        <w:fldChar w:fldCharType="end"/>
      </w:r>
      <w:r>
        <w:t>: SK10, Procenat prisustva po rokovima</w:t>
      </w:r>
      <w:bookmarkEnd w:id="272"/>
    </w:p>
    <w:p w14:paraId="2961C007" w14:textId="77777777" w:rsidR="00582029" w:rsidRDefault="00582029" w:rsidP="00582029">
      <w:pPr>
        <w:keepNext/>
      </w:pPr>
      <w:r w:rsidRPr="00582029">
        <w:rPr>
          <w:noProof/>
        </w:rPr>
        <w:lastRenderedPageBreak/>
        <w:drawing>
          <wp:inline distT="0" distB="0" distL="0" distR="0" wp14:anchorId="507FDCCA" wp14:editId="4253D5E6">
            <wp:extent cx="5943600" cy="3451860"/>
            <wp:effectExtent l="0" t="0" r="0" b="0"/>
            <wp:docPr id="42704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45596" name=""/>
                    <pic:cNvPicPr/>
                  </pic:nvPicPr>
                  <pic:blipFill>
                    <a:blip r:embed="rId113"/>
                    <a:stretch>
                      <a:fillRect/>
                    </a:stretch>
                  </pic:blipFill>
                  <pic:spPr>
                    <a:xfrm>
                      <a:off x="0" y="0"/>
                      <a:ext cx="5943600" cy="3451860"/>
                    </a:xfrm>
                    <a:prstGeom prst="rect">
                      <a:avLst/>
                    </a:prstGeom>
                  </pic:spPr>
                </pic:pic>
              </a:graphicData>
            </a:graphic>
          </wp:inline>
        </w:drawing>
      </w:r>
    </w:p>
    <w:p w14:paraId="7A994A43" w14:textId="74FEEFE7" w:rsidR="00582029" w:rsidRDefault="00582029" w:rsidP="00582029">
      <w:pPr>
        <w:pStyle w:val="Caption"/>
        <w:jc w:val="center"/>
      </w:pPr>
      <w:bookmarkStart w:id="273" w:name="_Toc220700937"/>
      <w:r>
        <w:t xml:space="preserve">Slika </w:t>
      </w:r>
      <w:r>
        <w:fldChar w:fldCharType="begin"/>
      </w:r>
      <w:r>
        <w:instrText xml:space="preserve"> SEQ Slika \* ARABIC </w:instrText>
      </w:r>
      <w:r>
        <w:fldChar w:fldCharType="separate"/>
      </w:r>
      <w:r w:rsidR="002341AD">
        <w:rPr>
          <w:noProof/>
        </w:rPr>
        <w:t>97</w:t>
      </w:r>
      <w:r>
        <w:fldChar w:fldCharType="end"/>
      </w:r>
      <w:r>
        <w:t>: SK10, Prolaznost po rokovima</w:t>
      </w:r>
      <w:bookmarkEnd w:id="273"/>
    </w:p>
    <w:p w14:paraId="29B1ED8F" w14:textId="77777777" w:rsidR="00582029" w:rsidRDefault="00582029" w:rsidP="00582029"/>
    <w:p w14:paraId="0A11C4D7" w14:textId="77777777" w:rsidR="00582029" w:rsidRDefault="00582029" w:rsidP="00582029">
      <w:pPr>
        <w:keepNext/>
      </w:pPr>
      <w:r w:rsidRPr="00582029">
        <w:rPr>
          <w:noProof/>
        </w:rPr>
        <w:drawing>
          <wp:inline distT="0" distB="0" distL="0" distR="0" wp14:anchorId="680B9CA4" wp14:editId="20853B96">
            <wp:extent cx="5943600" cy="3444240"/>
            <wp:effectExtent l="0" t="0" r="0" b="3810"/>
            <wp:docPr id="145215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50209" name=""/>
                    <pic:cNvPicPr/>
                  </pic:nvPicPr>
                  <pic:blipFill>
                    <a:blip r:embed="rId114"/>
                    <a:stretch>
                      <a:fillRect/>
                    </a:stretch>
                  </pic:blipFill>
                  <pic:spPr>
                    <a:xfrm>
                      <a:off x="0" y="0"/>
                      <a:ext cx="5943600" cy="3444240"/>
                    </a:xfrm>
                    <a:prstGeom prst="rect">
                      <a:avLst/>
                    </a:prstGeom>
                  </pic:spPr>
                </pic:pic>
              </a:graphicData>
            </a:graphic>
          </wp:inline>
        </w:drawing>
      </w:r>
    </w:p>
    <w:p w14:paraId="66B9269F" w14:textId="2B80C45B" w:rsidR="00582029" w:rsidRDefault="00582029" w:rsidP="00582029">
      <w:pPr>
        <w:pStyle w:val="Caption"/>
        <w:jc w:val="center"/>
      </w:pPr>
      <w:bookmarkStart w:id="274" w:name="_Toc220700938"/>
      <w:r>
        <w:t xml:space="preserve">Slika </w:t>
      </w:r>
      <w:r>
        <w:fldChar w:fldCharType="begin"/>
      </w:r>
      <w:r>
        <w:instrText xml:space="preserve"> SEQ Slika \* ARABIC </w:instrText>
      </w:r>
      <w:r>
        <w:fldChar w:fldCharType="separate"/>
      </w:r>
      <w:r w:rsidR="002341AD">
        <w:rPr>
          <w:noProof/>
        </w:rPr>
        <w:t>98</w:t>
      </w:r>
      <w:r>
        <w:fldChar w:fldCharType="end"/>
      </w:r>
      <w:r>
        <w:t>: SK10, Dugme za preuzimanje PDF-a i prosečna ocena po rokovima</w:t>
      </w:r>
      <w:bookmarkEnd w:id="274"/>
    </w:p>
    <w:p w14:paraId="74CA259C" w14:textId="77777777" w:rsidR="00582029" w:rsidRPr="00582029" w:rsidRDefault="00582029" w:rsidP="00582029"/>
    <w:p w14:paraId="78B242A7" w14:textId="77777777" w:rsidR="00582029" w:rsidRDefault="00582029" w:rsidP="00582029">
      <w:pPr>
        <w:keepNext/>
      </w:pPr>
      <w:r>
        <w:lastRenderedPageBreak/>
        <w:t xml:space="preserve"> </w:t>
      </w:r>
      <w:r w:rsidRPr="00582029">
        <w:rPr>
          <w:noProof/>
        </w:rPr>
        <w:drawing>
          <wp:inline distT="0" distB="0" distL="0" distR="0" wp14:anchorId="506F93EC" wp14:editId="4205377A">
            <wp:extent cx="5943600" cy="3558540"/>
            <wp:effectExtent l="0" t="0" r="0" b="3810"/>
            <wp:docPr id="211519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95197" name=""/>
                    <pic:cNvPicPr/>
                  </pic:nvPicPr>
                  <pic:blipFill>
                    <a:blip r:embed="rId115"/>
                    <a:stretch>
                      <a:fillRect/>
                    </a:stretch>
                  </pic:blipFill>
                  <pic:spPr>
                    <a:xfrm>
                      <a:off x="0" y="0"/>
                      <a:ext cx="5943600" cy="3558540"/>
                    </a:xfrm>
                    <a:prstGeom prst="rect">
                      <a:avLst/>
                    </a:prstGeom>
                  </pic:spPr>
                </pic:pic>
              </a:graphicData>
            </a:graphic>
          </wp:inline>
        </w:drawing>
      </w:r>
    </w:p>
    <w:p w14:paraId="4138F00B" w14:textId="68F6A888" w:rsidR="00582029" w:rsidRDefault="00582029" w:rsidP="00582029">
      <w:pPr>
        <w:pStyle w:val="Caption"/>
        <w:jc w:val="center"/>
      </w:pPr>
      <w:bookmarkStart w:id="275" w:name="_Toc220700939"/>
      <w:r>
        <w:t xml:space="preserve">Slika </w:t>
      </w:r>
      <w:r>
        <w:fldChar w:fldCharType="begin"/>
      </w:r>
      <w:r>
        <w:instrText xml:space="preserve"> SEQ Slika \* ARABIC </w:instrText>
      </w:r>
      <w:r>
        <w:fldChar w:fldCharType="separate"/>
      </w:r>
      <w:r w:rsidR="002341AD">
        <w:rPr>
          <w:noProof/>
        </w:rPr>
        <w:t>99</w:t>
      </w:r>
      <w:r>
        <w:fldChar w:fldCharType="end"/>
      </w:r>
      <w:r>
        <w:t>: SK10, PDF izveštaj</w:t>
      </w:r>
      <w:bookmarkEnd w:id="275"/>
    </w:p>
    <w:p w14:paraId="0F83FB43" w14:textId="2AA6E6CB" w:rsidR="00731BA0" w:rsidRPr="00731BA0" w:rsidRDefault="00731BA0" w:rsidP="00731BA0">
      <w:pPr>
        <w:rPr>
          <w:lang w:val="en-US"/>
        </w:rPr>
      </w:pPr>
      <w:r>
        <w:t>Implementacija na backendu pakuje podatke koji će kasnije biti prezentovani tako što za zadati predmet u godini prolazi kroz sve rokove i za svaki računa prisutnost($</w:t>
      </w:r>
      <w:r w:rsidRPr="00731BA0">
        <w:rPr>
          <w:lang w:val="en-US"/>
        </w:rPr>
        <w:t>attendancePercentage</w:t>
      </w:r>
      <w:r>
        <w:t>), prosečnu ocenu($</w:t>
      </w:r>
      <w:r w:rsidRPr="00731BA0">
        <w:rPr>
          <w:lang w:val="en-US"/>
        </w:rPr>
        <w:t>averageGrade</w:t>
      </w:r>
      <w:r>
        <w:t>) i  procenat prolaznosti ($</w:t>
      </w:r>
      <w:r w:rsidRPr="00731BA0">
        <w:rPr>
          <w:lang w:val="en-US"/>
        </w:rPr>
        <w:t>passagePercentage</w:t>
      </w:r>
      <w:r>
        <w:rPr>
          <w:lang w:val="en-US"/>
        </w:rPr>
        <w:t>).</w:t>
      </w:r>
    </w:p>
    <w:p w14:paraId="661FD3D0" w14:textId="554AF761" w:rsidR="00731BA0" w:rsidRPr="00731BA0" w:rsidRDefault="00731BA0" w:rsidP="00731BA0">
      <w:pPr>
        <w:rPr>
          <w:lang w:val="en-US"/>
        </w:rPr>
      </w:pPr>
    </w:p>
    <w:p w14:paraId="55AAE661" w14:textId="77777777" w:rsidR="00731BA0" w:rsidRDefault="00731BA0" w:rsidP="00731BA0">
      <w:pPr>
        <w:keepNext/>
        <w:jc w:val="center"/>
      </w:pPr>
      <w:r w:rsidRPr="00731BA0">
        <w:rPr>
          <w:noProof/>
          <w:lang w:val="en-US"/>
        </w:rPr>
        <w:lastRenderedPageBreak/>
        <w:drawing>
          <wp:inline distT="0" distB="0" distL="0" distR="0" wp14:anchorId="4EA86B34" wp14:editId="7912AB32">
            <wp:extent cx="5943600" cy="5321935"/>
            <wp:effectExtent l="0" t="0" r="0" b="0"/>
            <wp:docPr id="72061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17112" name=""/>
                    <pic:cNvPicPr/>
                  </pic:nvPicPr>
                  <pic:blipFill>
                    <a:blip r:embed="rId116"/>
                    <a:stretch>
                      <a:fillRect/>
                    </a:stretch>
                  </pic:blipFill>
                  <pic:spPr>
                    <a:xfrm>
                      <a:off x="0" y="0"/>
                      <a:ext cx="5943600" cy="5321935"/>
                    </a:xfrm>
                    <a:prstGeom prst="rect">
                      <a:avLst/>
                    </a:prstGeom>
                  </pic:spPr>
                </pic:pic>
              </a:graphicData>
            </a:graphic>
          </wp:inline>
        </w:drawing>
      </w:r>
    </w:p>
    <w:p w14:paraId="57FB2CB5" w14:textId="2ED78023" w:rsidR="00F128C7" w:rsidRPr="00F128C7" w:rsidRDefault="00731BA0" w:rsidP="00731BA0">
      <w:pPr>
        <w:pStyle w:val="Caption"/>
        <w:jc w:val="center"/>
        <w:rPr>
          <w:lang w:val="en-US"/>
        </w:rPr>
      </w:pPr>
      <w:bookmarkStart w:id="276" w:name="_Toc220700940"/>
      <w:r>
        <w:t xml:space="preserve">Slika </w:t>
      </w:r>
      <w:r>
        <w:fldChar w:fldCharType="begin"/>
      </w:r>
      <w:r>
        <w:instrText xml:space="preserve"> SEQ Slika \* ARABIC </w:instrText>
      </w:r>
      <w:r>
        <w:fldChar w:fldCharType="separate"/>
      </w:r>
      <w:r w:rsidR="002341AD">
        <w:rPr>
          <w:noProof/>
        </w:rPr>
        <w:t>100</w:t>
      </w:r>
      <w:r>
        <w:fldChar w:fldCharType="end"/>
      </w:r>
      <w:r>
        <w:t>: SK10, računanje prosečne prisutnosti,ocene i prolaznosti za izabrani predmet u svakom od rokova</w:t>
      </w:r>
      <w:bookmarkEnd w:id="276"/>
    </w:p>
    <w:p w14:paraId="2D10A0BE" w14:textId="1AE58792" w:rsidR="00945821" w:rsidRPr="00972A90" w:rsidRDefault="0089352A" w:rsidP="003F10E6">
      <w:pPr>
        <w:pStyle w:val="Heading2"/>
      </w:pPr>
      <w:bookmarkStart w:id="277" w:name="_Toc220701013"/>
      <w:r>
        <w:t>4.</w:t>
      </w:r>
      <w:r w:rsidR="00E93FCA">
        <w:t>3</w:t>
      </w:r>
      <w:r w:rsidR="00945821">
        <w:t xml:space="preserve">. </w:t>
      </w:r>
      <w:bookmarkStart w:id="278" w:name="_Toc163555222"/>
      <w:r w:rsidR="00945821" w:rsidRPr="00A05DD7">
        <w:t>API</w:t>
      </w:r>
      <w:bookmarkEnd w:id="277"/>
      <w:bookmarkEnd w:id="278"/>
    </w:p>
    <w:p w14:paraId="71F357A9" w14:textId="77777777" w:rsidR="00945821" w:rsidRDefault="00945821" w:rsidP="003F10E6">
      <w:r w:rsidRPr="00972A90">
        <w:t xml:space="preserve">Api se koristi za komunikaciju sa </w:t>
      </w:r>
      <w:r>
        <w:t>frontendom.</w:t>
      </w:r>
    </w:p>
    <w:p w14:paraId="1F76E8E8" w14:textId="77777777" w:rsidR="00945821" w:rsidRDefault="00945821" w:rsidP="003F10E6">
      <w:r>
        <w:t>Login ruta je javno dostupna. Dok je za ostale rute potrebno priložiti Bearer Token u headeru, koji se proverava kasnije u Middlewaru kroz OAuth 2.0 autentikaciju korišćenjem Laravel Passport paketa.</w:t>
      </w:r>
    </w:p>
    <w:p w14:paraId="2FD1BF29" w14:textId="18A8DECF" w:rsidR="00945821" w:rsidRDefault="00945821" w:rsidP="003F10E6">
      <w:r>
        <w:t>Tako</w:t>
      </w:r>
      <w:r w:rsidR="00645107">
        <w:t>đ</w:t>
      </w:r>
      <w:r>
        <w:t xml:space="preserve">e postoje rute koje su zaštićene dodatnim Admin Midleware-om, kojima pristupa imaju samo </w:t>
      </w:r>
      <w:r w:rsidR="003F10E6">
        <w:t>korisnici</w:t>
      </w:r>
      <w:r>
        <w:t xml:space="preserve"> koje su administratori.</w:t>
      </w:r>
    </w:p>
    <w:p w14:paraId="1C9F482F" w14:textId="58CC2E47" w:rsidR="00945821" w:rsidRDefault="00945821" w:rsidP="003F10E6">
      <w:r>
        <w:t>Swagger dokumentacija</w:t>
      </w:r>
      <w:r w:rsidR="004C7EBD">
        <w:t xml:space="preserve"> na linku</w:t>
      </w:r>
      <w:r>
        <w:t xml:space="preserve">: </w:t>
      </w:r>
      <w:hyperlink r:id="rId117" w:history="1">
        <w:r>
          <w:rPr>
            <w:rStyle w:val="Hyperlink"/>
          </w:rPr>
          <w:t>Estudent Swagger UI</w:t>
        </w:r>
      </w:hyperlink>
    </w:p>
    <w:p w14:paraId="44AAB85C" w14:textId="77777777" w:rsidR="004C7EBD" w:rsidRDefault="004C7EBD" w:rsidP="004C7EBD">
      <w:pPr>
        <w:keepNext/>
        <w:jc w:val="center"/>
      </w:pPr>
      <w:bookmarkStart w:id="279" w:name="_Toc163555223"/>
      <w:r w:rsidRPr="004C7EBD">
        <w:rPr>
          <w:noProof/>
        </w:rPr>
        <w:lastRenderedPageBreak/>
        <w:drawing>
          <wp:inline distT="0" distB="0" distL="0" distR="0" wp14:anchorId="41A465E0" wp14:editId="22FEC025">
            <wp:extent cx="6142431" cy="3583741"/>
            <wp:effectExtent l="0" t="0" r="0" b="0"/>
            <wp:docPr id="30109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93797" name=""/>
                    <pic:cNvPicPr/>
                  </pic:nvPicPr>
                  <pic:blipFill>
                    <a:blip r:embed="rId118"/>
                    <a:stretch>
                      <a:fillRect/>
                    </a:stretch>
                  </pic:blipFill>
                  <pic:spPr>
                    <a:xfrm>
                      <a:off x="0" y="0"/>
                      <a:ext cx="6176745" cy="3603761"/>
                    </a:xfrm>
                    <a:prstGeom prst="rect">
                      <a:avLst/>
                    </a:prstGeom>
                  </pic:spPr>
                </pic:pic>
              </a:graphicData>
            </a:graphic>
          </wp:inline>
        </w:drawing>
      </w:r>
    </w:p>
    <w:p w14:paraId="25A10712" w14:textId="68E1B833" w:rsidR="00945821" w:rsidRDefault="004C7EBD" w:rsidP="004C7EBD">
      <w:pPr>
        <w:pStyle w:val="Caption"/>
        <w:jc w:val="center"/>
      </w:pPr>
      <w:bookmarkStart w:id="280" w:name="_Toc220700941"/>
      <w:r>
        <w:t xml:space="preserve">Slika </w:t>
      </w:r>
      <w:r>
        <w:fldChar w:fldCharType="begin"/>
      </w:r>
      <w:r>
        <w:instrText xml:space="preserve"> SEQ Slika \* ARABIC </w:instrText>
      </w:r>
      <w:r>
        <w:fldChar w:fldCharType="separate"/>
      </w:r>
      <w:r w:rsidR="002341AD">
        <w:rPr>
          <w:noProof/>
        </w:rPr>
        <w:t>101</w:t>
      </w:r>
      <w:r>
        <w:fldChar w:fldCharType="end"/>
      </w:r>
      <w:r>
        <w:t>: Spisak Swagger ruta</w:t>
      </w:r>
      <w:bookmarkEnd w:id="280"/>
    </w:p>
    <w:p w14:paraId="6E182714" w14:textId="48AD5AA0" w:rsidR="005D120D" w:rsidRDefault="005D120D" w:rsidP="00930963">
      <w:pPr>
        <w:pStyle w:val="Heading1"/>
        <w:numPr>
          <w:ilvl w:val="0"/>
          <w:numId w:val="25"/>
        </w:numPr>
        <w:tabs>
          <w:tab w:val="left" w:pos="360"/>
        </w:tabs>
        <w:ind w:hanging="720"/>
      </w:pPr>
      <w:bookmarkStart w:id="281" w:name="_Toc220701014"/>
      <w:bookmarkEnd w:id="279"/>
      <w:r w:rsidRPr="00B93C8C">
        <w:t>Zaključak</w:t>
      </w:r>
      <w:bookmarkEnd w:id="281"/>
    </w:p>
    <w:p w14:paraId="2F5D4583" w14:textId="77777777" w:rsidR="006846AF" w:rsidRPr="006846AF" w:rsidRDefault="006846AF" w:rsidP="006846AF"/>
    <w:p w14:paraId="0722DFFB" w14:textId="1940CCBB" w:rsidR="005D120D" w:rsidRPr="005D120D" w:rsidRDefault="005D120D" w:rsidP="005D120D">
      <w:pPr>
        <w:pStyle w:val="Heading1"/>
      </w:pPr>
      <w:bookmarkStart w:id="282" w:name="_6._Reference"/>
      <w:bookmarkStart w:id="283" w:name="_Toc220701015"/>
      <w:bookmarkEnd w:id="282"/>
      <w:r>
        <w:t>6. Reference</w:t>
      </w:r>
      <w:bookmarkEnd w:id="283"/>
    </w:p>
    <w:p w14:paraId="77E646C6" w14:textId="09BB1BE0" w:rsidR="00945821" w:rsidRPr="007522A6" w:rsidRDefault="00945821" w:rsidP="00B93C8C">
      <w:pPr>
        <w:pStyle w:val="Heading2"/>
        <w:rPr>
          <w:lang w:val="sr-Latn-RS"/>
        </w:rPr>
      </w:pPr>
      <w:bookmarkStart w:id="284" w:name="_Toc220701016"/>
      <w:r w:rsidRPr="007522A6">
        <w:rPr>
          <w:lang w:val="sr-Latn-RS"/>
        </w:rPr>
        <w:t>6.1. Linkovi ka Github repozitorijumima projekta</w:t>
      </w:r>
      <w:bookmarkEnd w:id="284"/>
    </w:p>
    <w:p w14:paraId="2DDA8495" w14:textId="3F098979" w:rsidR="00945821" w:rsidRDefault="00945821" w:rsidP="00B93C8C">
      <w:r>
        <w:t xml:space="preserve">React: </w:t>
      </w:r>
      <w:hyperlink r:id="rId119" w:history="1">
        <w:r>
          <w:rPr>
            <w:rStyle w:val="Hyperlink"/>
          </w:rPr>
          <w:t>VladimirJecic/estudent_frontend: FronEnd fullstack aplikacije u Reactu. Imitacija webServisa E-Student sa nekim osnovnim funkcionalnostima. (github.com)</w:t>
        </w:r>
      </w:hyperlink>
    </w:p>
    <w:p w14:paraId="331D086B" w14:textId="77777777" w:rsidR="00945821" w:rsidRDefault="00945821" w:rsidP="00B93C8C">
      <w:r>
        <w:t xml:space="preserve">Laravel: </w:t>
      </w:r>
      <w:hyperlink r:id="rId120" w:history="1">
        <w:r>
          <w:rPr>
            <w:rStyle w:val="Hyperlink"/>
          </w:rPr>
          <w:t>VladimirJecic/estudent_frontend: FronEnd fullstack aplikacije u Reactu. Imitacija webServisa E-Student sa nekim osnovnim funkcionalnostima. (github.com)</w:t>
        </w:r>
      </w:hyperlink>
    </w:p>
    <w:p w14:paraId="6BCFADDE" w14:textId="444D611E" w:rsidR="004C0B03" w:rsidRDefault="00D563E7" w:rsidP="00A70B92">
      <w:pPr>
        <w:pStyle w:val="Heading2"/>
      </w:pPr>
      <w:bookmarkStart w:id="285" w:name="_6.2_Korišćena_Literatura"/>
      <w:bookmarkStart w:id="286" w:name="_Toc220701017"/>
      <w:bookmarkEnd w:id="285"/>
      <w:r w:rsidRPr="00A61B69">
        <w:lastRenderedPageBreak/>
        <w:t>6.2 Koriš</w:t>
      </w:r>
      <w:r>
        <w:rPr>
          <w:lang w:val="sr-Latn-RS"/>
        </w:rPr>
        <w:t>ć</w:t>
      </w:r>
      <w:r w:rsidR="00945821" w:rsidRPr="00A61B69">
        <w:t>ena Literatura</w:t>
      </w:r>
      <w:bookmarkEnd w:id="286"/>
    </w:p>
    <w:p w14:paraId="377103DA" w14:textId="77777777" w:rsidR="000E5209" w:rsidRDefault="000E5209" w:rsidP="000E5209">
      <w:bookmarkStart w:id="287" w:name="L01"/>
      <w:r w:rsidRPr="000E5209">
        <w:rPr>
          <w:vertAlign w:val="superscript"/>
        </w:rPr>
        <w:t>1</w:t>
      </w:r>
      <w:bookmarkEnd w:id="287"/>
      <w:r>
        <w:rPr>
          <w:vertAlign w:val="superscript"/>
        </w:rPr>
        <w:t xml:space="preserve"> </w:t>
      </w:r>
      <w:r w:rsidRPr="000E5209">
        <w:t>Hoare, C. A. R. (1974). Monitors: An operating system structuring concept. In: The origin of concurrent programming (pp. 272–294). Springer, New York, NY.</w:t>
      </w:r>
    </w:p>
    <w:p w14:paraId="62A03729" w14:textId="62CD1456" w:rsidR="000E5209" w:rsidRDefault="000E5209" w:rsidP="00A61B69">
      <w:bookmarkStart w:id="288" w:name="L02"/>
      <w:r w:rsidRPr="000E5209">
        <w:rPr>
          <w:vertAlign w:val="superscript"/>
        </w:rPr>
        <w:t>2</w:t>
      </w:r>
      <w:bookmarkEnd w:id="288"/>
      <w:r>
        <w:rPr>
          <w:vertAlign w:val="superscript"/>
        </w:rPr>
        <w:t xml:space="preserve"> </w:t>
      </w:r>
      <w:r>
        <w:t>Kim, B., Kim, H. &amp; Jeon, Y. (2018). Critical success factors of a design startup business. Sustainability, 10(9), 2981.</w:t>
      </w:r>
    </w:p>
    <w:p w14:paraId="7092116A" w14:textId="492AF537" w:rsidR="001D2E77" w:rsidRDefault="001D2E77" w:rsidP="00A61B69">
      <w:bookmarkStart w:id="289" w:name="L03"/>
      <w:r w:rsidRPr="001D2E77">
        <w:rPr>
          <w:vertAlign w:val="superscript"/>
        </w:rPr>
        <w:t>3</w:t>
      </w:r>
      <w:bookmarkEnd w:id="289"/>
      <w:r>
        <w:rPr>
          <w:vertAlign w:val="superscript"/>
        </w:rPr>
        <w:t xml:space="preserve"> </w:t>
      </w:r>
      <w:hyperlink w:anchor="_6._Reference" w:history="1">
        <w:r w:rsidRPr="001B2390">
          <w:rPr>
            <w:rStyle w:val="Hyperlink"/>
          </w:rPr>
          <w:t>Zave, Pamela. (1997). Classification of Research Efforts in Requirements Engineering.. ACM Comput. Surv.. 29. 315-321. 10.1109/ISRE.1995.512563.</w:t>
        </w:r>
      </w:hyperlink>
    </w:p>
    <w:p w14:paraId="67939908" w14:textId="079207C0" w:rsidR="00A61B69" w:rsidRPr="000E5209" w:rsidRDefault="005F1B42" w:rsidP="00A61B69">
      <w:bookmarkStart w:id="290" w:name="L04"/>
      <w:r>
        <w:rPr>
          <w:vertAlign w:val="superscript"/>
        </w:rPr>
        <w:t>4</w:t>
      </w:r>
      <w:bookmarkEnd w:id="290"/>
      <w:r>
        <w:rPr>
          <w:vertAlign w:val="superscript"/>
        </w:rPr>
        <w:t xml:space="preserve"> </w:t>
      </w:r>
      <w:hyperlink r:id="rId121" w:history="1">
        <w:r w:rsidR="00A61B69">
          <w:rPr>
            <w:rStyle w:val="Hyperlink"/>
          </w:rPr>
          <w:t>Razvoj-softvera-orijentisanog-na-procese-udzbenik.pdf (bg.ac.rs)</w:t>
        </w:r>
      </w:hyperlink>
    </w:p>
    <w:p w14:paraId="7DDFAD26" w14:textId="14ED7760" w:rsidR="00D0241B" w:rsidRPr="00D0241B" w:rsidRDefault="00D0241B" w:rsidP="00D0241B">
      <w:pPr>
        <w:rPr>
          <w:color w:val="0563C1" w:themeColor="hyperlink"/>
          <w:u w:val="single"/>
        </w:rPr>
      </w:pPr>
      <w:bookmarkStart w:id="291" w:name="L05"/>
      <w:r>
        <w:rPr>
          <w:vertAlign w:val="superscript"/>
        </w:rPr>
        <w:t>5</w:t>
      </w:r>
      <w:bookmarkEnd w:id="291"/>
      <w:r w:rsidR="006C671B">
        <w:fldChar w:fldCharType="begin"/>
      </w:r>
      <w:r w:rsidR="006C671B">
        <w:instrText>HYPERLINK "https://www.educative.io/answers/what-are-include-and-extend-relationships-in-a-use-case-diagram"</w:instrText>
      </w:r>
      <w:r w:rsidR="006C671B">
        <w:fldChar w:fldCharType="separate"/>
      </w:r>
      <w:r w:rsidR="006C671B">
        <w:rPr>
          <w:rStyle w:val="Hyperlink"/>
        </w:rPr>
        <w:t>What are include and extend relationships in a use case diagram? (educative.io)</w:t>
      </w:r>
      <w:r w:rsidR="006C671B">
        <w:fldChar w:fldCharType="end"/>
      </w:r>
    </w:p>
    <w:p w14:paraId="0B0317CB" w14:textId="04657A22" w:rsidR="00D0241B" w:rsidRDefault="00D0241B" w:rsidP="006C671B">
      <w:pPr>
        <w:rPr>
          <w:rStyle w:val="Hyperlink"/>
        </w:rPr>
      </w:pPr>
      <w:bookmarkStart w:id="292" w:name="L06"/>
      <w:r>
        <w:rPr>
          <w:vertAlign w:val="superscript"/>
        </w:rPr>
        <w:t>6</w:t>
      </w:r>
      <w:bookmarkEnd w:id="292"/>
      <w:r>
        <w:fldChar w:fldCharType="begin"/>
      </w:r>
      <w:r>
        <w:instrText>HYPERLINK "https://www.puskice.org/download/upravljanje_kvalitetom_dokumentacije/Strukturna-sistemska-analiza.pdf"</w:instrText>
      </w:r>
      <w:r>
        <w:fldChar w:fldCharType="separate"/>
      </w:r>
      <w:r>
        <w:rPr>
          <w:rStyle w:val="Hyperlink"/>
        </w:rPr>
        <w:t>Strukturna-sistemska-analiza.pdf (puskice.org)</w:t>
      </w:r>
      <w:r>
        <w:fldChar w:fldCharType="end"/>
      </w:r>
    </w:p>
    <w:p w14:paraId="44DF6CAC" w14:textId="7AFAC3E4" w:rsidR="00D0241B" w:rsidRPr="00776969" w:rsidRDefault="00D0241B" w:rsidP="00D0241B">
      <w:pPr>
        <w:rPr>
          <w:lang w:val="en-US"/>
        </w:rPr>
      </w:pPr>
      <w:bookmarkStart w:id="293" w:name="L07"/>
      <w:r>
        <w:rPr>
          <w:vertAlign w:val="superscript"/>
        </w:rPr>
        <w:t>7</w:t>
      </w:r>
      <w:bookmarkEnd w:id="293"/>
      <w:r>
        <w:rPr>
          <w:vertAlign w:val="superscript"/>
        </w:rPr>
        <w:t xml:space="preserve"> </w:t>
      </w:r>
      <w:hyperlink r:id="rId122" w:history="1">
        <w:r>
          <w:rPr>
            <w:rStyle w:val="Hyperlink"/>
          </w:rPr>
          <w:t>Nonfunctional Requirements: Examples, Types and Approaches (altexsoft.com)</w:t>
        </w:r>
      </w:hyperlink>
    </w:p>
    <w:p w14:paraId="32073E53" w14:textId="5E1216B4" w:rsidR="00D0241B" w:rsidRDefault="00D0241B" w:rsidP="006C671B">
      <w:bookmarkStart w:id="294" w:name="L08"/>
      <w:r>
        <w:rPr>
          <w:vertAlign w:val="superscript"/>
        </w:rPr>
        <w:t>8</w:t>
      </w:r>
      <w:bookmarkEnd w:id="294"/>
      <w:r>
        <w:fldChar w:fldCharType="begin"/>
      </w:r>
      <w:r>
        <w:instrText>HYPERLINK "https://www.techtarget.com/searchapparchitecture/tip/What-are-the-types-of-APIs-and-their-differences"</w:instrText>
      </w:r>
      <w:r>
        <w:fldChar w:fldCharType="separate"/>
      </w:r>
      <w:r>
        <w:rPr>
          <w:rStyle w:val="Hyperlink"/>
        </w:rPr>
        <w:t>What are the types of APIs and their differences? | TechTarget</w:t>
      </w:r>
      <w:r>
        <w:fldChar w:fldCharType="end"/>
      </w:r>
    </w:p>
    <w:p w14:paraId="76FDD01A" w14:textId="50F4BFED" w:rsidR="00F94F7E" w:rsidRDefault="00F94F7E" w:rsidP="006C671B">
      <w:pPr>
        <w:rPr>
          <w:rStyle w:val="Hyperlink"/>
        </w:rPr>
      </w:pPr>
      <w:bookmarkStart w:id="295" w:name="L09"/>
      <w:r>
        <w:rPr>
          <w:vertAlign w:val="superscript"/>
        </w:rPr>
        <w:t>9</w:t>
      </w:r>
      <w:bookmarkEnd w:id="295"/>
      <w:r>
        <w:fldChar w:fldCharType="begin"/>
      </w:r>
      <w:r>
        <w:instrText>HYPERLINK "https://www.postman.com/api-platform/api-design/"</w:instrText>
      </w:r>
      <w:r>
        <w:fldChar w:fldCharType="separate"/>
      </w:r>
      <w:r>
        <w:rPr>
          <w:rStyle w:val="Hyperlink"/>
        </w:rPr>
        <w:t>What is API Design? Principles &amp; Best Practices | Postman</w:t>
      </w:r>
      <w:r>
        <w:fldChar w:fldCharType="end"/>
      </w:r>
    </w:p>
    <w:p w14:paraId="5873CC40" w14:textId="578983AD" w:rsidR="002F7F4D" w:rsidRDefault="00ED6B30" w:rsidP="006C671B">
      <w:bookmarkStart w:id="296" w:name="L10"/>
      <w:r w:rsidRPr="00ED6B30">
        <w:rPr>
          <w:vertAlign w:val="superscript"/>
        </w:rPr>
        <w:t>10</w:t>
      </w:r>
      <w:bookmarkEnd w:id="296"/>
      <w:r w:rsidR="002F7F4D">
        <w:t>Zimmermann, O., Stocker, M., Lubke, D., Zdun, U. &amp; Pautasso, C. (2022). Patterns for API design: simplifying integration with loosely coupled message exchanges. Addison-Wesley Professional.</w:t>
      </w:r>
    </w:p>
    <w:p w14:paraId="518D72E4" w14:textId="5088BC76" w:rsidR="0093245E" w:rsidRDefault="0093245E" w:rsidP="006C671B">
      <w:bookmarkStart w:id="297" w:name="L11"/>
      <w:r w:rsidRPr="0093245E">
        <w:rPr>
          <w:vertAlign w:val="superscript"/>
        </w:rPr>
        <w:t>11</w:t>
      </w:r>
      <w:bookmarkEnd w:id="297"/>
      <w:r>
        <w:rPr>
          <w:vertAlign w:val="superscript"/>
        </w:rPr>
        <w:t xml:space="preserve"> </w:t>
      </w:r>
      <w:hyperlink r:id="rId123" w:history="1">
        <w:r w:rsidRPr="0093245E">
          <w:rPr>
            <w:rStyle w:val="Hyperlink"/>
          </w:rPr>
          <w:t>Vlajić, Siniša. (2020). ПРОЈЕКТОВАЊЕ СОФТВЕРА (СКРИПТА - РАДНИ МАТЕРИЈАЛ - 2020).</w:t>
        </w:r>
      </w:hyperlink>
    </w:p>
    <w:p w14:paraId="2FE5C020" w14:textId="5DE93B47" w:rsidR="006D556B" w:rsidRPr="0093245E" w:rsidRDefault="006D556B" w:rsidP="006C671B">
      <w:pPr>
        <w:rPr>
          <w:vertAlign w:val="superscript"/>
          <w:lang w:val="en-US"/>
        </w:rPr>
      </w:pPr>
      <w:bookmarkStart w:id="298" w:name="L12"/>
      <w:r w:rsidRPr="0093245E">
        <w:rPr>
          <w:vertAlign w:val="superscript"/>
        </w:rPr>
        <w:t>1</w:t>
      </w:r>
      <w:r>
        <w:rPr>
          <w:vertAlign w:val="superscript"/>
        </w:rPr>
        <w:t>2</w:t>
      </w:r>
      <w:bookmarkEnd w:id="298"/>
      <w:r>
        <w:fldChar w:fldCharType="begin"/>
      </w:r>
      <w:r>
        <w:instrText>HYPERLINK "https://www.redhat.com/en/topics/automation/what-is-a-webhook"</w:instrText>
      </w:r>
      <w:r>
        <w:fldChar w:fldCharType="separate"/>
      </w:r>
      <w:r>
        <w:rPr>
          <w:rStyle w:val="Hyperlink"/>
        </w:rPr>
        <w:t xml:space="preserve">What is a webhook? </w:t>
      </w:r>
      <w:r>
        <w:rPr>
          <w:rStyle w:val="Hyperlink"/>
          <w:lang w:val="en-US"/>
        </w:rPr>
        <w:t>| Redhat</w:t>
      </w:r>
      <w:r>
        <w:fldChar w:fldCharType="end"/>
      </w:r>
    </w:p>
    <w:p w14:paraId="6492591C" w14:textId="0D52B1CC" w:rsidR="00945821" w:rsidRDefault="00F94F7E" w:rsidP="00B93C8C">
      <w:pPr>
        <w:rPr>
          <w:rFonts w:ascii="Calibri" w:eastAsia="Times New Roman" w:hAnsi="Calibri" w:cs="Calibri"/>
          <w:color w:val="000000"/>
        </w:rPr>
      </w:pPr>
      <w:bookmarkStart w:id="299" w:name="L13"/>
      <w:r>
        <w:rPr>
          <w:vertAlign w:val="superscript"/>
        </w:rPr>
        <w:t>1</w:t>
      </w:r>
      <w:r w:rsidR="006915B4">
        <w:rPr>
          <w:vertAlign w:val="superscript"/>
        </w:rPr>
        <w:t>3</w:t>
      </w:r>
      <w:bookmarkEnd w:id="299"/>
      <w:r w:rsidR="006915B4">
        <w:rPr>
          <w:rFonts w:ascii="Calibri" w:eastAsia="Times New Roman" w:hAnsi="Calibri" w:cs="Calibri"/>
        </w:rPr>
        <w:fldChar w:fldCharType="begin"/>
      </w:r>
      <w:r w:rsidR="006915B4">
        <w:rPr>
          <w:rFonts w:ascii="Calibri" w:eastAsia="Times New Roman" w:hAnsi="Calibri" w:cs="Calibri"/>
        </w:rPr>
        <w:instrText>HYPERLINK "</w:instrText>
      </w:r>
      <w:r w:rsidR="006915B4" w:rsidRPr="006915B4">
        <w:rPr>
          <w:rFonts w:ascii="Calibri" w:eastAsia="Times New Roman" w:hAnsi="Calibri" w:cs="Calibri"/>
        </w:rPr>
        <w:instrText>https://arc42.org/</w:instrText>
      </w:r>
      <w:r w:rsidR="006915B4">
        <w:rPr>
          <w:rFonts w:ascii="Calibri" w:eastAsia="Times New Roman" w:hAnsi="Calibri" w:cs="Calibri"/>
        </w:rPr>
        <w:instrText>"</w:instrText>
      </w:r>
      <w:r w:rsidR="006915B4">
        <w:rPr>
          <w:rFonts w:ascii="Calibri" w:eastAsia="Times New Roman" w:hAnsi="Calibri" w:cs="Calibri"/>
        </w:rPr>
      </w:r>
      <w:r w:rsidR="006915B4">
        <w:rPr>
          <w:rFonts w:ascii="Calibri" w:eastAsia="Times New Roman" w:hAnsi="Calibri" w:cs="Calibri"/>
        </w:rPr>
        <w:fldChar w:fldCharType="separate"/>
      </w:r>
      <w:r w:rsidR="006915B4" w:rsidRPr="00697AA8">
        <w:rPr>
          <w:rStyle w:val="Hyperlink"/>
          <w:rFonts w:ascii="Calibri" w:eastAsia="Times New Roman" w:hAnsi="Calibri" w:cs="Calibri"/>
        </w:rPr>
        <w:t>https://arc42.org/</w:t>
      </w:r>
      <w:r w:rsidR="006915B4">
        <w:rPr>
          <w:rFonts w:ascii="Calibri" w:eastAsia="Times New Roman" w:hAnsi="Calibri" w:cs="Calibri"/>
        </w:rPr>
        <w:fldChar w:fldCharType="end"/>
      </w:r>
      <w:r w:rsidR="00945821">
        <w:rPr>
          <w:rFonts w:ascii="Calibri" w:eastAsia="Times New Roman" w:hAnsi="Calibri" w:cs="Calibri"/>
          <w:color w:val="000000"/>
        </w:rPr>
        <w:t> </w:t>
      </w:r>
    </w:p>
    <w:p w14:paraId="599FF79F" w14:textId="387B9043" w:rsidR="00F110A4" w:rsidRDefault="00F110A4" w:rsidP="00B93C8C">
      <w:pPr>
        <w:rPr>
          <w:rFonts w:ascii="Calibri" w:eastAsia="Times New Roman" w:hAnsi="Calibri" w:cs="Calibri"/>
          <w:color w:val="000000"/>
        </w:rPr>
      </w:pPr>
      <w:bookmarkStart w:id="300" w:name="L14"/>
      <w:r>
        <w:rPr>
          <w:vertAlign w:val="superscript"/>
        </w:rPr>
        <w:t>1</w:t>
      </w:r>
      <w:r w:rsidR="006915B4">
        <w:rPr>
          <w:vertAlign w:val="superscript"/>
        </w:rPr>
        <w:t>4</w:t>
      </w:r>
      <w:bookmarkEnd w:id="300"/>
      <w:r>
        <w:fldChar w:fldCharType="begin"/>
      </w:r>
      <w:r>
        <w:instrText>HYPERLINK "https://quality.arc42.org/"</w:instrText>
      </w:r>
      <w:r>
        <w:fldChar w:fldCharType="separate"/>
      </w:r>
      <w:r w:rsidRPr="00F110A4">
        <w:rPr>
          <w:rStyle w:val="Hyperlink"/>
          <w:rFonts w:ascii="Calibri" w:eastAsia="Times New Roman" w:hAnsi="Calibri" w:cs="Calibri"/>
        </w:rPr>
        <w:t>Home | arc42 Quality Model</w:t>
      </w:r>
      <w:r>
        <w:fldChar w:fldCharType="end"/>
      </w:r>
    </w:p>
    <w:p w14:paraId="7808D0DB" w14:textId="775A3A2C" w:rsidR="00913B80" w:rsidRDefault="00913B80" w:rsidP="00B93C8C">
      <w:pPr>
        <w:rPr>
          <w:rFonts w:ascii="Calibri" w:eastAsia="Times New Roman" w:hAnsi="Calibri" w:cs="Calibri"/>
          <w:color w:val="000000"/>
        </w:rPr>
      </w:pPr>
      <w:bookmarkStart w:id="301" w:name="L15"/>
      <w:r>
        <w:rPr>
          <w:vertAlign w:val="superscript"/>
        </w:rPr>
        <w:t>1</w:t>
      </w:r>
      <w:r w:rsidR="006915B4">
        <w:rPr>
          <w:vertAlign w:val="superscript"/>
        </w:rPr>
        <w:t>5</w:t>
      </w:r>
      <w:bookmarkEnd w:id="301"/>
      <w:r>
        <w:fldChar w:fldCharType="begin"/>
      </w:r>
      <w:r>
        <w:instrText>HYPERLINK "https://www.dokchess.de/en/00_overview/"</w:instrText>
      </w:r>
      <w:r>
        <w:fldChar w:fldCharType="separate"/>
      </w:r>
      <w:r w:rsidRPr="00913B80">
        <w:rPr>
          <w:rStyle w:val="Hyperlink"/>
          <w:rFonts w:ascii="Calibri" w:eastAsia="Times New Roman" w:hAnsi="Calibri" w:cs="Calibri"/>
        </w:rPr>
        <w:t>Architectural Overview :: DokChess (arc42)</w:t>
      </w:r>
      <w:r>
        <w:fldChar w:fldCharType="end"/>
      </w:r>
    </w:p>
    <w:p w14:paraId="271F4615" w14:textId="5B769009" w:rsidR="00913B80" w:rsidRDefault="00913B80" w:rsidP="00913B80">
      <w:pPr>
        <w:tabs>
          <w:tab w:val="left" w:pos="5940"/>
        </w:tabs>
        <w:rPr>
          <w:rFonts w:ascii="Calibri" w:eastAsia="Times New Roman" w:hAnsi="Calibri" w:cs="Calibri"/>
          <w:color w:val="000000"/>
        </w:rPr>
      </w:pPr>
      <w:bookmarkStart w:id="302" w:name="L16"/>
      <w:r>
        <w:rPr>
          <w:vertAlign w:val="superscript"/>
        </w:rPr>
        <w:t>1</w:t>
      </w:r>
      <w:r w:rsidR="006915B4">
        <w:rPr>
          <w:vertAlign w:val="superscript"/>
        </w:rPr>
        <w:t>6</w:t>
      </w:r>
      <w:bookmarkEnd w:id="302"/>
      <w:r>
        <w:fldChar w:fldCharType="begin"/>
      </w:r>
      <w:r>
        <w:instrText>HYPERLINK "https://www.uml-diagrams.org/deployment-diagrams.html"</w:instrText>
      </w:r>
      <w:r>
        <w:fldChar w:fldCharType="separate"/>
      </w:r>
      <w:r w:rsidRPr="005F4D6E">
        <w:rPr>
          <w:rStyle w:val="Hyperlink"/>
          <w:rFonts w:ascii="Calibri" w:eastAsia="Times New Roman" w:hAnsi="Calibri" w:cs="Calibri"/>
        </w:rPr>
        <w:t>UML deployment diagrams overview of graphical notation.</w:t>
      </w:r>
      <w:r>
        <w:fldChar w:fldCharType="end"/>
      </w:r>
      <w:r>
        <w:rPr>
          <w:rFonts w:ascii="Calibri" w:eastAsia="Times New Roman" w:hAnsi="Calibri" w:cs="Calibri"/>
          <w:color w:val="000000"/>
        </w:rPr>
        <w:tab/>
      </w:r>
    </w:p>
    <w:p w14:paraId="00646910" w14:textId="6E809264" w:rsidR="00913B80" w:rsidRDefault="00913B80" w:rsidP="00913B80">
      <w:pPr>
        <w:rPr>
          <w:rFonts w:ascii="Calibri" w:eastAsia="Times New Roman" w:hAnsi="Calibri" w:cs="Calibri"/>
          <w:color w:val="000000"/>
        </w:rPr>
      </w:pPr>
      <w:bookmarkStart w:id="303" w:name="L17"/>
      <w:r>
        <w:rPr>
          <w:vertAlign w:val="superscript"/>
        </w:rPr>
        <w:t>1</w:t>
      </w:r>
      <w:r w:rsidR="006915B4">
        <w:rPr>
          <w:vertAlign w:val="superscript"/>
        </w:rPr>
        <w:t>7</w:t>
      </w:r>
      <w:bookmarkEnd w:id="303"/>
      <w:r>
        <w:fldChar w:fldCharType="begin"/>
      </w:r>
      <w:r>
        <w:instrText>HYPERLINK "https://medium.com/javarevisited/4-1-architectural-view-model-in-software-ec407bf27258"</w:instrText>
      </w:r>
      <w:r>
        <w:fldChar w:fldCharType="separate"/>
      </w:r>
      <w:r w:rsidRPr="000313B2">
        <w:rPr>
          <w:rStyle w:val="Hyperlink"/>
          <w:rFonts w:ascii="Calibri" w:eastAsia="Times New Roman" w:hAnsi="Calibri" w:cs="Calibri"/>
        </w:rPr>
        <w:t>4+1 Architectural view model in Software | by Pasan Devin Jayawardene | Javarevisited | Medium</w:t>
      </w:r>
      <w:r>
        <w:fldChar w:fldCharType="end"/>
      </w:r>
    </w:p>
    <w:p w14:paraId="74D1ED46" w14:textId="557D0076" w:rsidR="00913B80" w:rsidRPr="00945821" w:rsidRDefault="00913B80" w:rsidP="00B93C8C">
      <w:pPr>
        <w:rPr>
          <w:rFonts w:ascii="Calibri" w:eastAsia="Times New Roman" w:hAnsi="Calibri" w:cs="Calibri"/>
          <w:color w:val="000000"/>
        </w:rPr>
      </w:pPr>
      <w:bookmarkStart w:id="304" w:name="L18"/>
      <w:r>
        <w:rPr>
          <w:vertAlign w:val="superscript"/>
        </w:rPr>
        <w:t>1</w:t>
      </w:r>
      <w:r w:rsidR="006915B4">
        <w:rPr>
          <w:vertAlign w:val="superscript"/>
        </w:rPr>
        <w:t>8</w:t>
      </w:r>
      <w:bookmarkEnd w:id="304"/>
      <w:r>
        <w:fldChar w:fldCharType="begin"/>
      </w:r>
      <w:r>
        <w:instrText>HYPERLINK "https://canvas.arc42.org/architecture-inception-canvas"</w:instrText>
      </w:r>
      <w:r>
        <w:fldChar w:fldCharType="separate"/>
      </w:r>
      <w:r w:rsidRPr="00913B80">
        <w:rPr>
          <w:rStyle w:val="Hyperlink"/>
          <w:rFonts w:ascii="Calibri" w:eastAsia="Times New Roman" w:hAnsi="Calibri" w:cs="Calibri"/>
        </w:rPr>
        <w:t>Architecture Inception Canvas - Software Architecture Canvas</w:t>
      </w:r>
      <w:r>
        <w:fldChar w:fldCharType="end"/>
      </w:r>
    </w:p>
    <w:p w14:paraId="5D717C95" w14:textId="1652C9DE" w:rsidR="00945821" w:rsidRPr="00945821" w:rsidRDefault="00F94F7E" w:rsidP="00B93C8C">
      <w:pPr>
        <w:rPr>
          <w:rFonts w:ascii="Calibri" w:hAnsi="Calibri" w:cs="Calibri"/>
          <w:color w:val="000000"/>
        </w:rPr>
      </w:pPr>
      <w:bookmarkStart w:id="305" w:name="L19"/>
      <w:r>
        <w:rPr>
          <w:vertAlign w:val="superscript"/>
        </w:rPr>
        <w:t>1</w:t>
      </w:r>
      <w:r w:rsidR="006915B4">
        <w:rPr>
          <w:vertAlign w:val="superscript"/>
        </w:rPr>
        <w:t>9</w:t>
      </w:r>
      <w:bookmarkEnd w:id="305"/>
      <w:r w:rsidR="006915B4">
        <w:rPr>
          <w:rFonts w:ascii="Calibri" w:hAnsi="Calibri" w:cs="Calibri"/>
        </w:rPr>
        <w:fldChar w:fldCharType="begin"/>
      </w:r>
      <w:r w:rsidR="006915B4">
        <w:rPr>
          <w:rFonts w:ascii="Calibri" w:hAnsi="Calibri" w:cs="Calibri"/>
        </w:rPr>
        <w:instrText>HYPERLINK "</w:instrText>
      </w:r>
      <w:r w:rsidR="006915B4" w:rsidRPr="006915B4">
        <w:rPr>
          <w:rFonts w:ascii="Calibri" w:hAnsi="Calibri" w:cs="Calibri"/>
        </w:rPr>
        <w:instrText>https</w:instrText>
      </w:r>
      <w:r w:rsidR="006915B4" w:rsidRPr="006915B4">
        <w:rPr>
          <w:rFonts w:ascii="Calibri" w:hAnsi="Calibri" w:cs="Calibri"/>
          <w:lang w:val="sr-Cyrl-RS"/>
        </w:rPr>
        <w:instrText>://</w:instrText>
      </w:r>
      <w:r w:rsidR="006915B4" w:rsidRPr="006915B4">
        <w:rPr>
          <w:rFonts w:ascii="Calibri" w:hAnsi="Calibri" w:cs="Calibri"/>
        </w:rPr>
        <w:instrText>www</w:instrText>
      </w:r>
      <w:r w:rsidR="006915B4" w:rsidRPr="006915B4">
        <w:rPr>
          <w:rFonts w:ascii="Calibri" w:hAnsi="Calibri" w:cs="Calibri"/>
          <w:lang w:val="sr-Cyrl-RS"/>
        </w:rPr>
        <w:instrText>.</w:instrText>
      </w:r>
      <w:r w:rsidR="006915B4" w:rsidRPr="006915B4">
        <w:rPr>
          <w:rFonts w:ascii="Calibri" w:hAnsi="Calibri" w:cs="Calibri"/>
        </w:rPr>
        <w:instrText>scaler</w:instrText>
      </w:r>
      <w:r w:rsidR="006915B4" w:rsidRPr="006915B4">
        <w:rPr>
          <w:rFonts w:ascii="Calibri" w:hAnsi="Calibri" w:cs="Calibri"/>
          <w:lang w:val="sr-Cyrl-RS"/>
        </w:rPr>
        <w:instrText>.</w:instrText>
      </w:r>
      <w:r w:rsidR="006915B4" w:rsidRPr="006915B4">
        <w:rPr>
          <w:rFonts w:ascii="Calibri" w:hAnsi="Calibri" w:cs="Calibri"/>
        </w:rPr>
        <w:instrText>com</w:instrText>
      </w:r>
      <w:r w:rsidR="006915B4" w:rsidRPr="006915B4">
        <w:rPr>
          <w:rFonts w:ascii="Calibri" w:hAnsi="Calibri" w:cs="Calibri"/>
          <w:lang w:val="sr-Cyrl-RS"/>
        </w:rPr>
        <w:instrText>/</w:instrText>
      </w:r>
      <w:r w:rsidR="006915B4" w:rsidRPr="006915B4">
        <w:rPr>
          <w:rFonts w:ascii="Calibri" w:hAnsi="Calibri" w:cs="Calibri"/>
        </w:rPr>
        <w:instrText>topics</w:instrText>
      </w:r>
      <w:r w:rsidR="006915B4" w:rsidRPr="006915B4">
        <w:rPr>
          <w:rFonts w:ascii="Calibri" w:hAnsi="Calibri" w:cs="Calibri"/>
          <w:lang w:val="sr-Cyrl-RS"/>
        </w:rPr>
        <w:instrText>/</w:instrText>
      </w:r>
      <w:r w:rsidR="006915B4" w:rsidRPr="006915B4">
        <w:rPr>
          <w:rFonts w:ascii="Calibri" w:hAnsi="Calibri" w:cs="Calibri"/>
        </w:rPr>
        <w:instrText>software</w:instrText>
      </w:r>
      <w:r w:rsidR="006915B4" w:rsidRPr="006915B4">
        <w:rPr>
          <w:rFonts w:ascii="Calibri" w:hAnsi="Calibri" w:cs="Calibri"/>
          <w:lang w:val="sr-Cyrl-RS"/>
        </w:rPr>
        <w:instrText>-</w:instrText>
      </w:r>
      <w:r w:rsidR="006915B4" w:rsidRPr="006915B4">
        <w:rPr>
          <w:rFonts w:ascii="Calibri" w:hAnsi="Calibri" w:cs="Calibri"/>
        </w:rPr>
        <w:instrText>engineering</w:instrText>
      </w:r>
      <w:r w:rsidR="006915B4" w:rsidRPr="006915B4">
        <w:rPr>
          <w:rFonts w:ascii="Calibri" w:hAnsi="Calibri" w:cs="Calibri"/>
          <w:lang w:val="sr-Cyrl-RS"/>
        </w:rPr>
        <w:instrText>/</w:instrText>
      </w:r>
      <w:r w:rsidR="006915B4" w:rsidRPr="006915B4">
        <w:rPr>
          <w:rFonts w:ascii="Calibri" w:hAnsi="Calibri" w:cs="Calibri"/>
        </w:rPr>
        <w:instrText>what</w:instrText>
      </w:r>
      <w:r w:rsidR="006915B4" w:rsidRPr="006915B4">
        <w:rPr>
          <w:rFonts w:ascii="Calibri" w:hAnsi="Calibri" w:cs="Calibri"/>
          <w:lang w:val="sr-Cyrl-RS"/>
        </w:rPr>
        <w:instrText>-</w:instrText>
      </w:r>
      <w:r w:rsidR="006915B4" w:rsidRPr="006915B4">
        <w:rPr>
          <w:rFonts w:ascii="Calibri" w:hAnsi="Calibri" w:cs="Calibri"/>
        </w:rPr>
        <w:instrText>is</w:instrText>
      </w:r>
      <w:r w:rsidR="006915B4" w:rsidRPr="006915B4">
        <w:rPr>
          <w:rFonts w:ascii="Calibri" w:hAnsi="Calibri" w:cs="Calibri"/>
          <w:lang w:val="sr-Cyrl-RS"/>
        </w:rPr>
        <w:instrText>-</w:instrText>
      </w:r>
      <w:r w:rsidR="006915B4" w:rsidRPr="006915B4">
        <w:rPr>
          <w:rFonts w:ascii="Calibri" w:hAnsi="Calibri" w:cs="Calibri"/>
        </w:rPr>
        <w:instrText>software</w:instrText>
      </w:r>
      <w:r w:rsidR="006915B4" w:rsidRPr="006915B4">
        <w:rPr>
          <w:rFonts w:ascii="Calibri" w:hAnsi="Calibri" w:cs="Calibri"/>
          <w:lang w:val="sr-Cyrl-RS"/>
        </w:rPr>
        <w:instrText>-</w:instrText>
      </w:r>
      <w:r w:rsidR="006915B4" w:rsidRPr="006915B4">
        <w:rPr>
          <w:rFonts w:ascii="Calibri" w:hAnsi="Calibri" w:cs="Calibri"/>
        </w:rPr>
        <w:instrText>design</w:instrText>
      </w:r>
      <w:r w:rsidR="006915B4" w:rsidRPr="006915B4">
        <w:rPr>
          <w:rFonts w:ascii="Calibri" w:hAnsi="Calibri" w:cs="Calibri"/>
          <w:lang w:val="sr-Cyrl-RS"/>
        </w:rPr>
        <w:instrText>/</w:instrText>
      </w:r>
      <w:r w:rsidR="006915B4">
        <w:rPr>
          <w:rFonts w:ascii="Calibri" w:hAnsi="Calibri" w:cs="Calibri"/>
        </w:rPr>
        <w:instrText>"</w:instrText>
      </w:r>
      <w:r w:rsidR="006915B4">
        <w:rPr>
          <w:rFonts w:ascii="Calibri" w:hAnsi="Calibri" w:cs="Calibri"/>
        </w:rPr>
      </w:r>
      <w:r w:rsidR="006915B4">
        <w:rPr>
          <w:rFonts w:ascii="Calibri" w:hAnsi="Calibri" w:cs="Calibri"/>
        </w:rPr>
        <w:fldChar w:fldCharType="separate"/>
      </w:r>
      <w:r w:rsidR="006915B4" w:rsidRPr="00697AA8">
        <w:rPr>
          <w:rStyle w:val="Hyperlink"/>
          <w:rFonts w:ascii="Calibri" w:hAnsi="Calibri" w:cs="Calibri"/>
        </w:rPr>
        <w:t>https</w:t>
      </w:r>
      <w:r w:rsidR="006915B4" w:rsidRPr="00697AA8">
        <w:rPr>
          <w:rStyle w:val="Hyperlink"/>
          <w:rFonts w:ascii="Calibri" w:hAnsi="Calibri" w:cs="Calibri"/>
          <w:lang w:val="sr-Cyrl-RS"/>
        </w:rPr>
        <w:t>://</w:t>
      </w:r>
      <w:r w:rsidR="006915B4" w:rsidRPr="00697AA8">
        <w:rPr>
          <w:rStyle w:val="Hyperlink"/>
          <w:rFonts w:ascii="Calibri" w:hAnsi="Calibri" w:cs="Calibri"/>
        </w:rPr>
        <w:t>www</w:t>
      </w:r>
      <w:r w:rsidR="006915B4" w:rsidRPr="00697AA8">
        <w:rPr>
          <w:rStyle w:val="Hyperlink"/>
          <w:rFonts w:ascii="Calibri" w:hAnsi="Calibri" w:cs="Calibri"/>
          <w:lang w:val="sr-Cyrl-RS"/>
        </w:rPr>
        <w:t>.</w:t>
      </w:r>
      <w:r w:rsidR="006915B4" w:rsidRPr="00697AA8">
        <w:rPr>
          <w:rStyle w:val="Hyperlink"/>
          <w:rFonts w:ascii="Calibri" w:hAnsi="Calibri" w:cs="Calibri"/>
        </w:rPr>
        <w:t>scaler</w:t>
      </w:r>
      <w:r w:rsidR="006915B4" w:rsidRPr="00697AA8">
        <w:rPr>
          <w:rStyle w:val="Hyperlink"/>
          <w:rFonts w:ascii="Calibri" w:hAnsi="Calibri" w:cs="Calibri"/>
          <w:lang w:val="sr-Cyrl-RS"/>
        </w:rPr>
        <w:t>.</w:t>
      </w:r>
      <w:r w:rsidR="006915B4" w:rsidRPr="00697AA8">
        <w:rPr>
          <w:rStyle w:val="Hyperlink"/>
          <w:rFonts w:ascii="Calibri" w:hAnsi="Calibri" w:cs="Calibri"/>
        </w:rPr>
        <w:t>com</w:t>
      </w:r>
      <w:r w:rsidR="006915B4" w:rsidRPr="00697AA8">
        <w:rPr>
          <w:rStyle w:val="Hyperlink"/>
          <w:rFonts w:ascii="Calibri" w:hAnsi="Calibri" w:cs="Calibri"/>
          <w:lang w:val="sr-Cyrl-RS"/>
        </w:rPr>
        <w:t>/</w:t>
      </w:r>
      <w:r w:rsidR="006915B4" w:rsidRPr="00697AA8">
        <w:rPr>
          <w:rStyle w:val="Hyperlink"/>
          <w:rFonts w:ascii="Calibri" w:hAnsi="Calibri" w:cs="Calibri"/>
        </w:rPr>
        <w:t>topics</w:t>
      </w:r>
      <w:r w:rsidR="006915B4" w:rsidRPr="00697AA8">
        <w:rPr>
          <w:rStyle w:val="Hyperlink"/>
          <w:rFonts w:ascii="Calibri" w:hAnsi="Calibri" w:cs="Calibri"/>
          <w:lang w:val="sr-Cyrl-RS"/>
        </w:rPr>
        <w:t>/</w:t>
      </w:r>
      <w:r w:rsidR="006915B4" w:rsidRPr="00697AA8">
        <w:rPr>
          <w:rStyle w:val="Hyperlink"/>
          <w:rFonts w:ascii="Calibri" w:hAnsi="Calibri" w:cs="Calibri"/>
        </w:rPr>
        <w:t>software</w:t>
      </w:r>
      <w:r w:rsidR="006915B4" w:rsidRPr="00697AA8">
        <w:rPr>
          <w:rStyle w:val="Hyperlink"/>
          <w:rFonts w:ascii="Calibri" w:hAnsi="Calibri" w:cs="Calibri"/>
          <w:lang w:val="sr-Cyrl-RS"/>
        </w:rPr>
        <w:t>-</w:t>
      </w:r>
      <w:r w:rsidR="006915B4" w:rsidRPr="00697AA8">
        <w:rPr>
          <w:rStyle w:val="Hyperlink"/>
          <w:rFonts w:ascii="Calibri" w:hAnsi="Calibri" w:cs="Calibri"/>
        </w:rPr>
        <w:t>engineering</w:t>
      </w:r>
      <w:r w:rsidR="006915B4" w:rsidRPr="00697AA8">
        <w:rPr>
          <w:rStyle w:val="Hyperlink"/>
          <w:rFonts w:ascii="Calibri" w:hAnsi="Calibri" w:cs="Calibri"/>
          <w:lang w:val="sr-Cyrl-RS"/>
        </w:rPr>
        <w:t>/</w:t>
      </w:r>
      <w:r w:rsidR="006915B4" w:rsidRPr="00697AA8">
        <w:rPr>
          <w:rStyle w:val="Hyperlink"/>
          <w:rFonts w:ascii="Calibri" w:hAnsi="Calibri" w:cs="Calibri"/>
        </w:rPr>
        <w:t>what</w:t>
      </w:r>
      <w:r w:rsidR="006915B4" w:rsidRPr="00697AA8">
        <w:rPr>
          <w:rStyle w:val="Hyperlink"/>
          <w:rFonts w:ascii="Calibri" w:hAnsi="Calibri" w:cs="Calibri"/>
          <w:lang w:val="sr-Cyrl-RS"/>
        </w:rPr>
        <w:t>-</w:t>
      </w:r>
      <w:r w:rsidR="006915B4" w:rsidRPr="00697AA8">
        <w:rPr>
          <w:rStyle w:val="Hyperlink"/>
          <w:rFonts w:ascii="Calibri" w:hAnsi="Calibri" w:cs="Calibri"/>
        </w:rPr>
        <w:t>is</w:t>
      </w:r>
      <w:r w:rsidR="006915B4" w:rsidRPr="00697AA8">
        <w:rPr>
          <w:rStyle w:val="Hyperlink"/>
          <w:rFonts w:ascii="Calibri" w:hAnsi="Calibri" w:cs="Calibri"/>
          <w:lang w:val="sr-Cyrl-RS"/>
        </w:rPr>
        <w:t>-</w:t>
      </w:r>
      <w:r w:rsidR="006915B4" w:rsidRPr="00697AA8">
        <w:rPr>
          <w:rStyle w:val="Hyperlink"/>
          <w:rFonts w:ascii="Calibri" w:hAnsi="Calibri" w:cs="Calibri"/>
        </w:rPr>
        <w:t>software</w:t>
      </w:r>
      <w:r w:rsidR="006915B4" w:rsidRPr="00697AA8">
        <w:rPr>
          <w:rStyle w:val="Hyperlink"/>
          <w:rFonts w:ascii="Calibri" w:hAnsi="Calibri" w:cs="Calibri"/>
          <w:lang w:val="sr-Cyrl-RS"/>
        </w:rPr>
        <w:t>-</w:t>
      </w:r>
      <w:r w:rsidR="006915B4" w:rsidRPr="00697AA8">
        <w:rPr>
          <w:rStyle w:val="Hyperlink"/>
          <w:rFonts w:ascii="Calibri" w:hAnsi="Calibri" w:cs="Calibri"/>
        </w:rPr>
        <w:t>design</w:t>
      </w:r>
      <w:r w:rsidR="006915B4" w:rsidRPr="00697AA8">
        <w:rPr>
          <w:rStyle w:val="Hyperlink"/>
          <w:rFonts w:ascii="Calibri" w:hAnsi="Calibri" w:cs="Calibri"/>
          <w:lang w:val="sr-Cyrl-RS"/>
        </w:rPr>
        <w:t>/</w:t>
      </w:r>
      <w:r w:rsidR="006915B4">
        <w:rPr>
          <w:rFonts w:ascii="Calibri" w:hAnsi="Calibri" w:cs="Calibri"/>
        </w:rPr>
        <w:fldChar w:fldCharType="end"/>
      </w:r>
      <w:r w:rsidR="00945821">
        <w:rPr>
          <w:rFonts w:ascii="Calibri" w:hAnsi="Calibri" w:cs="Calibri"/>
          <w:color w:val="000000"/>
          <w:lang w:val="sr-Cyrl-RS"/>
        </w:rPr>
        <w:t xml:space="preserve"> </w:t>
      </w:r>
    </w:p>
    <w:p w14:paraId="65C5522B" w14:textId="2F45BB31" w:rsidR="00945821" w:rsidRDefault="006915B4" w:rsidP="00B93C8C">
      <w:pPr>
        <w:rPr>
          <w:rFonts w:ascii="Calibri" w:eastAsia="Times New Roman" w:hAnsi="Calibri" w:cs="Calibri"/>
          <w:color w:val="000000"/>
        </w:rPr>
      </w:pPr>
      <w:bookmarkStart w:id="306" w:name="L20"/>
      <w:r>
        <w:rPr>
          <w:vertAlign w:val="superscript"/>
        </w:rPr>
        <w:t>20</w:t>
      </w:r>
      <w:bookmarkEnd w:id="306"/>
      <w:r>
        <w:rPr>
          <w:rFonts w:ascii="Calibri" w:eastAsia="Times New Roman" w:hAnsi="Calibri" w:cs="Calibri"/>
        </w:rPr>
        <w:fldChar w:fldCharType="begin"/>
      </w:r>
      <w:r>
        <w:rPr>
          <w:rFonts w:ascii="Calibri" w:eastAsia="Times New Roman" w:hAnsi="Calibri" w:cs="Calibri"/>
        </w:rPr>
        <w:instrText>HYPERLINK "</w:instrText>
      </w:r>
      <w:r w:rsidRPr="006915B4">
        <w:rPr>
          <w:rFonts w:ascii="Calibri" w:eastAsia="Times New Roman" w:hAnsi="Calibri" w:cs="Calibri"/>
        </w:rPr>
        <w:instrText>https://www.geeksforgeeks.org/software-engineering-software-design-process/</w:instrText>
      </w:r>
      <w:r>
        <w:rPr>
          <w:rFonts w:ascii="Calibri" w:eastAsia="Times New Roman" w:hAnsi="Calibri" w:cs="Calibri"/>
        </w:rPr>
        <w:instrText>"</w:instrText>
      </w:r>
      <w:r>
        <w:rPr>
          <w:rFonts w:ascii="Calibri" w:eastAsia="Times New Roman" w:hAnsi="Calibri" w:cs="Calibri"/>
        </w:rPr>
      </w:r>
      <w:r>
        <w:rPr>
          <w:rFonts w:ascii="Calibri" w:eastAsia="Times New Roman" w:hAnsi="Calibri" w:cs="Calibri"/>
        </w:rPr>
        <w:fldChar w:fldCharType="separate"/>
      </w:r>
      <w:r w:rsidRPr="00697AA8">
        <w:rPr>
          <w:rStyle w:val="Hyperlink"/>
          <w:rFonts w:ascii="Calibri" w:eastAsia="Times New Roman" w:hAnsi="Calibri" w:cs="Calibri"/>
        </w:rPr>
        <w:t>https://www.geeksforgeeks.org/software-engineering-software-design-process/</w:t>
      </w:r>
      <w:r>
        <w:rPr>
          <w:rFonts w:ascii="Calibri" w:eastAsia="Times New Roman" w:hAnsi="Calibri" w:cs="Calibri"/>
        </w:rPr>
        <w:fldChar w:fldCharType="end"/>
      </w:r>
    </w:p>
    <w:p w14:paraId="5DEE26FE" w14:textId="233F4CEA" w:rsidR="00945821" w:rsidRDefault="006915B4" w:rsidP="00B93C8C">
      <w:pPr>
        <w:rPr>
          <w:rFonts w:ascii="Calibri" w:eastAsia="Times New Roman" w:hAnsi="Calibri" w:cs="Calibri"/>
          <w:color w:val="000000"/>
        </w:rPr>
      </w:pPr>
      <w:bookmarkStart w:id="307" w:name="L21"/>
      <w:r>
        <w:rPr>
          <w:vertAlign w:val="superscript"/>
        </w:rPr>
        <w:t>21</w:t>
      </w:r>
      <w:bookmarkEnd w:id="307"/>
      <w:r>
        <w:rPr>
          <w:rFonts w:ascii="Calibri" w:eastAsia="Times New Roman" w:hAnsi="Calibri" w:cs="Calibri"/>
        </w:rPr>
        <w:fldChar w:fldCharType="begin"/>
      </w:r>
      <w:r>
        <w:rPr>
          <w:rFonts w:ascii="Calibri" w:eastAsia="Times New Roman" w:hAnsi="Calibri" w:cs="Calibri"/>
        </w:rPr>
        <w:instrText>HYPERLINK "</w:instrText>
      </w:r>
      <w:r w:rsidRPr="006915B4">
        <w:rPr>
          <w:rFonts w:ascii="Calibri" w:eastAsia="Times New Roman" w:hAnsi="Calibri" w:cs="Calibri"/>
        </w:rPr>
        <w:instrText>https://www.tutorialspoint.com/software_architecture_design/key_principles.htm</w:instrText>
      </w:r>
      <w:r>
        <w:rPr>
          <w:rFonts w:ascii="Calibri" w:eastAsia="Times New Roman" w:hAnsi="Calibri" w:cs="Calibri"/>
        </w:rPr>
        <w:instrText>"</w:instrText>
      </w:r>
      <w:r>
        <w:rPr>
          <w:rFonts w:ascii="Calibri" w:eastAsia="Times New Roman" w:hAnsi="Calibri" w:cs="Calibri"/>
        </w:rPr>
      </w:r>
      <w:r>
        <w:rPr>
          <w:rFonts w:ascii="Calibri" w:eastAsia="Times New Roman" w:hAnsi="Calibri" w:cs="Calibri"/>
        </w:rPr>
        <w:fldChar w:fldCharType="separate"/>
      </w:r>
      <w:r w:rsidRPr="00697AA8">
        <w:rPr>
          <w:rStyle w:val="Hyperlink"/>
          <w:rFonts w:ascii="Calibri" w:eastAsia="Times New Roman" w:hAnsi="Calibri" w:cs="Calibri"/>
        </w:rPr>
        <w:t>https://www.tutorialspoint.com/software_architecture_design/key_principles.htm</w:t>
      </w:r>
      <w:r>
        <w:rPr>
          <w:rFonts w:ascii="Calibri" w:eastAsia="Times New Roman" w:hAnsi="Calibri" w:cs="Calibri"/>
        </w:rPr>
        <w:fldChar w:fldCharType="end"/>
      </w:r>
    </w:p>
    <w:p w14:paraId="145AC348" w14:textId="027CE581" w:rsidR="00945821" w:rsidRDefault="006915B4" w:rsidP="00B93C8C">
      <w:pPr>
        <w:rPr>
          <w:rFonts w:ascii="Calibri" w:eastAsia="Times New Roman" w:hAnsi="Calibri" w:cs="Calibri"/>
          <w:color w:val="000000"/>
        </w:rPr>
      </w:pPr>
      <w:bookmarkStart w:id="308" w:name="L22"/>
      <w:r>
        <w:rPr>
          <w:vertAlign w:val="superscript"/>
        </w:rPr>
        <w:t>22</w:t>
      </w:r>
      <w:bookmarkEnd w:id="308"/>
      <w:r>
        <w:rPr>
          <w:rFonts w:ascii="Calibri" w:eastAsia="Times New Roman" w:hAnsi="Calibri" w:cs="Calibri"/>
        </w:rPr>
        <w:fldChar w:fldCharType="begin"/>
      </w:r>
      <w:r>
        <w:rPr>
          <w:rFonts w:ascii="Calibri" w:eastAsia="Times New Roman" w:hAnsi="Calibri" w:cs="Calibri"/>
        </w:rPr>
        <w:instrText>HYPERLINK "</w:instrText>
      </w:r>
      <w:r w:rsidRPr="006915B4">
        <w:rPr>
          <w:rFonts w:ascii="Calibri" w:eastAsia="Times New Roman" w:hAnsi="Calibri" w:cs="Calibri"/>
        </w:rPr>
        <w:instrText>https://www.tutorialspoint.com/software_architecture_design/architecture_models.htm</w:instrText>
      </w:r>
      <w:r>
        <w:rPr>
          <w:rFonts w:ascii="Calibri" w:eastAsia="Times New Roman" w:hAnsi="Calibri" w:cs="Calibri"/>
        </w:rPr>
        <w:instrText>"</w:instrText>
      </w:r>
      <w:r>
        <w:rPr>
          <w:rFonts w:ascii="Calibri" w:eastAsia="Times New Roman" w:hAnsi="Calibri" w:cs="Calibri"/>
        </w:rPr>
      </w:r>
      <w:r>
        <w:rPr>
          <w:rFonts w:ascii="Calibri" w:eastAsia="Times New Roman" w:hAnsi="Calibri" w:cs="Calibri"/>
        </w:rPr>
        <w:fldChar w:fldCharType="separate"/>
      </w:r>
      <w:r w:rsidRPr="00697AA8">
        <w:rPr>
          <w:rStyle w:val="Hyperlink"/>
          <w:rFonts w:ascii="Calibri" w:eastAsia="Times New Roman" w:hAnsi="Calibri" w:cs="Calibri"/>
        </w:rPr>
        <w:t>https://www.tutorialspoint.com/software_architecture_design/architecture_models.htm</w:t>
      </w:r>
      <w:r>
        <w:rPr>
          <w:rFonts w:ascii="Calibri" w:eastAsia="Times New Roman" w:hAnsi="Calibri" w:cs="Calibri"/>
        </w:rPr>
        <w:fldChar w:fldCharType="end"/>
      </w:r>
      <w:r w:rsidR="00945821">
        <w:rPr>
          <w:rFonts w:ascii="Calibri" w:eastAsia="Times New Roman" w:hAnsi="Calibri" w:cs="Calibri"/>
          <w:color w:val="000000"/>
        </w:rPr>
        <w:t> </w:t>
      </w:r>
    </w:p>
    <w:p w14:paraId="260CA084" w14:textId="00AD6B36" w:rsidR="00C42E5A" w:rsidRDefault="00C42E5A" w:rsidP="00B93C8C">
      <w:pPr>
        <w:rPr>
          <w:rFonts w:ascii="Calibri" w:eastAsia="Times New Roman" w:hAnsi="Calibri" w:cs="Calibri"/>
          <w:color w:val="000000"/>
        </w:rPr>
      </w:pPr>
      <w:bookmarkStart w:id="309" w:name="L23"/>
      <w:r w:rsidRPr="00C42E5A">
        <w:rPr>
          <w:vertAlign w:val="superscript"/>
        </w:rPr>
        <w:t>23</w:t>
      </w:r>
      <w:bookmarkEnd w:id="309"/>
      <w:r w:rsidRPr="00C42E5A">
        <w:rPr>
          <w:rFonts w:ascii="Calibri" w:eastAsia="Times New Roman" w:hAnsi="Calibri" w:cs="Calibri"/>
          <w:color w:val="000000"/>
        </w:rPr>
        <w:fldChar w:fldCharType="begin"/>
      </w:r>
      <w:r w:rsidRPr="00C42E5A">
        <w:rPr>
          <w:rFonts w:ascii="Calibri" w:eastAsia="Times New Roman" w:hAnsi="Calibri" w:cs="Calibri"/>
          <w:color w:val="000000"/>
        </w:rPr>
        <w:instrText>HYPERLINK "https://quality.arc42.org/articles/arc42-quality-model"</w:instrText>
      </w:r>
      <w:r w:rsidRPr="00C42E5A">
        <w:rPr>
          <w:rFonts w:ascii="Calibri" w:eastAsia="Times New Roman" w:hAnsi="Calibri" w:cs="Calibri"/>
          <w:color w:val="000000"/>
        </w:rPr>
      </w:r>
      <w:r w:rsidRPr="00C42E5A">
        <w:rPr>
          <w:rFonts w:ascii="Calibri" w:eastAsia="Times New Roman" w:hAnsi="Calibri" w:cs="Calibri"/>
          <w:color w:val="000000"/>
        </w:rPr>
        <w:fldChar w:fldCharType="separate"/>
      </w:r>
      <w:r w:rsidRPr="00C42E5A">
        <w:rPr>
          <w:rStyle w:val="Hyperlink"/>
          <w:rFonts w:ascii="Calibri" w:eastAsia="Times New Roman" w:hAnsi="Calibri" w:cs="Calibri"/>
        </w:rPr>
        <w:t>arc42 Quality Model | quality attributes, explained.</w:t>
      </w:r>
      <w:r w:rsidRPr="00C42E5A">
        <w:rPr>
          <w:rFonts w:ascii="Calibri" w:eastAsia="Times New Roman" w:hAnsi="Calibri" w:cs="Calibri"/>
          <w:color w:val="000000"/>
        </w:rPr>
        <w:fldChar w:fldCharType="end"/>
      </w:r>
    </w:p>
    <w:p w14:paraId="638F969A" w14:textId="4F563DF4" w:rsidR="00FD53C8" w:rsidRDefault="00FD53C8" w:rsidP="00B93C8C">
      <w:pPr>
        <w:rPr>
          <w:rFonts w:ascii="Calibri" w:eastAsia="Times New Roman" w:hAnsi="Calibri" w:cs="Calibri"/>
          <w:color w:val="000000"/>
        </w:rPr>
      </w:pPr>
      <w:bookmarkStart w:id="310" w:name="L24"/>
      <w:r w:rsidRPr="00FD53C8">
        <w:rPr>
          <w:vertAlign w:val="superscript"/>
        </w:rPr>
        <w:t>24</w:t>
      </w:r>
      <w:bookmarkEnd w:id="310"/>
      <w:r w:rsidRPr="00FD53C8">
        <w:rPr>
          <w:rFonts w:ascii="Calibri" w:eastAsia="Times New Roman" w:hAnsi="Calibri" w:cs="Calibri"/>
          <w:color w:val="000000"/>
        </w:rPr>
        <w:fldChar w:fldCharType="begin"/>
      </w:r>
      <w:r w:rsidRPr="00FD53C8">
        <w:rPr>
          <w:rFonts w:ascii="Calibri" w:eastAsia="Times New Roman" w:hAnsi="Calibri" w:cs="Calibri"/>
          <w:color w:val="000000"/>
        </w:rPr>
        <w:instrText>HYPERLINK "https://docs.arc42.org/examples/business-context-3/"</w:instrText>
      </w:r>
      <w:r w:rsidRPr="00FD53C8">
        <w:rPr>
          <w:rFonts w:ascii="Calibri" w:eastAsia="Times New Roman" w:hAnsi="Calibri" w:cs="Calibri"/>
          <w:color w:val="000000"/>
        </w:rPr>
      </w:r>
      <w:r w:rsidRPr="00FD53C8">
        <w:rPr>
          <w:rFonts w:ascii="Calibri" w:eastAsia="Times New Roman" w:hAnsi="Calibri" w:cs="Calibri"/>
          <w:color w:val="000000"/>
        </w:rPr>
        <w:fldChar w:fldCharType="separate"/>
      </w:r>
      <w:r w:rsidRPr="00FD53C8">
        <w:rPr>
          <w:rStyle w:val="Hyperlink"/>
          <w:rFonts w:ascii="Calibri" w:eastAsia="Times New Roman" w:hAnsi="Calibri" w:cs="Calibri"/>
        </w:rPr>
        <w:t>Example Business Context: TrafficPursuitUnit | arc42 Documentation</w:t>
      </w:r>
      <w:r w:rsidRPr="00FD53C8">
        <w:rPr>
          <w:rFonts w:ascii="Calibri" w:eastAsia="Times New Roman" w:hAnsi="Calibri" w:cs="Calibri"/>
          <w:color w:val="000000"/>
        </w:rPr>
        <w:fldChar w:fldCharType="end"/>
      </w:r>
    </w:p>
    <w:p w14:paraId="36E93FCF" w14:textId="4F7884D6" w:rsidR="000313B2" w:rsidRDefault="000313B2" w:rsidP="000313B2">
      <w:pPr>
        <w:tabs>
          <w:tab w:val="left" w:pos="5940"/>
        </w:tabs>
        <w:rPr>
          <w:rFonts w:ascii="Calibri" w:eastAsia="Times New Roman" w:hAnsi="Calibri" w:cs="Calibri"/>
          <w:color w:val="000000"/>
        </w:rPr>
      </w:pPr>
    </w:p>
    <w:sectPr w:rsidR="000313B2" w:rsidSect="00EE4680">
      <w:headerReference w:type="default" r:id="rId124"/>
      <w:footerReference w:type="default" r:id="rId125"/>
      <w:headerReference w:type="first" r:id="rId126"/>
      <w:footerReference w:type="first" r:id="rId12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Vladimir Jecić | 2017/0079" w:date="2024-06-08T19:08:00Z" w:initials="VJ|2">
    <w:p w14:paraId="563C9904" w14:textId="669270CD" w:rsidR="007017EE" w:rsidRDefault="007017EE">
      <w:pPr>
        <w:pStyle w:val="CommentText"/>
      </w:pPr>
      <w:r>
        <w:rPr>
          <w:rStyle w:val="CommentReference"/>
        </w:rPr>
        <w:annotationRef/>
      </w:r>
      <w:r>
        <w:t>Jasno mi je da bi ovo poglavlje trebalo da ima dosta sadrzaja pogotovo opisi Acr42 modela,4+1 i Software Architecture Canvasa,ali nisam hteo da idem dalje u dubinu dok ne potvrdim sa vama da sam uopste shvatio kako bi trebalo struktura da izgleda...</w:t>
      </w:r>
    </w:p>
  </w:comment>
  <w:comment w:id="37" w:author="Vladimir Jecić | 2017/0079" w:date="2024-06-12T19:37:00Z" w:initials="VJ|2">
    <w:p w14:paraId="2458801B" w14:textId="5FFC8A4D" w:rsidR="007017EE" w:rsidRDefault="007017EE">
      <w:pPr>
        <w:pStyle w:val="CommentText"/>
      </w:pPr>
      <w:r>
        <w:rPr>
          <w:rStyle w:val="CommentReference"/>
        </w:rPr>
        <w:annotationRef/>
      </w:r>
      <w:r>
        <w:rPr>
          <w:rStyle w:val="CommentReference"/>
        </w:rPr>
        <w:t>Iz vaseg emaila nisam shvatio sta treba da bude ovde rekli ste teorijski deo i naveli 4 pod stavke, ali ovo mi vise izgleda kao deo projektovanja resenja</w:t>
      </w:r>
    </w:p>
  </w:comment>
  <w:comment w:id="42" w:author="Vladimir Jecić" w:date="2024-06-02T11:30:00Z" w:initials="VJ">
    <w:p w14:paraId="2C905E57" w14:textId="78755F0D" w:rsidR="007017EE" w:rsidRDefault="007017EE">
      <w:pPr>
        <w:pStyle w:val="CommentText"/>
      </w:pPr>
      <w:r>
        <w:rPr>
          <w:rStyle w:val="CommentReference"/>
        </w:rPr>
        <w:annotationRef/>
      </w:r>
      <w:r>
        <w:t>Kratak opis projekta, spominjanje arc42 architekure i u kojim poglavljima je kombinovana sa 4+1 View Modelom, tako</w:t>
      </w:r>
      <w:r w:rsidR="00645107">
        <w:t>đ</w:t>
      </w:r>
      <w:r>
        <w:t>e ce sadrzati software architekture canvas kao overview nekih tema u podpoglavljima.</w:t>
      </w:r>
    </w:p>
    <w:p w14:paraId="1243AC16" w14:textId="069B0034" w:rsidR="007017EE" w:rsidRDefault="007017EE" w:rsidP="00D92199">
      <w:pPr>
        <w:ind w:firstLine="720"/>
        <w:rPr>
          <w:lang w:val="en-US"/>
        </w:rPr>
      </w:pPr>
      <w:r>
        <w:rPr>
          <w:lang w:val="en-US"/>
        </w:rPr>
        <w:t xml:space="preserve">(LogicalView ce biti deo </w:t>
      </w:r>
      <w:r w:rsidRPr="009C6EB1">
        <w:rPr>
          <w:lang w:val="en-US"/>
        </w:rPr>
        <w:t>3</w:t>
      </w:r>
      <w:r>
        <w:rPr>
          <w:lang w:val="en-US"/>
        </w:rPr>
        <w:t>.3</w:t>
      </w:r>
      <w:r w:rsidRPr="009C6EB1">
        <w:rPr>
          <w:lang w:val="en-US"/>
        </w:rPr>
        <w:t xml:space="preserve"> Kontekst i opseg resenja</w:t>
      </w:r>
      <w:r>
        <w:rPr>
          <w:lang w:val="en-US"/>
        </w:rPr>
        <w:t>)</w:t>
      </w:r>
    </w:p>
    <w:p w14:paraId="492D9219" w14:textId="43FEC5F7" w:rsidR="007017EE" w:rsidRDefault="007017EE" w:rsidP="00D92199">
      <w:pPr>
        <w:ind w:firstLine="720"/>
        <w:rPr>
          <w:lang w:val="en-US"/>
        </w:rPr>
      </w:pPr>
      <w:r>
        <w:rPr>
          <w:lang w:val="en-US"/>
        </w:rPr>
        <w:t>(Development View, deo 3.5 Building Block View poglavlja)</w:t>
      </w:r>
    </w:p>
    <w:p w14:paraId="744A9535" w14:textId="4D427CE7" w:rsidR="007017EE" w:rsidRDefault="007017EE" w:rsidP="00D92199">
      <w:pPr>
        <w:ind w:firstLine="720"/>
        <w:rPr>
          <w:lang w:val="en-US"/>
        </w:rPr>
      </w:pPr>
      <w:r>
        <w:rPr>
          <w:lang w:val="en-US"/>
        </w:rPr>
        <w:t>(Process View, deo 3.6 Runtime View)</w:t>
      </w:r>
    </w:p>
    <w:p w14:paraId="6C4B0112" w14:textId="63629F53" w:rsidR="007017EE" w:rsidRPr="009C6EB1" w:rsidRDefault="007017EE" w:rsidP="00D92199">
      <w:pPr>
        <w:ind w:firstLine="720"/>
        <w:rPr>
          <w:lang w:val="en-US"/>
        </w:rPr>
      </w:pPr>
      <w:r>
        <w:rPr>
          <w:lang w:val="en-US"/>
        </w:rPr>
        <w:t>(Psyhical View, deo 3.7 Deployment View)</w:t>
      </w:r>
    </w:p>
    <w:p w14:paraId="19CCB52E" w14:textId="0330191E" w:rsidR="007017EE" w:rsidRPr="00D92199" w:rsidRDefault="007017EE">
      <w:pPr>
        <w:pStyle w:val="CommentText"/>
        <w:rPr>
          <w:lang w:val="en-US"/>
        </w:rPr>
      </w:pPr>
      <w:r>
        <w:rPr>
          <w:lang w:val="en-US"/>
        </w:rPr>
        <w:t xml:space="preserve">I Scenario View tj slucaji koriscenja koji sam vec spomenuo ranije i koji spajaju preostala 4 viewa. </w:t>
      </w:r>
    </w:p>
  </w:comment>
  <w:comment w:id="47" w:author="Vladimir Jecić | 2017/0079" w:date="2024-06-08T13:15:00Z" w:initials="VJ|2">
    <w:p w14:paraId="41169173" w14:textId="7F01A697" w:rsidR="007017EE" w:rsidRPr="00491E08" w:rsidRDefault="007017EE">
      <w:pPr>
        <w:pStyle w:val="CommentText"/>
        <w:rPr>
          <w:lang w:val="en-US"/>
        </w:rPr>
      </w:pPr>
      <w:r>
        <w:rPr>
          <w:rStyle w:val="CommentReference"/>
        </w:rPr>
        <w:annotationRef/>
      </w:r>
      <w:r>
        <w:t>Vrlo slično implementaciji DocChessa,spomenuo bi ogranicenja u 3 aspekta u formi jedne tabele, tehnicka,organizaciona i konvencije</w:t>
      </w:r>
    </w:p>
  </w:comment>
  <w:comment w:id="55" w:author="Vladimir Jecić" w:date="2024-11-30T20:35:00Z" w:initials="g">
    <w:p w14:paraId="54542AB8" w14:textId="12BF3561" w:rsidR="00327923" w:rsidRDefault="00327923">
      <w:pPr>
        <w:pStyle w:val="CommentText"/>
      </w:pPr>
      <w:r>
        <w:rPr>
          <w:rStyle w:val="CommentReference"/>
        </w:rPr>
        <w:annotationRef/>
      </w:r>
    </w:p>
    <w:p w14:paraId="61337F50" w14:textId="6AABA394" w:rsidR="00327923" w:rsidRDefault="00327923">
      <w:pPr>
        <w:pStyle w:val="CommentText"/>
      </w:pPr>
      <w:r>
        <w:t xml:space="preserve">Ova sekcija opisuje okruženje </w:t>
      </w:r>
      <w:r w:rsidR="00F74A46">
        <w:t>i konktekst projekta. Ko su korisnici sistema, od kojih drugih sistema estudent zavisi(business context) kao i tehnical context(apiji, frontend i backend)</w:t>
      </w:r>
    </w:p>
  </w:comment>
  <w:comment w:id="61" w:author="Vladimir Jecić | 2017/0079" w:date="2024-06-08T13:52:00Z" w:initials="VJ|2">
    <w:p w14:paraId="55B2D0A9" w14:textId="7CF3F433" w:rsidR="007017EE" w:rsidRDefault="007017EE" w:rsidP="00184398">
      <w:pPr>
        <w:pStyle w:val="CommentText"/>
      </w:pPr>
      <w:r>
        <w:rPr>
          <w:rStyle w:val="CommentReference"/>
        </w:rPr>
        <w:annotationRef/>
      </w:r>
      <w:r>
        <w:t>Ovde bih pricao o ciljevima koje moje resenje treba da zadovolji i primenom kojhi tehnologija ili pristupa nameravam da ih zadovoljim.</w:t>
      </w:r>
    </w:p>
    <w:p w14:paraId="726EFA67" w14:textId="77777777" w:rsidR="007017EE" w:rsidRDefault="007017EE" w:rsidP="00184398">
      <w:pPr>
        <w:pStyle w:val="CommentText"/>
      </w:pPr>
      <w:r>
        <w:t xml:space="preserve">Podpoglavlja </w:t>
      </w:r>
    </w:p>
    <w:p w14:paraId="3B5CA7BC" w14:textId="77777777" w:rsidR="007017EE" w:rsidRDefault="007017EE" w:rsidP="00184398">
      <w:pPr>
        <w:pStyle w:val="CommentText"/>
      </w:pPr>
      <w:r>
        <w:t>nefunkcionalni zahtevi</w:t>
      </w:r>
    </w:p>
    <w:p w14:paraId="1D8A9367" w14:textId="77777777" w:rsidR="007017EE" w:rsidRDefault="007017EE" w:rsidP="00184398">
      <w:pPr>
        <w:pStyle w:val="CommentText"/>
      </w:pPr>
      <w:r>
        <w:t xml:space="preserve"> principi i paterni </w:t>
      </w:r>
    </w:p>
    <w:p w14:paraId="7B5D59D6" w14:textId="28DCFEE5" w:rsidR="007017EE" w:rsidRDefault="007017EE" w:rsidP="00184398">
      <w:pPr>
        <w:pStyle w:val="CommentText"/>
      </w:pPr>
      <w:r>
        <w:t xml:space="preserve"> Tehnoloski izbori ili Tehnologije</w:t>
      </w:r>
    </w:p>
    <w:p w14:paraId="7711563E" w14:textId="13F7C3D6" w:rsidR="007017EE" w:rsidRDefault="007017EE">
      <w:pPr>
        <w:pStyle w:val="CommentText"/>
      </w:pPr>
    </w:p>
  </w:comment>
  <w:comment w:id="67" w:author="Vladimir Jecić | 2017/0079" w:date="2024-06-08T13:59:00Z" w:initials="VJ|2">
    <w:p w14:paraId="51FFF706" w14:textId="6B0B5C49" w:rsidR="007017EE" w:rsidRDefault="007017EE">
      <w:pPr>
        <w:pStyle w:val="CommentText"/>
      </w:pPr>
      <w:r>
        <w:rPr>
          <w:rStyle w:val="CommentReference"/>
        </w:rPr>
        <w:annotationRef/>
      </w:r>
      <w:r>
        <w:t>Ovde bih opisao module View,ViewModel,Model i spisak funkcionalnosti koje bi svaki od njih imao. Preko UML Class Diagrama.</w:t>
      </w:r>
    </w:p>
  </w:comment>
  <w:comment w:id="76" w:author="Vladimir Jecić | 2017/0079" w:date="2024-06-08T14:22:00Z" w:initials="VJ|2">
    <w:p w14:paraId="2BEA067D" w14:textId="442B12F7" w:rsidR="007017EE" w:rsidRDefault="007017EE">
      <w:pPr>
        <w:pStyle w:val="CommentText"/>
      </w:pPr>
      <w:r>
        <w:t>Nastavak price o modulima</w:t>
      </w:r>
      <w:r>
        <w:rPr>
          <w:rStyle w:val="CommentReference"/>
        </w:rPr>
        <w:annotationRef/>
      </w:r>
      <w:r>
        <w:t xml:space="preserve"> koristeci Dijagrame sekvenci kao u 2.3.3, ovog puta bi taj dijagram detaljnije opisao tokove podataka na </w:t>
      </w:r>
      <w:r w:rsidR="00907D8B">
        <w:t xml:space="preserve">visem </w:t>
      </w:r>
      <w:r>
        <w:t xml:space="preserve"> nivou komunikacije,izme</w:t>
      </w:r>
      <w:r w:rsidR="00645107">
        <w:t>đ</w:t>
      </w:r>
      <w:r>
        <w:t>u modula</w:t>
      </w:r>
    </w:p>
  </w:comment>
  <w:comment w:id="79" w:author="Vladimir Jecić | 2017/0079" w:date="2024-06-08T15:34:00Z" w:initials="VJ|2">
    <w:p w14:paraId="6232A4D4" w14:textId="77777777" w:rsidR="007017EE" w:rsidRDefault="007017EE">
      <w:pPr>
        <w:pStyle w:val="CommentText"/>
      </w:pPr>
      <w:r>
        <w:rPr>
          <w:rStyle w:val="CommentReference"/>
        </w:rPr>
        <w:annotationRef/>
      </w:r>
      <w:r>
        <w:t>Znam za postojanje Uml Deployment Diagrama.</w:t>
      </w:r>
    </w:p>
    <w:p w14:paraId="0F38B486" w14:textId="22DB8134" w:rsidR="007017EE" w:rsidRDefault="007017EE">
      <w:pPr>
        <w:pStyle w:val="CommentText"/>
      </w:pPr>
      <w:r>
        <w:t>Me</w:t>
      </w:r>
      <w:r w:rsidR="00645107">
        <w:t>đ</w:t>
      </w:r>
      <w:r>
        <w:t>utim moja aplikacija nije zaista deployovana van lokalne masine i znam da je devops nauka za sebe...tako da mi je za sada plan da napravim prost diagram sa bazom na jednom portu frontendom na drugom i backendu na trecem portu i to predstavim kao resenja.</w:t>
      </w:r>
    </w:p>
    <w:p w14:paraId="305FDEE5" w14:textId="2CF1DBFA" w:rsidR="007017EE" w:rsidRDefault="007017EE">
      <w:pPr>
        <w:pStyle w:val="CommentText"/>
      </w:pPr>
      <w:r>
        <w:t>Tako</w:t>
      </w:r>
      <w:r w:rsidR="00645107">
        <w:t>đ</w:t>
      </w:r>
      <w:r>
        <w:t>e ovde bih ukljucio i package diagram kojim bih opisao hijerarhiju sistema</w:t>
      </w:r>
    </w:p>
  </w:comment>
  <w:comment w:id="82" w:author="Vladimir Jecić | 2017/0079" w:date="2024-06-08T15:52:00Z" w:initials="VJ|2">
    <w:p w14:paraId="4380F473" w14:textId="18CF2452" w:rsidR="007017EE" w:rsidRDefault="007017EE">
      <w:pPr>
        <w:pStyle w:val="CommentText"/>
      </w:pPr>
      <w:r>
        <w:rPr>
          <w:rStyle w:val="CommentReference"/>
        </w:rPr>
        <w:annotationRef/>
      </w:r>
      <w:r>
        <w:t>security, logging, error handling,configuration</w:t>
      </w:r>
    </w:p>
  </w:comment>
  <w:comment w:id="93" w:author="Vladimir Jecić | 2017/0079" w:date="2024-06-08T15:52:00Z" w:initials="VJ|2">
    <w:p w14:paraId="6F78010E" w14:textId="31067D76" w:rsidR="007017EE" w:rsidRDefault="007017EE">
      <w:pPr>
        <w:pStyle w:val="CommentText"/>
        <w:rPr>
          <w:rStyle w:val="CommentReference"/>
        </w:rPr>
      </w:pPr>
      <w:r w:rsidRPr="00A72668">
        <w:rPr>
          <w:rStyle w:val="CommentReference"/>
          <w:u w:val="single"/>
        </w:rPr>
        <w:t>Performance i Scalability</w:t>
      </w:r>
      <w:r>
        <w:rPr>
          <w:rStyle w:val="CommentReference"/>
        </w:rPr>
        <w:t xml:space="preserve">: </w:t>
      </w:r>
      <w:r>
        <w:rPr>
          <w:rStyle w:val="CommentReference"/>
        </w:rPr>
        <w:annotationRef/>
      </w:r>
      <w:r>
        <w:rPr>
          <w:rStyle w:val="CommentReference"/>
        </w:rPr>
        <w:t>Ovo je jos jedno poglavlje o kojem nemam dovoljno iskustva da bih znao da ga opisem kao u pravim sistemima. Pretpostavljam da bi trebalo benchmarkovati vreme izme</w:t>
      </w:r>
      <w:r w:rsidR="00645107">
        <w:rPr>
          <w:rStyle w:val="CommentReference"/>
        </w:rPr>
        <w:t>đ</w:t>
      </w:r>
      <w:r>
        <w:rPr>
          <w:rStyle w:val="CommentReference"/>
        </w:rPr>
        <w:t>u zahteva korisnika i prikaza rezultata kao i osigurati da npr backend podrzava neki odre</w:t>
      </w:r>
      <w:r w:rsidR="00645107">
        <w:rPr>
          <w:rStyle w:val="CommentReference"/>
        </w:rPr>
        <w:t>đ</w:t>
      </w:r>
      <w:r>
        <w:rPr>
          <w:rStyle w:val="CommentReference"/>
        </w:rPr>
        <w:t>eni broj requestova po sekundi. Sta bih mogao da napisem u ovom delu?</w:t>
      </w:r>
    </w:p>
    <w:p w14:paraId="0C093826" w14:textId="41FB0B61" w:rsidR="007017EE" w:rsidRPr="00A72668" w:rsidRDefault="007017EE">
      <w:pPr>
        <w:pStyle w:val="CommentText"/>
      </w:pPr>
      <w:r w:rsidRPr="00A72668">
        <w:rPr>
          <w:u w:val="single"/>
        </w:rPr>
        <w:t>Reliability</w:t>
      </w:r>
      <w:r>
        <w:rPr>
          <w:u w:val="single"/>
        </w:rPr>
        <w:t>=</w:t>
      </w:r>
      <w:r w:rsidRPr="00A72668">
        <w:rPr>
          <w:u w:val="single"/>
        </w:rPr>
        <w:t>Uptime i FailoverMechanism</w:t>
      </w:r>
      <w:r>
        <w:t>,ne znam kako ovo da definisem</w:t>
      </w:r>
    </w:p>
  </w:comment>
  <w:comment w:id="96" w:author="Vladimir Jecić | 2017/0079" w:date="2024-06-08T16:31:00Z" w:initials="VJ|2">
    <w:p w14:paraId="6772631D" w14:textId="055E0622" w:rsidR="007017EE" w:rsidRDefault="007017EE">
      <w:pPr>
        <w:pStyle w:val="CommentText"/>
      </w:pPr>
      <w:r>
        <w:rPr>
          <w:rStyle w:val="CommentReference"/>
        </w:rPr>
        <w:annotationRef/>
      </w:r>
      <w:r>
        <w:t>Opis nekih od situacija u kojima moze doci do problema prilikom implementacije</w:t>
      </w:r>
      <w:r w:rsidR="00FD2DDA">
        <w:t xml:space="preserve"> ili produkcije</w:t>
      </w:r>
      <w:r>
        <w:t>, treba linkovati ovo poglavlje na 2.3.2 ogranicenja  i tako</w:t>
      </w:r>
      <w:r w:rsidR="00645107">
        <w:t>đ</w:t>
      </w:r>
      <w:r>
        <w:t>e ponovo se dotaci zahteva kvaliteta i tehnoloskog duga, tj. problema koji bi nastali kasnije u odrzavanju resenja u produkciji zbog precica koje sam izabrao da bih ranije zavrsio rad. Netestiraran kod, nepostojanje kontakta sa klijentom koji bi potvrdio da implementacija zadovoljava njegova ocekivanja i problemi koji bi nastali sa vecim brojem korisnika ili vremenom...</w:t>
      </w:r>
    </w:p>
  </w:comment>
  <w:comment w:id="100" w:author="Vladimir Jecić | 2017/0079" w:date="2024-06-08T12:31:00Z" w:initials="VJ|2">
    <w:p w14:paraId="3B94AEE8" w14:textId="77777777" w:rsidR="0074121E" w:rsidRDefault="0074121E" w:rsidP="0074121E">
      <w:pPr>
        <w:pStyle w:val="CommentText"/>
      </w:pPr>
      <w:r>
        <w:rPr>
          <w:rStyle w:val="CommentReference"/>
        </w:rPr>
        <w:annotationRef/>
      </w:r>
      <w:r>
        <w:t>U funkcionalni zahtevi bih napisao u 10tak recenica sta ce sve sistem imati od funkcionalnosti,poput predloga resenja koje se dobije nakon razgovora sa klijentom.(ovo u glavnom imam)</w:t>
      </w:r>
    </w:p>
    <w:p w14:paraId="5206C416" w14:textId="77777777" w:rsidR="0074121E" w:rsidRDefault="0074121E" w:rsidP="0074121E">
      <w:pPr>
        <w:pStyle w:val="CommentText"/>
      </w:pPr>
    </w:p>
    <w:p w14:paraId="689D569B" w14:textId="77777777" w:rsidR="0074121E" w:rsidRDefault="0074121E" w:rsidP="0074121E">
      <w:pPr>
        <w:pStyle w:val="CommentText"/>
      </w:pPr>
      <w:r>
        <w:t>Zatim bih ispod u nefunkcionalni zahtevima pricao o atributima kvaliteta koje resenje treba da zadovolji.</w:t>
      </w:r>
    </w:p>
    <w:p w14:paraId="7710779C" w14:textId="77777777" w:rsidR="0074121E" w:rsidRDefault="0074121E" w:rsidP="0074121E">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3C9904" w15:done="0"/>
  <w15:commentEx w15:paraId="2458801B" w15:done="0"/>
  <w15:commentEx w15:paraId="19CCB52E" w15:done="0"/>
  <w15:commentEx w15:paraId="41169173" w15:done="0"/>
  <w15:commentEx w15:paraId="61337F50" w15:done="1"/>
  <w15:commentEx w15:paraId="7711563E" w15:done="0"/>
  <w15:commentEx w15:paraId="51FFF706" w15:done="0"/>
  <w15:commentEx w15:paraId="2BEA067D" w15:done="0"/>
  <w15:commentEx w15:paraId="305FDEE5" w15:done="0"/>
  <w15:commentEx w15:paraId="4380F473" w15:done="0"/>
  <w15:commentEx w15:paraId="0C093826" w15:done="0"/>
  <w15:commentEx w15:paraId="6772631D" w15:done="0"/>
  <w15:commentEx w15:paraId="771077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9B347A" w16cex:dateUtc="2024-11-30T1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3C9904" w16cid:durableId="1C03C0DC"/>
  <w16cid:commentId w16cid:paraId="2458801B" w16cid:durableId="686B5A25"/>
  <w16cid:commentId w16cid:paraId="19CCB52E" w16cid:durableId="76C0C71E"/>
  <w16cid:commentId w16cid:paraId="41169173" w16cid:durableId="02032D73"/>
  <w16cid:commentId w16cid:paraId="61337F50" w16cid:durableId="1A9B347A"/>
  <w16cid:commentId w16cid:paraId="7711563E" w16cid:durableId="71A92AA1"/>
  <w16cid:commentId w16cid:paraId="51FFF706" w16cid:durableId="290D8145"/>
  <w16cid:commentId w16cid:paraId="2BEA067D" w16cid:durableId="2D3557D1"/>
  <w16cid:commentId w16cid:paraId="305FDEE5" w16cid:durableId="1C880290"/>
  <w16cid:commentId w16cid:paraId="4380F473" w16cid:durableId="3CE2543B"/>
  <w16cid:commentId w16cid:paraId="0C093826" w16cid:durableId="31173C2E"/>
  <w16cid:commentId w16cid:paraId="6772631D" w16cid:durableId="7BE68102"/>
  <w16cid:commentId w16cid:paraId="7710779C" w16cid:durableId="13040A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DFF4B" w14:textId="77777777" w:rsidR="00D20396" w:rsidRDefault="00D20396" w:rsidP="000964B1">
      <w:pPr>
        <w:spacing w:after="0" w:line="240" w:lineRule="auto"/>
      </w:pPr>
      <w:r>
        <w:separator/>
      </w:r>
    </w:p>
  </w:endnote>
  <w:endnote w:type="continuationSeparator" w:id="0">
    <w:p w14:paraId="4910D514" w14:textId="77777777" w:rsidR="00D20396" w:rsidRDefault="00D20396" w:rsidP="00096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B66A6" w14:textId="77B4F12A" w:rsidR="007017EE" w:rsidRDefault="007017EE">
    <w:pPr>
      <w:pStyle w:val="Footer"/>
    </w:pPr>
  </w:p>
  <w:p w14:paraId="7394DF20" w14:textId="77777777" w:rsidR="007017EE" w:rsidRDefault="007017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7017EE" w14:paraId="208B02CD" w14:textId="77777777" w:rsidTr="77174C4B">
      <w:tc>
        <w:tcPr>
          <w:tcW w:w="3120" w:type="dxa"/>
        </w:tcPr>
        <w:p w14:paraId="17975563" w14:textId="416CD6ED" w:rsidR="007017EE" w:rsidRDefault="007017EE" w:rsidP="77174C4B">
          <w:pPr>
            <w:pStyle w:val="Header"/>
            <w:ind w:left="-115"/>
          </w:pPr>
        </w:p>
      </w:tc>
      <w:tc>
        <w:tcPr>
          <w:tcW w:w="3120" w:type="dxa"/>
        </w:tcPr>
        <w:p w14:paraId="68216D69" w14:textId="2FBD05B5" w:rsidR="007017EE" w:rsidRDefault="007017EE" w:rsidP="77174C4B">
          <w:pPr>
            <w:pStyle w:val="Header"/>
            <w:jc w:val="center"/>
          </w:pPr>
        </w:p>
      </w:tc>
      <w:tc>
        <w:tcPr>
          <w:tcW w:w="3120" w:type="dxa"/>
        </w:tcPr>
        <w:p w14:paraId="64F81C4E" w14:textId="55257EBB" w:rsidR="007017EE" w:rsidRDefault="007017EE" w:rsidP="77174C4B">
          <w:pPr>
            <w:pStyle w:val="Header"/>
            <w:ind w:right="-115"/>
            <w:jc w:val="right"/>
          </w:pPr>
        </w:p>
      </w:tc>
    </w:tr>
  </w:tbl>
  <w:p w14:paraId="2788BF42" w14:textId="6796BF24" w:rsidR="007017EE" w:rsidRDefault="007017EE" w:rsidP="77174C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398801"/>
      <w:docPartObj>
        <w:docPartGallery w:val="Page Numbers (Bottom of Page)"/>
        <w:docPartUnique/>
      </w:docPartObj>
    </w:sdtPr>
    <w:sdtEndPr>
      <w:rPr>
        <w:noProof/>
      </w:rPr>
    </w:sdtEndPr>
    <w:sdtContent>
      <w:p w14:paraId="383CE276" w14:textId="3C3AE1D7" w:rsidR="00EE4680" w:rsidRDefault="00EE46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FEFABB" w14:textId="0980CD83" w:rsidR="007017EE" w:rsidRPr="00154BB6" w:rsidRDefault="007017EE" w:rsidP="00154B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7017EE" w14:paraId="31CE6AD7" w14:textId="77777777" w:rsidTr="77174C4B">
      <w:tc>
        <w:tcPr>
          <w:tcW w:w="3120" w:type="dxa"/>
        </w:tcPr>
        <w:p w14:paraId="56F8E1AD" w14:textId="6DD9A816" w:rsidR="007017EE" w:rsidRDefault="007017EE" w:rsidP="77174C4B">
          <w:pPr>
            <w:pStyle w:val="Header"/>
            <w:ind w:left="-115"/>
          </w:pPr>
        </w:p>
      </w:tc>
      <w:tc>
        <w:tcPr>
          <w:tcW w:w="3120" w:type="dxa"/>
        </w:tcPr>
        <w:p w14:paraId="70893ABA" w14:textId="5FB5B3DE" w:rsidR="007017EE" w:rsidRDefault="007017EE" w:rsidP="77174C4B">
          <w:pPr>
            <w:pStyle w:val="Header"/>
            <w:jc w:val="center"/>
          </w:pPr>
        </w:p>
      </w:tc>
      <w:tc>
        <w:tcPr>
          <w:tcW w:w="3120" w:type="dxa"/>
        </w:tcPr>
        <w:p w14:paraId="46C785CB" w14:textId="0503C67F" w:rsidR="007017EE" w:rsidRDefault="007017EE" w:rsidP="77174C4B">
          <w:pPr>
            <w:pStyle w:val="Header"/>
            <w:ind w:right="-115"/>
            <w:jc w:val="right"/>
          </w:pPr>
        </w:p>
      </w:tc>
    </w:tr>
  </w:tbl>
  <w:p w14:paraId="0E780198" w14:textId="0C84B38B" w:rsidR="007017EE" w:rsidRDefault="007017EE" w:rsidP="77174C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7E662" w14:textId="77777777" w:rsidR="00D20396" w:rsidRDefault="00D20396" w:rsidP="000964B1">
      <w:pPr>
        <w:spacing w:after="0" w:line="240" w:lineRule="auto"/>
      </w:pPr>
      <w:r>
        <w:separator/>
      </w:r>
    </w:p>
  </w:footnote>
  <w:footnote w:type="continuationSeparator" w:id="0">
    <w:p w14:paraId="7445C073" w14:textId="77777777" w:rsidR="00D20396" w:rsidRDefault="00D20396" w:rsidP="000964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7017EE" w14:paraId="2CF0954B" w14:textId="77777777" w:rsidTr="77174C4B">
      <w:tc>
        <w:tcPr>
          <w:tcW w:w="3120" w:type="dxa"/>
        </w:tcPr>
        <w:p w14:paraId="53151362" w14:textId="460C3774" w:rsidR="007017EE" w:rsidRDefault="007017EE" w:rsidP="77174C4B">
          <w:pPr>
            <w:pStyle w:val="Header"/>
            <w:ind w:left="-115"/>
          </w:pPr>
        </w:p>
      </w:tc>
      <w:tc>
        <w:tcPr>
          <w:tcW w:w="3120" w:type="dxa"/>
        </w:tcPr>
        <w:p w14:paraId="6DA5EC37" w14:textId="3F51C3C6" w:rsidR="007017EE" w:rsidRDefault="007017EE" w:rsidP="77174C4B">
          <w:pPr>
            <w:pStyle w:val="Header"/>
            <w:jc w:val="center"/>
          </w:pPr>
        </w:p>
      </w:tc>
      <w:tc>
        <w:tcPr>
          <w:tcW w:w="3120" w:type="dxa"/>
        </w:tcPr>
        <w:p w14:paraId="2D059DD0" w14:textId="04E4ABA8" w:rsidR="007017EE" w:rsidRDefault="007017EE" w:rsidP="77174C4B">
          <w:pPr>
            <w:pStyle w:val="Header"/>
            <w:ind w:right="-115"/>
            <w:jc w:val="right"/>
          </w:pPr>
        </w:p>
      </w:tc>
    </w:tr>
  </w:tbl>
  <w:p w14:paraId="43B0EBC3" w14:textId="332F87AD" w:rsidR="007017EE" w:rsidRDefault="007017EE" w:rsidP="77174C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7017EE" w14:paraId="015CE1D9" w14:textId="77777777" w:rsidTr="77174C4B">
      <w:tc>
        <w:tcPr>
          <w:tcW w:w="3120" w:type="dxa"/>
        </w:tcPr>
        <w:p w14:paraId="7A8AD54B" w14:textId="25AF61BD" w:rsidR="007017EE" w:rsidRDefault="007017EE" w:rsidP="77174C4B">
          <w:pPr>
            <w:pStyle w:val="Header"/>
            <w:ind w:left="-115"/>
          </w:pPr>
        </w:p>
      </w:tc>
      <w:tc>
        <w:tcPr>
          <w:tcW w:w="3120" w:type="dxa"/>
        </w:tcPr>
        <w:p w14:paraId="0B5FFC3D" w14:textId="3AFE8B02" w:rsidR="007017EE" w:rsidRDefault="007017EE" w:rsidP="77174C4B">
          <w:pPr>
            <w:pStyle w:val="Header"/>
            <w:jc w:val="center"/>
          </w:pPr>
        </w:p>
      </w:tc>
      <w:tc>
        <w:tcPr>
          <w:tcW w:w="3120" w:type="dxa"/>
        </w:tcPr>
        <w:p w14:paraId="685679A4" w14:textId="107895F2" w:rsidR="007017EE" w:rsidRDefault="007017EE" w:rsidP="77174C4B">
          <w:pPr>
            <w:pStyle w:val="Header"/>
            <w:ind w:right="-115"/>
            <w:jc w:val="right"/>
          </w:pPr>
        </w:p>
      </w:tc>
    </w:tr>
  </w:tbl>
  <w:p w14:paraId="6D6795D1" w14:textId="40887C70" w:rsidR="007017EE" w:rsidRDefault="007017EE" w:rsidP="77174C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7017EE" w14:paraId="333C948E" w14:textId="77777777" w:rsidTr="77174C4B">
      <w:tc>
        <w:tcPr>
          <w:tcW w:w="3120" w:type="dxa"/>
        </w:tcPr>
        <w:p w14:paraId="3160EC24" w14:textId="5BB99EB4" w:rsidR="007017EE" w:rsidRDefault="007017EE" w:rsidP="77174C4B">
          <w:pPr>
            <w:pStyle w:val="Header"/>
            <w:ind w:left="-115"/>
          </w:pPr>
        </w:p>
      </w:tc>
      <w:tc>
        <w:tcPr>
          <w:tcW w:w="3120" w:type="dxa"/>
        </w:tcPr>
        <w:p w14:paraId="375C1BDC" w14:textId="47ABD1E4" w:rsidR="007017EE" w:rsidRDefault="007017EE" w:rsidP="77174C4B">
          <w:pPr>
            <w:pStyle w:val="Header"/>
            <w:jc w:val="center"/>
          </w:pPr>
        </w:p>
      </w:tc>
      <w:tc>
        <w:tcPr>
          <w:tcW w:w="3120" w:type="dxa"/>
        </w:tcPr>
        <w:p w14:paraId="71D3A341" w14:textId="0B2683D9" w:rsidR="007017EE" w:rsidRDefault="007017EE" w:rsidP="77174C4B">
          <w:pPr>
            <w:pStyle w:val="Header"/>
            <w:ind w:right="-115"/>
            <w:jc w:val="right"/>
          </w:pPr>
        </w:p>
      </w:tc>
    </w:tr>
  </w:tbl>
  <w:p w14:paraId="5E4B86E7" w14:textId="2404E054" w:rsidR="007017EE" w:rsidRDefault="007017EE" w:rsidP="77174C4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7017EE" w14:paraId="66FC0460" w14:textId="77777777" w:rsidTr="77174C4B">
      <w:tc>
        <w:tcPr>
          <w:tcW w:w="3120" w:type="dxa"/>
        </w:tcPr>
        <w:p w14:paraId="5F0FDB96" w14:textId="5476A4DB" w:rsidR="007017EE" w:rsidRDefault="007017EE" w:rsidP="77174C4B">
          <w:pPr>
            <w:pStyle w:val="Header"/>
            <w:ind w:left="-115"/>
          </w:pPr>
        </w:p>
      </w:tc>
      <w:tc>
        <w:tcPr>
          <w:tcW w:w="3120" w:type="dxa"/>
        </w:tcPr>
        <w:p w14:paraId="4560895C" w14:textId="4AF6A166" w:rsidR="007017EE" w:rsidRDefault="007017EE" w:rsidP="77174C4B">
          <w:pPr>
            <w:pStyle w:val="Header"/>
            <w:jc w:val="center"/>
          </w:pPr>
        </w:p>
      </w:tc>
      <w:tc>
        <w:tcPr>
          <w:tcW w:w="3120" w:type="dxa"/>
        </w:tcPr>
        <w:p w14:paraId="6BE5F297" w14:textId="694A50D0" w:rsidR="007017EE" w:rsidRDefault="007017EE" w:rsidP="77174C4B">
          <w:pPr>
            <w:pStyle w:val="Header"/>
            <w:ind w:right="-115"/>
            <w:jc w:val="right"/>
          </w:pPr>
        </w:p>
      </w:tc>
    </w:tr>
  </w:tbl>
  <w:p w14:paraId="0CF4DF60" w14:textId="6B1D7D5C" w:rsidR="007017EE" w:rsidRDefault="007017EE" w:rsidP="77174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9C038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686358"/>
    <w:multiLevelType w:val="hybridMultilevel"/>
    <w:tmpl w:val="212CDA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8AC454E"/>
    <w:multiLevelType w:val="multilevel"/>
    <w:tmpl w:val="37F41454"/>
    <w:lvl w:ilvl="0">
      <w:start w:val="1"/>
      <w:numFmt w:val="decimal"/>
      <w:lvlText w:val="%1."/>
      <w:lvlJc w:val="left"/>
      <w:pPr>
        <w:ind w:left="720" w:hanging="360"/>
      </w:pPr>
    </w:lvl>
    <w:lvl w:ilvl="1">
      <w:start w:val="1"/>
      <w:numFmt w:val="decimal"/>
      <w:isLgl/>
      <w:lvlText w:val="%1.%2"/>
      <w:lvlJc w:val="left"/>
      <w:pPr>
        <w:ind w:left="1365" w:hanging="420"/>
      </w:pPr>
    </w:lvl>
    <w:lvl w:ilvl="2">
      <w:start w:val="1"/>
      <w:numFmt w:val="decimal"/>
      <w:isLgl/>
      <w:lvlText w:val="%1.%2.%3"/>
      <w:lvlJc w:val="left"/>
      <w:pPr>
        <w:ind w:left="2250" w:hanging="720"/>
      </w:pPr>
    </w:lvl>
    <w:lvl w:ilvl="3">
      <w:start w:val="1"/>
      <w:numFmt w:val="decimal"/>
      <w:isLgl/>
      <w:lvlText w:val="%1.%2.%3.%4"/>
      <w:lvlJc w:val="left"/>
      <w:pPr>
        <w:ind w:left="2835" w:hanging="720"/>
      </w:pPr>
    </w:lvl>
    <w:lvl w:ilvl="4">
      <w:start w:val="1"/>
      <w:numFmt w:val="decimal"/>
      <w:isLgl/>
      <w:lvlText w:val="%1.%2.%3.%4.%5"/>
      <w:lvlJc w:val="left"/>
      <w:pPr>
        <w:ind w:left="3780" w:hanging="1080"/>
      </w:pPr>
    </w:lvl>
    <w:lvl w:ilvl="5">
      <w:start w:val="1"/>
      <w:numFmt w:val="decimal"/>
      <w:isLgl/>
      <w:lvlText w:val="%1.%2.%3.%4.%5.%6"/>
      <w:lvlJc w:val="left"/>
      <w:pPr>
        <w:ind w:left="4365" w:hanging="1080"/>
      </w:pPr>
    </w:lvl>
    <w:lvl w:ilvl="6">
      <w:start w:val="1"/>
      <w:numFmt w:val="decimal"/>
      <w:isLgl/>
      <w:lvlText w:val="%1.%2.%3.%4.%5.%6.%7"/>
      <w:lvlJc w:val="left"/>
      <w:pPr>
        <w:ind w:left="5310" w:hanging="1440"/>
      </w:pPr>
    </w:lvl>
    <w:lvl w:ilvl="7">
      <w:start w:val="1"/>
      <w:numFmt w:val="decimal"/>
      <w:isLgl/>
      <w:lvlText w:val="%1.%2.%3.%4.%5.%6.%7.%8"/>
      <w:lvlJc w:val="left"/>
      <w:pPr>
        <w:ind w:left="5895" w:hanging="1440"/>
      </w:pPr>
    </w:lvl>
    <w:lvl w:ilvl="8">
      <w:start w:val="1"/>
      <w:numFmt w:val="decimal"/>
      <w:isLgl/>
      <w:lvlText w:val="%1.%2.%3.%4.%5.%6.%7.%8.%9"/>
      <w:lvlJc w:val="left"/>
      <w:pPr>
        <w:ind w:left="6840" w:hanging="1800"/>
      </w:pPr>
    </w:lvl>
  </w:abstractNum>
  <w:abstractNum w:abstractNumId="3" w15:restartNumberingAfterBreak="0">
    <w:nsid w:val="18FF294C"/>
    <w:multiLevelType w:val="hybridMultilevel"/>
    <w:tmpl w:val="37960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B51FF"/>
    <w:multiLevelType w:val="hybridMultilevel"/>
    <w:tmpl w:val="DEC6DAFA"/>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79448B"/>
    <w:multiLevelType w:val="hybridMultilevel"/>
    <w:tmpl w:val="A7F04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CE433B"/>
    <w:multiLevelType w:val="hybridMultilevel"/>
    <w:tmpl w:val="212CDA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234D0B28"/>
    <w:multiLevelType w:val="hybridMultilevel"/>
    <w:tmpl w:val="C508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C15404"/>
    <w:multiLevelType w:val="hybridMultilevel"/>
    <w:tmpl w:val="0A4A3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8922AF2"/>
    <w:multiLevelType w:val="hybridMultilevel"/>
    <w:tmpl w:val="212CDA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2C64434C"/>
    <w:multiLevelType w:val="hybridMultilevel"/>
    <w:tmpl w:val="0B145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9708C2"/>
    <w:multiLevelType w:val="multilevel"/>
    <w:tmpl w:val="B464F8D0"/>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1AB23B7"/>
    <w:multiLevelType w:val="hybridMultilevel"/>
    <w:tmpl w:val="38207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97175C"/>
    <w:multiLevelType w:val="hybridMultilevel"/>
    <w:tmpl w:val="212CDA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AAB63F8"/>
    <w:multiLevelType w:val="hybridMultilevel"/>
    <w:tmpl w:val="E37A54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3D08111A"/>
    <w:multiLevelType w:val="hybridMultilevel"/>
    <w:tmpl w:val="2D2C5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E357A3"/>
    <w:multiLevelType w:val="hybridMultilevel"/>
    <w:tmpl w:val="2974C330"/>
    <w:lvl w:ilvl="0" w:tplc="8BD85EFC">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48AF275E"/>
    <w:multiLevelType w:val="multilevel"/>
    <w:tmpl w:val="2FE4B8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53B63721"/>
    <w:multiLevelType w:val="hybridMultilevel"/>
    <w:tmpl w:val="775C6A60"/>
    <w:lvl w:ilvl="0" w:tplc="491C0B1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3B097D"/>
    <w:multiLevelType w:val="hybridMultilevel"/>
    <w:tmpl w:val="90FA4E1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60A0416"/>
    <w:multiLevelType w:val="hybridMultilevel"/>
    <w:tmpl w:val="212CDA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56C8737C"/>
    <w:multiLevelType w:val="hybridMultilevel"/>
    <w:tmpl w:val="212CDA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6E6440D3"/>
    <w:multiLevelType w:val="hybridMultilevel"/>
    <w:tmpl w:val="44F25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270A9D"/>
    <w:multiLevelType w:val="hybridMultilevel"/>
    <w:tmpl w:val="212CDA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712033B7"/>
    <w:multiLevelType w:val="multilevel"/>
    <w:tmpl w:val="9D10FC38"/>
    <w:lvl w:ilvl="0">
      <w:start w:val="1"/>
      <w:numFmt w:val="decimal"/>
      <w:lvlText w:val="%1."/>
      <w:lvlJc w:val="left"/>
      <w:pPr>
        <w:ind w:left="720" w:hanging="360"/>
      </w:pPr>
    </w:lvl>
    <w:lvl w:ilvl="1">
      <w:start w:val="1"/>
      <w:numFmt w:val="decimal"/>
      <w:isLgl/>
      <w:lvlText w:val="%1.%2."/>
      <w:lvlJc w:val="left"/>
      <w:pPr>
        <w:ind w:left="882" w:hanging="450"/>
      </w:pPr>
      <w:rPr>
        <w:rFonts w:hint="default"/>
        <w:w w:val="95"/>
      </w:rPr>
    </w:lvl>
    <w:lvl w:ilvl="2">
      <w:start w:val="1"/>
      <w:numFmt w:val="decimal"/>
      <w:isLgl/>
      <w:lvlText w:val="%1.%2.%3."/>
      <w:lvlJc w:val="left"/>
      <w:pPr>
        <w:ind w:left="1224" w:hanging="720"/>
      </w:pPr>
      <w:rPr>
        <w:rFonts w:hint="default"/>
        <w:w w:val="95"/>
      </w:rPr>
    </w:lvl>
    <w:lvl w:ilvl="3">
      <w:start w:val="1"/>
      <w:numFmt w:val="decimal"/>
      <w:isLgl/>
      <w:lvlText w:val="%1.%2.%3.%4."/>
      <w:lvlJc w:val="left"/>
      <w:pPr>
        <w:ind w:left="1296" w:hanging="720"/>
      </w:pPr>
      <w:rPr>
        <w:rFonts w:hint="default"/>
        <w:w w:val="95"/>
      </w:rPr>
    </w:lvl>
    <w:lvl w:ilvl="4">
      <w:start w:val="1"/>
      <w:numFmt w:val="decimal"/>
      <w:isLgl/>
      <w:lvlText w:val="%1.%2.%3.%4.%5."/>
      <w:lvlJc w:val="left"/>
      <w:pPr>
        <w:ind w:left="1728" w:hanging="1080"/>
      </w:pPr>
      <w:rPr>
        <w:rFonts w:hint="default"/>
        <w:w w:val="95"/>
      </w:rPr>
    </w:lvl>
    <w:lvl w:ilvl="5">
      <w:start w:val="1"/>
      <w:numFmt w:val="decimal"/>
      <w:isLgl/>
      <w:lvlText w:val="%1.%2.%3.%4.%5.%6."/>
      <w:lvlJc w:val="left"/>
      <w:pPr>
        <w:ind w:left="1800" w:hanging="1080"/>
      </w:pPr>
      <w:rPr>
        <w:rFonts w:hint="default"/>
        <w:w w:val="95"/>
      </w:rPr>
    </w:lvl>
    <w:lvl w:ilvl="6">
      <w:start w:val="1"/>
      <w:numFmt w:val="decimal"/>
      <w:isLgl/>
      <w:lvlText w:val="%1.%2.%3.%4.%5.%6.%7."/>
      <w:lvlJc w:val="left"/>
      <w:pPr>
        <w:ind w:left="2232" w:hanging="1440"/>
      </w:pPr>
      <w:rPr>
        <w:rFonts w:hint="default"/>
        <w:w w:val="95"/>
      </w:rPr>
    </w:lvl>
    <w:lvl w:ilvl="7">
      <w:start w:val="1"/>
      <w:numFmt w:val="decimal"/>
      <w:isLgl/>
      <w:lvlText w:val="%1.%2.%3.%4.%5.%6.%7.%8."/>
      <w:lvlJc w:val="left"/>
      <w:pPr>
        <w:ind w:left="2304" w:hanging="1440"/>
      </w:pPr>
      <w:rPr>
        <w:rFonts w:hint="default"/>
        <w:w w:val="95"/>
      </w:rPr>
    </w:lvl>
    <w:lvl w:ilvl="8">
      <w:start w:val="1"/>
      <w:numFmt w:val="decimal"/>
      <w:isLgl/>
      <w:lvlText w:val="%1.%2.%3.%4.%5.%6.%7.%8.%9."/>
      <w:lvlJc w:val="left"/>
      <w:pPr>
        <w:ind w:left="2736" w:hanging="1800"/>
      </w:pPr>
      <w:rPr>
        <w:rFonts w:hint="default"/>
        <w:w w:val="95"/>
      </w:rPr>
    </w:lvl>
  </w:abstractNum>
  <w:abstractNum w:abstractNumId="25" w15:restartNumberingAfterBreak="0">
    <w:nsid w:val="72AD1C72"/>
    <w:multiLevelType w:val="hybridMultilevel"/>
    <w:tmpl w:val="6B3EB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355D10"/>
    <w:multiLevelType w:val="hybridMultilevel"/>
    <w:tmpl w:val="FB42A4F0"/>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num w:numId="1" w16cid:durableId="1681349300">
    <w:abstractNumId w:val="24"/>
  </w:num>
  <w:num w:numId="2" w16cid:durableId="210568212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90077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988379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82383096">
    <w:abstractNumId w:val="13"/>
  </w:num>
  <w:num w:numId="6" w16cid:durableId="702249280">
    <w:abstractNumId w:val="11"/>
  </w:num>
  <w:num w:numId="7" w16cid:durableId="941305818">
    <w:abstractNumId w:val="1"/>
  </w:num>
  <w:num w:numId="8" w16cid:durableId="233659881">
    <w:abstractNumId w:val="6"/>
  </w:num>
  <w:num w:numId="9" w16cid:durableId="495262650">
    <w:abstractNumId w:val="9"/>
  </w:num>
  <w:num w:numId="10" w16cid:durableId="1361324957">
    <w:abstractNumId w:val="23"/>
  </w:num>
  <w:num w:numId="11" w16cid:durableId="1164315191">
    <w:abstractNumId w:val="0"/>
  </w:num>
  <w:num w:numId="12" w16cid:durableId="1151872011">
    <w:abstractNumId w:val="17"/>
  </w:num>
  <w:num w:numId="13" w16cid:durableId="719011210">
    <w:abstractNumId w:val="5"/>
  </w:num>
  <w:num w:numId="14" w16cid:durableId="1743943405">
    <w:abstractNumId w:val="19"/>
  </w:num>
  <w:num w:numId="15" w16cid:durableId="1317145875">
    <w:abstractNumId w:val="10"/>
  </w:num>
  <w:num w:numId="16" w16cid:durableId="1994942418">
    <w:abstractNumId w:val="3"/>
  </w:num>
  <w:num w:numId="17" w16cid:durableId="663360874">
    <w:abstractNumId w:val="22"/>
  </w:num>
  <w:num w:numId="18" w16cid:durableId="1141388415">
    <w:abstractNumId w:val="12"/>
  </w:num>
  <w:num w:numId="19" w16cid:durableId="1903635351">
    <w:abstractNumId w:val="8"/>
  </w:num>
  <w:num w:numId="20" w16cid:durableId="663893693">
    <w:abstractNumId w:val="15"/>
  </w:num>
  <w:num w:numId="21" w16cid:durableId="103396377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84648409">
    <w:abstractNumId w:val="21"/>
  </w:num>
  <w:num w:numId="23" w16cid:durableId="1553615541">
    <w:abstractNumId w:val="14"/>
  </w:num>
  <w:num w:numId="24" w16cid:durableId="970862515">
    <w:abstractNumId w:val="4"/>
  </w:num>
  <w:num w:numId="25" w16cid:durableId="388504973">
    <w:abstractNumId w:val="18"/>
  </w:num>
  <w:num w:numId="26" w16cid:durableId="2065636553">
    <w:abstractNumId w:val="25"/>
  </w:num>
  <w:num w:numId="27" w16cid:durableId="1030574309">
    <w:abstractNumId w:val="7"/>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ladimir Jecić | 2017/0079">
    <w15:presenceInfo w15:providerId="None" w15:userId="Vladimir Jecić | 2017/0079"/>
  </w15:person>
  <w15:person w15:author="Vladimir Jecić">
    <w15:presenceInfo w15:providerId="None" w15:userId="Vladimir Jecić"/>
  </w15:person>
  <w15:person w15:author="Vladimir Jecic">
    <w15:presenceInfo w15:providerId="AD" w15:userId="S::vladimir.jecic@programerika.com::0d5e2527-8536-4bd9-892a-fc1e0cdff4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4B1"/>
    <w:rsid w:val="00000D59"/>
    <w:rsid w:val="00002614"/>
    <w:rsid w:val="0000402A"/>
    <w:rsid w:val="000052C8"/>
    <w:rsid w:val="000055CE"/>
    <w:rsid w:val="00007BD4"/>
    <w:rsid w:val="0001017E"/>
    <w:rsid w:val="00010F3F"/>
    <w:rsid w:val="00011AF4"/>
    <w:rsid w:val="000124B9"/>
    <w:rsid w:val="00012BA3"/>
    <w:rsid w:val="000161DA"/>
    <w:rsid w:val="0001744A"/>
    <w:rsid w:val="00020ACD"/>
    <w:rsid w:val="0002182F"/>
    <w:rsid w:val="00021ECA"/>
    <w:rsid w:val="0002361C"/>
    <w:rsid w:val="000236D6"/>
    <w:rsid w:val="00024314"/>
    <w:rsid w:val="00024A4D"/>
    <w:rsid w:val="00024BE0"/>
    <w:rsid w:val="000267B7"/>
    <w:rsid w:val="0003027B"/>
    <w:rsid w:val="000313B2"/>
    <w:rsid w:val="00032EEA"/>
    <w:rsid w:val="0003391A"/>
    <w:rsid w:val="00040CF4"/>
    <w:rsid w:val="000424F0"/>
    <w:rsid w:val="00046982"/>
    <w:rsid w:val="0004737A"/>
    <w:rsid w:val="00056886"/>
    <w:rsid w:val="00056F01"/>
    <w:rsid w:val="0006050C"/>
    <w:rsid w:val="000611CA"/>
    <w:rsid w:val="00066DBF"/>
    <w:rsid w:val="0007174A"/>
    <w:rsid w:val="000729B5"/>
    <w:rsid w:val="00072B69"/>
    <w:rsid w:val="00072B8A"/>
    <w:rsid w:val="00073A45"/>
    <w:rsid w:val="00075901"/>
    <w:rsid w:val="00076C31"/>
    <w:rsid w:val="0007737D"/>
    <w:rsid w:val="00077AAE"/>
    <w:rsid w:val="0008452B"/>
    <w:rsid w:val="00084B04"/>
    <w:rsid w:val="00086556"/>
    <w:rsid w:val="000879D9"/>
    <w:rsid w:val="0009051A"/>
    <w:rsid w:val="00090547"/>
    <w:rsid w:val="000914CE"/>
    <w:rsid w:val="00092662"/>
    <w:rsid w:val="00092E0E"/>
    <w:rsid w:val="0009324C"/>
    <w:rsid w:val="000946C8"/>
    <w:rsid w:val="0009561A"/>
    <w:rsid w:val="000960B1"/>
    <w:rsid w:val="000961E9"/>
    <w:rsid w:val="000964B1"/>
    <w:rsid w:val="00097EE4"/>
    <w:rsid w:val="000A1967"/>
    <w:rsid w:val="000A5088"/>
    <w:rsid w:val="000B0069"/>
    <w:rsid w:val="000B14B1"/>
    <w:rsid w:val="000B4D22"/>
    <w:rsid w:val="000B6517"/>
    <w:rsid w:val="000C0344"/>
    <w:rsid w:val="000C08AA"/>
    <w:rsid w:val="000C0C9A"/>
    <w:rsid w:val="000C0ECA"/>
    <w:rsid w:val="000C1243"/>
    <w:rsid w:val="000C3BD0"/>
    <w:rsid w:val="000C4D3B"/>
    <w:rsid w:val="000C597E"/>
    <w:rsid w:val="000C748A"/>
    <w:rsid w:val="000C7B4B"/>
    <w:rsid w:val="000C7E1F"/>
    <w:rsid w:val="000D0BAD"/>
    <w:rsid w:val="000D0DFA"/>
    <w:rsid w:val="000D2BF0"/>
    <w:rsid w:val="000E1129"/>
    <w:rsid w:val="000E1979"/>
    <w:rsid w:val="000E5209"/>
    <w:rsid w:val="000E723B"/>
    <w:rsid w:val="000E7CBC"/>
    <w:rsid w:val="000F020B"/>
    <w:rsid w:val="000F09B3"/>
    <w:rsid w:val="000F24D7"/>
    <w:rsid w:val="000F32B2"/>
    <w:rsid w:val="000F634B"/>
    <w:rsid w:val="000F6A61"/>
    <w:rsid w:val="001006CA"/>
    <w:rsid w:val="00101303"/>
    <w:rsid w:val="001018E5"/>
    <w:rsid w:val="0010190F"/>
    <w:rsid w:val="00101E87"/>
    <w:rsid w:val="001022F3"/>
    <w:rsid w:val="00102557"/>
    <w:rsid w:val="001034EF"/>
    <w:rsid w:val="00104223"/>
    <w:rsid w:val="00104730"/>
    <w:rsid w:val="00105874"/>
    <w:rsid w:val="00105C43"/>
    <w:rsid w:val="00112CE0"/>
    <w:rsid w:val="001161B5"/>
    <w:rsid w:val="0011633C"/>
    <w:rsid w:val="00116802"/>
    <w:rsid w:val="00120B85"/>
    <w:rsid w:val="00120F62"/>
    <w:rsid w:val="00122329"/>
    <w:rsid w:val="00124856"/>
    <w:rsid w:val="00126038"/>
    <w:rsid w:val="00127D6E"/>
    <w:rsid w:val="00130B54"/>
    <w:rsid w:val="00131F5F"/>
    <w:rsid w:val="00132599"/>
    <w:rsid w:val="001335CA"/>
    <w:rsid w:val="00135E48"/>
    <w:rsid w:val="0013629C"/>
    <w:rsid w:val="001369AF"/>
    <w:rsid w:val="00136D7D"/>
    <w:rsid w:val="00141751"/>
    <w:rsid w:val="00142540"/>
    <w:rsid w:val="001449BF"/>
    <w:rsid w:val="001466F4"/>
    <w:rsid w:val="00146AD3"/>
    <w:rsid w:val="0014727C"/>
    <w:rsid w:val="00150A7F"/>
    <w:rsid w:val="00150C43"/>
    <w:rsid w:val="00151F4E"/>
    <w:rsid w:val="001526AB"/>
    <w:rsid w:val="00153C26"/>
    <w:rsid w:val="00153D64"/>
    <w:rsid w:val="00153D99"/>
    <w:rsid w:val="00154BB6"/>
    <w:rsid w:val="00155072"/>
    <w:rsid w:val="00157818"/>
    <w:rsid w:val="001615A7"/>
    <w:rsid w:val="00162F03"/>
    <w:rsid w:val="00163772"/>
    <w:rsid w:val="00163E42"/>
    <w:rsid w:val="00165014"/>
    <w:rsid w:val="00165488"/>
    <w:rsid w:val="0016570E"/>
    <w:rsid w:val="00166B35"/>
    <w:rsid w:val="0016783F"/>
    <w:rsid w:val="00171EDB"/>
    <w:rsid w:val="00173AE3"/>
    <w:rsid w:val="0018040F"/>
    <w:rsid w:val="001808D0"/>
    <w:rsid w:val="00181768"/>
    <w:rsid w:val="00182FF1"/>
    <w:rsid w:val="00183775"/>
    <w:rsid w:val="00184398"/>
    <w:rsid w:val="00184AE5"/>
    <w:rsid w:val="00186944"/>
    <w:rsid w:val="001902EC"/>
    <w:rsid w:val="001913CF"/>
    <w:rsid w:val="001915ED"/>
    <w:rsid w:val="00191773"/>
    <w:rsid w:val="00191DD8"/>
    <w:rsid w:val="001940AE"/>
    <w:rsid w:val="001944FF"/>
    <w:rsid w:val="00194634"/>
    <w:rsid w:val="0019498B"/>
    <w:rsid w:val="0019636D"/>
    <w:rsid w:val="00197750"/>
    <w:rsid w:val="00197884"/>
    <w:rsid w:val="001A2EEC"/>
    <w:rsid w:val="001A3375"/>
    <w:rsid w:val="001A339E"/>
    <w:rsid w:val="001A3B7D"/>
    <w:rsid w:val="001A3D3C"/>
    <w:rsid w:val="001A4B96"/>
    <w:rsid w:val="001A756F"/>
    <w:rsid w:val="001B1D48"/>
    <w:rsid w:val="001B2390"/>
    <w:rsid w:val="001B34CD"/>
    <w:rsid w:val="001B6A1E"/>
    <w:rsid w:val="001B6DD4"/>
    <w:rsid w:val="001B6EF9"/>
    <w:rsid w:val="001C0943"/>
    <w:rsid w:val="001C2EAE"/>
    <w:rsid w:val="001C3F36"/>
    <w:rsid w:val="001C4D3B"/>
    <w:rsid w:val="001C5D72"/>
    <w:rsid w:val="001C6CA5"/>
    <w:rsid w:val="001C7CB5"/>
    <w:rsid w:val="001D15B0"/>
    <w:rsid w:val="001D180A"/>
    <w:rsid w:val="001D2368"/>
    <w:rsid w:val="001D2D8E"/>
    <w:rsid w:val="001D2E77"/>
    <w:rsid w:val="001D4BFC"/>
    <w:rsid w:val="001D6149"/>
    <w:rsid w:val="001D62F3"/>
    <w:rsid w:val="001D7C4E"/>
    <w:rsid w:val="001E110B"/>
    <w:rsid w:val="001E4DD3"/>
    <w:rsid w:val="001E67B0"/>
    <w:rsid w:val="001E75C9"/>
    <w:rsid w:val="001E778A"/>
    <w:rsid w:val="001E7D2D"/>
    <w:rsid w:val="001F1691"/>
    <w:rsid w:val="001F18A6"/>
    <w:rsid w:val="001F2590"/>
    <w:rsid w:val="001F2E21"/>
    <w:rsid w:val="001F35EE"/>
    <w:rsid w:val="001F43BC"/>
    <w:rsid w:val="001F50DA"/>
    <w:rsid w:val="001F5B6D"/>
    <w:rsid w:val="001F6008"/>
    <w:rsid w:val="001F72A8"/>
    <w:rsid w:val="001F7867"/>
    <w:rsid w:val="00201A21"/>
    <w:rsid w:val="00201DC7"/>
    <w:rsid w:val="00202475"/>
    <w:rsid w:val="00202AEF"/>
    <w:rsid w:val="0020425B"/>
    <w:rsid w:val="002079EB"/>
    <w:rsid w:val="002131E1"/>
    <w:rsid w:val="00214261"/>
    <w:rsid w:val="002146A1"/>
    <w:rsid w:val="00214905"/>
    <w:rsid w:val="002153F9"/>
    <w:rsid w:val="00215FB4"/>
    <w:rsid w:val="00223D13"/>
    <w:rsid w:val="00224766"/>
    <w:rsid w:val="00225D12"/>
    <w:rsid w:val="00227179"/>
    <w:rsid w:val="00227E3A"/>
    <w:rsid w:val="00230A1D"/>
    <w:rsid w:val="00230D36"/>
    <w:rsid w:val="00233447"/>
    <w:rsid w:val="00233701"/>
    <w:rsid w:val="002341AD"/>
    <w:rsid w:val="0023473E"/>
    <w:rsid w:val="002434C3"/>
    <w:rsid w:val="002445F5"/>
    <w:rsid w:val="00244987"/>
    <w:rsid w:val="00245EA1"/>
    <w:rsid w:val="0025109C"/>
    <w:rsid w:val="00251C12"/>
    <w:rsid w:val="002529E2"/>
    <w:rsid w:val="00253A6E"/>
    <w:rsid w:val="00254D96"/>
    <w:rsid w:val="00255008"/>
    <w:rsid w:val="002557EA"/>
    <w:rsid w:val="00255EAA"/>
    <w:rsid w:val="00257178"/>
    <w:rsid w:val="0026144F"/>
    <w:rsid w:val="0026172F"/>
    <w:rsid w:val="0026591A"/>
    <w:rsid w:val="00272BCD"/>
    <w:rsid w:val="0027362A"/>
    <w:rsid w:val="00274930"/>
    <w:rsid w:val="0027493C"/>
    <w:rsid w:val="00275357"/>
    <w:rsid w:val="00276221"/>
    <w:rsid w:val="0027779D"/>
    <w:rsid w:val="0028015C"/>
    <w:rsid w:val="00282B61"/>
    <w:rsid w:val="00282B8D"/>
    <w:rsid w:val="00283BF1"/>
    <w:rsid w:val="002840DD"/>
    <w:rsid w:val="002842AB"/>
    <w:rsid w:val="002851B7"/>
    <w:rsid w:val="00286E9D"/>
    <w:rsid w:val="002920F5"/>
    <w:rsid w:val="00292F09"/>
    <w:rsid w:val="0029425E"/>
    <w:rsid w:val="002944FC"/>
    <w:rsid w:val="00294513"/>
    <w:rsid w:val="00294920"/>
    <w:rsid w:val="00294E9E"/>
    <w:rsid w:val="0029565C"/>
    <w:rsid w:val="00297024"/>
    <w:rsid w:val="002A0165"/>
    <w:rsid w:val="002A120D"/>
    <w:rsid w:val="002A2023"/>
    <w:rsid w:val="002A27D3"/>
    <w:rsid w:val="002A5214"/>
    <w:rsid w:val="002A667D"/>
    <w:rsid w:val="002B28F2"/>
    <w:rsid w:val="002B3742"/>
    <w:rsid w:val="002B7C79"/>
    <w:rsid w:val="002C0B38"/>
    <w:rsid w:val="002C1910"/>
    <w:rsid w:val="002C31AD"/>
    <w:rsid w:val="002C3E68"/>
    <w:rsid w:val="002C48B5"/>
    <w:rsid w:val="002C5FE0"/>
    <w:rsid w:val="002C738E"/>
    <w:rsid w:val="002C7B44"/>
    <w:rsid w:val="002D0E09"/>
    <w:rsid w:val="002D10E6"/>
    <w:rsid w:val="002D38FE"/>
    <w:rsid w:val="002D5E99"/>
    <w:rsid w:val="002D7D1A"/>
    <w:rsid w:val="002E0088"/>
    <w:rsid w:val="002E130C"/>
    <w:rsid w:val="002E2B10"/>
    <w:rsid w:val="002E6893"/>
    <w:rsid w:val="002E699E"/>
    <w:rsid w:val="002E6B5E"/>
    <w:rsid w:val="002E6C62"/>
    <w:rsid w:val="002F00C1"/>
    <w:rsid w:val="002F0AA5"/>
    <w:rsid w:val="002F284F"/>
    <w:rsid w:val="002F7F4D"/>
    <w:rsid w:val="00300F13"/>
    <w:rsid w:val="00302E04"/>
    <w:rsid w:val="0030387A"/>
    <w:rsid w:val="003038C6"/>
    <w:rsid w:val="003067C4"/>
    <w:rsid w:val="003072D0"/>
    <w:rsid w:val="00312124"/>
    <w:rsid w:val="00313B8E"/>
    <w:rsid w:val="00313C8A"/>
    <w:rsid w:val="0031457E"/>
    <w:rsid w:val="0031460F"/>
    <w:rsid w:val="003161A3"/>
    <w:rsid w:val="003174D9"/>
    <w:rsid w:val="0032415E"/>
    <w:rsid w:val="00327923"/>
    <w:rsid w:val="003317F2"/>
    <w:rsid w:val="00335146"/>
    <w:rsid w:val="00336368"/>
    <w:rsid w:val="003414BF"/>
    <w:rsid w:val="003417E5"/>
    <w:rsid w:val="00341ABB"/>
    <w:rsid w:val="00344131"/>
    <w:rsid w:val="00344A48"/>
    <w:rsid w:val="003454DA"/>
    <w:rsid w:val="003466E0"/>
    <w:rsid w:val="003479C2"/>
    <w:rsid w:val="003544D5"/>
    <w:rsid w:val="00354FFC"/>
    <w:rsid w:val="00355C28"/>
    <w:rsid w:val="00357189"/>
    <w:rsid w:val="00357D40"/>
    <w:rsid w:val="00357F16"/>
    <w:rsid w:val="00361D5F"/>
    <w:rsid w:val="00362BE7"/>
    <w:rsid w:val="00362DBD"/>
    <w:rsid w:val="00363136"/>
    <w:rsid w:val="00363A14"/>
    <w:rsid w:val="00363B0C"/>
    <w:rsid w:val="00364E80"/>
    <w:rsid w:val="00365E7E"/>
    <w:rsid w:val="00367C79"/>
    <w:rsid w:val="00371B3D"/>
    <w:rsid w:val="00372DBB"/>
    <w:rsid w:val="00373992"/>
    <w:rsid w:val="00373FCA"/>
    <w:rsid w:val="003747C6"/>
    <w:rsid w:val="00374CA9"/>
    <w:rsid w:val="00377C05"/>
    <w:rsid w:val="00380384"/>
    <w:rsid w:val="00381468"/>
    <w:rsid w:val="0038242A"/>
    <w:rsid w:val="003827F2"/>
    <w:rsid w:val="003849AE"/>
    <w:rsid w:val="00384FFF"/>
    <w:rsid w:val="00386420"/>
    <w:rsid w:val="003867D4"/>
    <w:rsid w:val="003868EB"/>
    <w:rsid w:val="0039058B"/>
    <w:rsid w:val="00390F52"/>
    <w:rsid w:val="00393620"/>
    <w:rsid w:val="00393B0D"/>
    <w:rsid w:val="00393F68"/>
    <w:rsid w:val="003957EC"/>
    <w:rsid w:val="00395C11"/>
    <w:rsid w:val="003967AC"/>
    <w:rsid w:val="00397AD7"/>
    <w:rsid w:val="00397C65"/>
    <w:rsid w:val="00397D5F"/>
    <w:rsid w:val="003A0A01"/>
    <w:rsid w:val="003A18D3"/>
    <w:rsid w:val="003A21F1"/>
    <w:rsid w:val="003A2486"/>
    <w:rsid w:val="003A25BF"/>
    <w:rsid w:val="003A3D45"/>
    <w:rsid w:val="003A6BDF"/>
    <w:rsid w:val="003A7593"/>
    <w:rsid w:val="003A7744"/>
    <w:rsid w:val="003A7D7C"/>
    <w:rsid w:val="003A7E8D"/>
    <w:rsid w:val="003B0052"/>
    <w:rsid w:val="003B1A4A"/>
    <w:rsid w:val="003B24C1"/>
    <w:rsid w:val="003B2976"/>
    <w:rsid w:val="003B2D28"/>
    <w:rsid w:val="003B3226"/>
    <w:rsid w:val="003B3608"/>
    <w:rsid w:val="003B546A"/>
    <w:rsid w:val="003B54DD"/>
    <w:rsid w:val="003B5E02"/>
    <w:rsid w:val="003B7BE9"/>
    <w:rsid w:val="003C1763"/>
    <w:rsid w:val="003C23A5"/>
    <w:rsid w:val="003C23BC"/>
    <w:rsid w:val="003C2AD6"/>
    <w:rsid w:val="003C4602"/>
    <w:rsid w:val="003C4C66"/>
    <w:rsid w:val="003C4CF2"/>
    <w:rsid w:val="003C7A85"/>
    <w:rsid w:val="003D17BF"/>
    <w:rsid w:val="003D4C79"/>
    <w:rsid w:val="003D6312"/>
    <w:rsid w:val="003D7521"/>
    <w:rsid w:val="003E030C"/>
    <w:rsid w:val="003E12FA"/>
    <w:rsid w:val="003E15BA"/>
    <w:rsid w:val="003E166B"/>
    <w:rsid w:val="003E31B8"/>
    <w:rsid w:val="003E3E4B"/>
    <w:rsid w:val="003E5AE2"/>
    <w:rsid w:val="003E644F"/>
    <w:rsid w:val="003F04AB"/>
    <w:rsid w:val="003F10E6"/>
    <w:rsid w:val="003F1D2F"/>
    <w:rsid w:val="003F1F88"/>
    <w:rsid w:val="003F3229"/>
    <w:rsid w:val="003F5E8E"/>
    <w:rsid w:val="0040036A"/>
    <w:rsid w:val="004012B5"/>
    <w:rsid w:val="00402C5A"/>
    <w:rsid w:val="004036EC"/>
    <w:rsid w:val="00403F7A"/>
    <w:rsid w:val="00404972"/>
    <w:rsid w:val="00405077"/>
    <w:rsid w:val="004075A9"/>
    <w:rsid w:val="00410073"/>
    <w:rsid w:val="004133CC"/>
    <w:rsid w:val="00415E4C"/>
    <w:rsid w:val="0041636C"/>
    <w:rsid w:val="004166D6"/>
    <w:rsid w:val="0041745D"/>
    <w:rsid w:val="00417FDC"/>
    <w:rsid w:val="0042014D"/>
    <w:rsid w:val="00422520"/>
    <w:rsid w:val="00424B57"/>
    <w:rsid w:val="00426F7E"/>
    <w:rsid w:val="00430181"/>
    <w:rsid w:val="00431F79"/>
    <w:rsid w:val="00432324"/>
    <w:rsid w:val="004332A6"/>
    <w:rsid w:val="00433F2E"/>
    <w:rsid w:val="0043524D"/>
    <w:rsid w:val="004355CB"/>
    <w:rsid w:val="00436BB7"/>
    <w:rsid w:val="00437E26"/>
    <w:rsid w:val="00440027"/>
    <w:rsid w:val="004402A6"/>
    <w:rsid w:val="00442387"/>
    <w:rsid w:val="00446ACE"/>
    <w:rsid w:val="00451499"/>
    <w:rsid w:val="004520D6"/>
    <w:rsid w:val="00453388"/>
    <w:rsid w:val="00454B6D"/>
    <w:rsid w:val="004552E9"/>
    <w:rsid w:val="004555EE"/>
    <w:rsid w:val="004601B5"/>
    <w:rsid w:val="00460C2B"/>
    <w:rsid w:val="00461A61"/>
    <w:rsid w:val="004625E9"/>
    <w:rsid w:val="00465B72"/>
    <w:rsid w:val="004665ED"/>
    <w:rsid w:val="0046662D"/>
    <w:rsid w:val="00466E82"/>
    <w:rsid w:val="00467D03"/>
    <w:rsid w:val="00470177"/>
    <w:rsid w:val="00471715"/>
    <w:rsid w:val="00471E50"/>
    <w:rsid w:val="00474D7D"/>
    <w:rsid w:val="004751A2"/>
    <w:rsid w:val="004755FC"/>
    <w:rsid w:val="004768C3"/>
    <w:rsid w:val="00477E1B"/>
    <w:rsid w:val="00481866"/>
    <w:rsid w:val="0048412D"/>
    <w:rsid w:val="004845CB"/>
    <w:rsid w:val="0048468E"/>
    <w:rsid w:val="00485376"/>
    <w:rsid w:val="004858D8"/>
    <w:rsid w:val="00490895"/>
    <w:rsid w:val="00490939"/>
    <w:rsid w:val="00490B09"/>
    <w:rsid w:val="004913A2"/>
    <w:rsid w:val="00491E08"/>
    <w:rsid w:val="0049282B"/>
    <w:rsid w:val="00492B9B"/>
    <w:rsid w:val="004936FE"/>
    <w:rsid w:val="00493CEC"/>
    <w:rsid w:val="00494522"/>
    <w:rsid w:val="00497488"/>
    <w:rsid w:val="004A0D6C"/>
    <w:rsid w:val="004A0E5E"/>
    <w:rsid w:val="004A15A1"/>
    <w:rsid w:val="004A4D90"/>
    <w:rsid w:val="004A5B4D"/>
    <w:rsid w:val="004B0E7F"/>
    <w:rsid w:val="004B2D7E"/>
    <w:rsid w:val="004B5490"/>
    <w:rsid w:val="004B5950"/>
    <w:rsid w:val="004B6251"/>
    <w:rsid w:val="004B6CF7"/>
    <w:rsid w:val="004B7704"/>
    <w:rsid w:val="004B7727"/>
    <w:rsid w:val="004C0B03"/>
    <w:rsid w:val="004C1D60"/>
    <w:rsid w:val="004C660E"/>
    <w:rsid w:val="004C70AE"/>
    <w:rsid w:val="004C7496"/>
    <w:rsid w:val="004C7EBD"/>
    <w:rsid w:val="004D01E8"/>
    <w:rsid w:val="004D0533"/>
    <w:rsid w:val="004D240B"/>
    <w:rsid w:val="004D2B4E"/>
    <w:rsid w:val="004D2B70"/>
    <w:rsid w:val="004D425F"/>
    <w:rsid w:val="004D4B7A"/>
    <w:rsid w:val="004D52C9"/>
    <w:rsid w:val="004E0F08"/>
    <w:rsid w:val="004E1CD4"/>
    <w:rsid w:val="004E1D6B"/>
    <w:rsid w:val="004E7136"/>
    <w:rsid w:val="004F240D"/>
    <w:rsid w:val="004F2BD3"/>
    <w:rsid w:val="004F5268"/>
    <w:rsid w:val="004F5735"/>
    <w:rsid w:val="00503EAB"/>
    <w:rsid w:val="00504568"/>
    <w:rsid w:val="00505D81"/>
    <w:rsid w:val="00506BFB"/>
    <w:rsid w:val="00507EE2"/>
    <w:rsid w:val="00513979"/>
    <w:rsid w:val="005162C1"/>
    <w:rsid w:val="00521B35"/>
    <w:rsid w:val="005250B8"/>
    <w:rsid w:val="0052715A"/>
    <w:rsid w:val="00527664"/>
    <w:rsid w:val="00527686"/>
    <w:rsid w:val="0053029C"/>
    <w:rsid w:val="00531332"/>
    <w:rsid w:val="005314F0"/>
    <w:rsid w:val="005323B1"/>
    <w:rsid w:val="0053273A"/>
    <w:rsid w:val="00532B6A"/>
    <w:rsid w:val="00532DA7"/>
    <w:rsid w:val="00533CA2"/>
    <w:rsid w:val="00536BBE"/>
    <w:rsid w:val="00540109"/>
    <w:rsid w:val="00540DAC"/>
    <w:rsid w:val="005416F6"/>
    <w:rsid w:val="00541B4E"/>
    <w:rsid w:val="00541CA7"/>
    <w:rsid w:val="0054372E"/>
    <w:rsid w:val="0054376D"/>
    <w:rsid w:val="00545460"/>
    <w:rsid w:val="0054612F"/>
    <w:rsid w:val="0054632D"/>
    <w:rsid w:val="00551DF2"/>
    <w:rsid w:val="00552FEF"/>
    <w:rsid w:val="005550F6"/>
    <w:rsid w:val="00555881"/>
    <w:rsid w:val="00560BDE"/>
    <w:rsid w:val="00563124"/>
    <w:rsid w:val="00563F22"/>
    <w:rsid w:val="005650CC"/>
    <w:rsid w:val="00565E05"/>
    <w:rsid w:val="00566B96"/>
    <w:rsid w:val="005702E5"/>
    <w:rsid w:val="00570978"/>
    <w:rsid w:val="005733DF"/>
    <w:rsid w:val="00576466"/>
    <w:rsid w:val="0057648A"/>
    <w:rsid w:val="00576A90"/>
    <w:rsid w:val="00577A12"/>
    <w:rsid w:val="005818A2"/>
    <w:rsid w:val="00582029"/>
    <w:rsid w:val="005841EC"/>
    <w:rsid w:val="00585DEB"/>
    <w:rsid w:val="00586828"/>
    <w:rsid w:val="0058693C"/>
    <w:rsid w:val="00586A5F"/>
    <w:rsid w:val="00586C9B"/>
    <w:rsid w:val="005908F1"/>
    <w:rsid w:val="00590F49"/>
    <w:rsid w:val="00593B17"/>
    <w:rsid w:val="00594255"/>
    <w:rsid w:val="00594945"/>
    <w:rsid w:val="00595AB5"/>
    <w:rsid w:val="00595CB2"/>
    <w:rsid w:val="005A272C"/>
    <w:rsid w:val="005A2D04"/>
    <w:rsid w:val="005A497D"/>
    <w:rsid w:val="005A4B0F"/>
    <w:rsid w:val="005A4FA4"/>
    <w:rsid w:val="005A5342"/>
    <w:rsid w:val="005A5418"/>
    <w:rsid w:val="005A6317"/>
    <w:rsid w:val="005B06C5"/>
    <w:rsid w:val="005B1B5A"/>
    <w:rsid w:val="005B1E92"/>
    <w:rsid w:val="005B227F"/>
    <w:rsid w:val="005B22B0"/>
    <w:rsid w:val="005B3D56"/>
    <w:rsid w:val="005B5136"/>
    <w:rsid w:val="005C20F4"/>
    <w:rsid w:val="005C2612"/>
    <w:rsid w:val="005C383B"/>
    <w:rsid w:val="005C4254"/>
    <w:rsid w:val="005C4710"/>
    <w:rsid w:val="005C5F2F"/>
    <w:rsid w:val="005C60D8"/>
    <w:rsid w:val="005C6F2B"/>
    <w:rsid w:val="005D08A8"/>
    <w:rsid w:val="005D0A62"/>
    <w:rsid w:val="005D120D"/>
    <w:rsid w:val="005D17D6"/>
    <w:rsid w:val="005D2A74"/>
    <w:rsid w:val="005D33A9"/>
    <w:rsid w:val="005D4D77"/>
    <w:rsid w:val="005D5D12"/>
    <w:rsid w:val="005D7C33"/>
    <w:rsid w:val="005D7C3D"/>
    <w:rsid w:val="005E045E"/>
    <w:rsid w:val="005E099D"/>
    <w:rsid w:val="005E0FAF"/>
    <w:rsid w:val="005E193F"/>
    <w:rsid w:val="005E2E7D"/>
    <w:rsid w:val="005E4707"/>
    <w:rsid w:val="005E4D15"/>
    <w:rsid w:val="005E4FBB"/>
    <w:rsid w:val="005E518D"/>
    <w:rsid w:val="005E7141"/>
    <w:rsid w:val="005F044A"/>
    <w:rsid w:val="005F1B42"/>
    <w:rsid w:val="005F4CD9"/>
    <w:rsid w:val="005F4D6E"/>
    <w:rsid w:val="005F503C"/>
    <w:rsid w:val="005F548F"/>
    <w:rsid w:val="006016BC"/>
    <w:rsid w:val="0060252F"/>
    <w:rsid w:val="00603158"/>
    <w:rsid w:val="00605F10"/>
    <w:rsid w:val="00605F46"/>
    <w:rsid w:val="00606478"/>
    <w:rsid w:val="00607022"/>
    <w:rsid w:val="006114FF"/>
    <w:rsid w:val="00613436"/>
    <w:rsid w:val="00613F10"/>
    <w:rsid w:val="00613F20"/>
    <w:rsid w:val="00620E3D"/>
    <w:rsid w:val="0062175C"/>
    <w:rsid w:val="00622C43"/>
    <w:rsid w:val="006232FC"/>
    <w:rsid w:val="006238D8"/>
    <w:rsid w:val="006246AC"/>
    <w:rsid w:val="00626558"/>
    <w:rsid w:val="00626693"/>
    <w:rsid w:val="00626719"/>
    <w:rsid w:val="00627B2F"/>
    <w:rsid w:val="006306C9"/>
    <w:rsid w:val="00630D40"/>
    <w:rsid w:val="00631E91"/>
    <w:rsid w:val="00632D01"/>
    <w:rsid w:val="00633A54"/>
    <w:rsid w:val="00633A8E"/>
    <w:rsid w:val="00634895"/>
    <w:rsid w:val="006358E4"/>
    <w:rsid w:val="00636897"/>
    <w:rsid w:val="00636968"/>
    <w:rsid w:val="006409CC"/>
    <w:rsid w:val="00642450"/>
    <w:rsid w:val="00645107"/>
    <w:rsid w:val="00647520"/>
    <w:rsid w:val="0065065D"/>
    <w:rsid w:val="00654859"/>
    <w:rsid w:val="00654FFD"/>
    <w:rsid w:val="006553DB"/>
    <w:rsid w:val="00656165"/>
    <w:rsid w:val="006578B7"/>
    <w:rsid w:val="00657D0C"/>
    <w:rsid w:val="00660123"/>
    <w:rsid w:val="0066063F"/>
    <w:rsid w:val="0066163B"/>
    <w:rsid w:val="00663D6E"/>
    <w:rsid w:val="00664F7A"/>
    <w:rsid w:val="006650FD"/>
    <w:rsid w:val="006651F4"/>
    <w:rsid w:val="006660E5"/>
    <w:rsid w:val="006669F1"/>
    <w:rsid w:val="00667282"/>
    <w:rsid w:val="00670F09"/>
    <w:rsid w:val="006713B4"/>
    <w:rsid w:val="0067257D"/>
    <w:rsid w:val="00672E57"/>
    <w:rsid w:val="0067303A"/>
    <w:rsid w:val="00675616"/>
    <w:rsid w:val="00675D38"/>
    <w:rsid w:val="0067635A"/>
    <w:rsid w:val="00676B93"/>
    <w:rsid w:val="006774DF"/>
    <w:rsid w:val="00677EF8"/>
    <w:rsid w:val="00680274"/>
    <w:rsid w:val="0068027A"/>
    <w:rsid w:val="00680A54"/>
    <w:rsid w:val="0068196C"/>
    <w:rsid w:val="00682C78"/>
    <w:rsid w:val="00683104"/>
    <w:rsid w:val="006846AF"/>
    <w:rsid w:val="00684D74"/>
    <w:rsid w:val="006850FE"/>
    <w:rsid w:val="00685AB5"/>
    <w:rsid w:val="00686D55"/>
    <w:rsid w:val="006915B4"/>
    <w:rsid w:val="00694FAF"/>
    <w:rsid w:val="00695D97"/>
    <w:rsid w:val="00696ED5"/>
    <w:rsid w:val="006A02FA"/>
    <w:rsid w:val="006A0708"/>
    <w:rsid w:val="006A190F"/>
    <w:rsid w:val="006A1CCB"/>
    <w:rsid w:val="006A3E14"/>
    <w:rsid w:val="006A6DDC"/>
    <w:rsid w:val="006B0DF8"/>
    <w:rsid w:val="006B3DE2"/>
    <w:rsid w:val="006B5FD4"/>
    <w:rsid w:val="006B611A"/>
    <w:rsid w:val="006C000C"/>
    <w:rsid w:val="006C05D8"/>
    <w:rsid w:val="006C06E5"/>
    <w:rsid w:val="006C1124"/>
    <w:rsid w:val="006C514E"/>
    <w:rsid w:val="006C61E6"/>
    <w:rsid w:val="006C671B"/>
    <w:rsid w:val="006D09A9"/>
    <w:rsid w:val="006D0F08"/>
    <w:rsid w:val="006D141E"/>
    <w:rsid w:val="006D556B"/>
    <w:rsid w:val="006D5D30"/>
    <w:rsid w:val="006D7207"/>
    <w:rsid w:val="006E180E"/>
    <w:rsid w:val="006E18AB"/>
    <w:rsid w:val="006E1920"/>
    <w:rsid w:val="006E1D7C"/>
    <w:rsid w:val="006E4890"/>
    <w:rsid w:val="006E5F2D"/>
    <w:rsid w:val="006E7EEC"/>
    <w:rsid w:val="006F0010"/>
    <w:rsid w:val="006F3B38"/>
    <w:rsid w:val="006F4529"/>
    <w:rsid w:val="007014A3"/>
    <w:rsid w:val="007017EE"/>
    <w:rsid w:val="00701A69"/>
    <w:rsid w:val="00701E21"/>
    <w:rsid w:val="00702E56"/>
    <w:rsid w:val="00703724"/>
    <w:rsid w:val="00703CF4"/>
    <w:rsid w:val="00705307"/>
    <w:rsid w:val="00705999"/>
    <w:rsid w:val="00705DA1"/>
    <w:rsid w:val="00705EA8"/>
    <w:rsid w:val="007109BB"/>
    <w:rsid w:val="00713B15"/>
    <w:rsid w:val="007156A7"/>
    <w:rsid w:val="00717D9C"/>
    <w:rsid w:val="0072088E"/>
    <w:rsid w:val="0072447F"/>
    <w:rsid w:val="007245C8"/>
    <w:rsid w:val="00725EA0"/>
    <w:rsid w:val="00730467"/>
    <w:rsid w:val="007304DE"/>
    <w:rsid w:val="00731BA0"/>
    <w:rsid w:val="0073464C"/>
    <w:rsid w:val="00735A8A"/>
    <w:rsid w:val="00740429"/>
    <w:rsid w:val="0074121E"/>
    <w:rsid w:val="00742707"/>
    <w:rsid w:val="007432F3"/>
    <w:rsid w:val="007471CD"/>
    <w:rsid w:val="00747387"/>
    <w:rsid w:val="00747FA4"/>
    <w:rsid w:val="0075014F"/>
    <w:rsid w:val="00750DA0"/>
    <w:rsid w:val="007522A6"/>
    <w:rsid w:val="00752F6B"/>
    <w:rsid w:val="00761FDE"/>
    <w:rsid w:val="00762C84"/>
    <w:rsid w:val="00762CD4"/>
    <w:rsid w:val="00763D6E"/>
    <w:rsid w:val="00765938"/>
    <w:rsid w:val="0076611C"/>
    <w:rsid w:val="00766AAD"/>
    <w:rsid w:val="00773634"/>
    <w:rsid w:val="00773E3A"/>
    <w:rsid w:val="00775640"/>
    <w:rsid w:val="00776969"/>
    <w:rsid w:val="00776BAF"/>
    <w:rsid w:val="0078052E"/>
    <w:rsid w:val="007829C3"/>
    <w:rsid w:val="00783603"/>
    <w:rsid w:val="00784684"/>
    <w:rsid w:val="0078489A"/>
    <w:rsid w:val="00785889"/>
    <w:rsid w:val="00792199"/>
    <w:rsid w:val="00792BCD"/>
    <w:rsid w:val="00792DE0"/>
    <w:rsid w:val="0079343A"/>
    <w:rsid w:val="00794A61"/>
    <w:rsid w:val="00794A94"/>
    <w:rsid w:val="00795C87"/>
    <w:rsid w:val="007A35D8"/>
    <w:rsid w:val="007A3FD4"/>
    <w:rsid w:val="007A590E"/>
    <w:rsid w:val="007A62A6"/>
    <w:rsid w:val="007A63A8"/>
    <w:rsid w:val="007A6A02"/>
    <w:rsid w:val="007B1E64"/>
    <w:rsid w:val="007B23C5"/>
    <w:rsid w:val="007B31D8"/>
    <w:rsid w:val="007B37B3"/>
    <w:rsid w:val="007B3C31"/>
    <w:rsid w:val="007B3FAE"/>
    <w:rsid w:val="007B57F5"/>
    <w:rsid w:val="007B637B"/>
    <w:rsid w:val="007C00C8"/>
    <w:rsid w:val="007C1676"/>
    <w:rsid w:val="007C3657"/>
    <w:rsid w:val="007C4071"/>
    <w:rsid w:val="007C53ED"/>
    <w:rsid w:val="007C6B3A"/>
    <w:rsid w:val="007D155B"/>
    <w:rsid w:val="007D21F5"/>
    <w:rsid w:val="007D2DAD"/>
    <w:rsid w:val="007D41F5"/>
    <w:rsid w:val="007D7202"/>
    <w:rsid w:val="007D78DA"/>
    <w:rsid w:val="007E19FC"/>
    <w:rsid w:val="007E1F50"/>
    <w:rsid w:val="007E3603"/>
    <w:rsid w:val="007E3791"/>
    <w:rsid w:val="007E3EF0"/>
    <w:rsid w:val="007E49FF"/>
    <w:rsid w:val="007E785E"/>
    <w:rsid w:val="007F37CF"/>
    <w:rsid w:val="007F447D"/>
    <w:rsid w:val="007F45F1"/>
    <w:rsid w:val="007F6EB0"/>
    <w:rsid w:val="008048FD"/>
    <w:rsid w:val="00804B0D"/>
    <w:rsid w:val="00805B4D"/>
    <w:rsid w:val="00807DE1"/>
    <w:rsid w:val="00810F03"/>
    <w:rsid w:val="008111D8"/>
    <w:rsid w:val="00811B21"/>
    <w:rsid w:val="00813B94"/>
    <w:rsid w:val="00815E7F"/>
    <w:rsid w:val="00816268"/>
    <w:rsid w:val="00817D32"/>
    <w:rsid w:val="00817DBC"/>
    <w:rsid w:val="00821523"/>
    <w:rsid w:val="00822A6F"/>
    <w:rsid w:val="00822FFC"/>
    <w:rsid w:val="0082316A"/>
    <w:rsid w:val="00823AE0"/>
    <w:rsid w:val="008240DC"/>
    <w:rsid w:val="008246E3"/>
    <w:rsid w:val="008252E5"/>
    <w:rsid w:val="0082538E"/>
    <w:rsid w:val="00825E64"/>
    <w:rsid w:val="00826E5E"/>
    <w:rsid w:val="0082708C"/>
    <w:rsid w:val="00832691"/>
    <w:rsid w:val="008341F6"/>
    <w:rsid w:val="008348AD"/>
    <w:rsid w:val="00834D04"/>
    <w:rsid w:val="008358D5"/>
    <w:rsid w:val="0083606E"/>
    <w:rsid w:val="00836249"/>
    <w:rsid w:val="00837A9B"/>
    <w:rsid w:val="008408A9"/>
    <w:rsid w:val="00840CB4"/>
    <w:rsid w:val="00840EB9"/>
    <w:rsid w:val="0084136C"/>
    <w:rsid w:val="00841446"/>
    <w:rsid w:val="00841702"/>
    <w:rsid w:val="00841CAD"/>
    <w:rsid w:val="008421FD"/>
    <w:rsid w:val="0084432C"/>
    <w:rsid w:val="00845D0A"/>
    <w:rsid w:val="00850F54"/>
    <w:rsid w:val="0085557A"/>
    <w:rsid w:val="00856504"/>
    <w:rsid w:val="00856CB8"/>
    <w:rsid w:val="00857390"/>
    <w:rsid w:val="00860EB0"/>
    <w:rsid w:val="00865630"/>
    <w:rsid w:val="00865765"/>
    <w:rsid w:val="00866E54"/>
    <w:rsid w:val="00867870"/>
    <w:rsid w:val="00871C44"/>
    <w:rsid w:val="00874306"/>
    <w:rsid w:val="00874893"/>
    <w:rsid w:val="00874B13"/>
    <w:rsid w:val="00874DD5"/>
    <w:rsid w:val="00874FE6"/>
    <w:rsid w:val="00875C76"/>
    <w:rsid w:val="0087628D"/>
    <w:rsid w:val="00876448"/>
    <w:rsid w:val="00876872"/>
    <w:rsid w:val="0087711C"/>
    <w:rsid w:val="008802AA"/>
    <w:rsid w:val="00880E64"/>
    <w:rsid w:val="00881443"/>
    <w:rsid w:val="00883B07"/>
    <w:rsid w:val="00883E6D"/>
    <w:rsid w:val="0088638F"/>
    <w:rsid w:val="008871C9"/>
    <w:rsid w:val="008878A4"/>
    <w:rsid w:val="008878FD"/>
    <w:rsid w:val="0089077A"/>
    <w:rsid w:val="008919FB"/>
    <w:rsid w:val="00891D43"/>
    <w:rsid w:val="00893284"/>
    <w:rsid w:val="0089352A"/>
    <w:rsid w:val="008936C6"/>
    <w:rsid w:val="00894961"/>
    <w:rsid w:val="00894F9A"/>
    <w:rsid w:val="008979D7"/>
    <w:rsid w:val="008A08C1"/>
    <w:rsid w:val="008A5684"/>
    <w:rsid w:val="008A6FB0"/>
    <w:rsid w:val="008A6FFD"/>
    <w:rsid w:val="008A7162"/>
    <w:rsid w:val="008B02F2"/>
    <w:rsid w:val="008B1C4C"/>
    <w:rsid w:val="008B1EB8"/>
    <w:rsid w:val="008B3548"/>
    <w:rsid w:val="008B3587"/>
    <w:rsid w:val="008B38CC"/>
    <w:rsid w:val="008C13C2"/>
    <w:rsid w:val="008C2C6E"/>
    <w:rsid w:val="008C3C14"/>
    <w:rsid w:val="008D2CDE"/>
    <w:rsid w:val="008D3BAF"/>
    <w:rsid w:val="008D4A59"/>
    <w:rsid w:val="008D5D8B"/>
    <w:rsid w:val="008D6E02"/>
    <w:rsid w:val="008D72AF"/>
    <w:rsid w:val="008E018A"/>
    <w:rsid w:val="008E1784"/>
    <w:rsid w:val="008E248F"/>
    <w:rsid w:val="008E2916"/>
    <w:rsid w:val="008E49AE"/>
    <w:rsid w:val="008E4EE5"/>
    <w:rsid w:val="008E66F5"/>
    <w:rsid w:val="008E6974"/>
    <w:rsid w:val="008E783B"/>
    <w:rsid w:val="008E7E5B"/>
    <w:rsid w:val="008F00DA"/>
    <w:rsid w:val="008F10DC"/>
    <w:rsid w:val="008F1A78"/>
    <w:rsid w:val="008F2883"/>
    <w:rsid w:val="008F2E96"/>
    <w:rsid w:val="008F342A"/>
    <w:rsid w:val="008F4984"/>
    <w:rsid w:val="008F4B2E"/>
    <w:rsid w:val="008F55E8"/>
    <w:rsid w:val="008F5953"/>
    <w:rsid w:val="008F5F43"/>
    <w:rsid w:val="008F645B"/>
    <w:rsid w:val="009002CF"/>
    <w:rsid w:val="0090041A"/>
    <w:rsid w:val="0090107B"/>
    <w:rsid w:val="00902E10"/>
    <w:rsid w:val="00903010"/>
    <w:rsid w:val="0090465A"/>
    <w:rsid w:val="00904AF7"/>
    <w:rsid w:val="00906D50"/>
    <w:rsid w:val="00907D8B"/>
    <w:rsid w:val="009134D4"/>
    <w:rsid w:val="00913B80"/>
    <w:rsid w:val="00914A7D"/>
    <w:rsid w:val="00915B1A"/>
    <w:rsid w:val="00917BBA"/>
    <w:rsid w:val="00917CAE"/>
    <w:rsid w:val="00917EEE"/>
    <w:rsid w:val="0092015D"/>
    <w:rsid w:val="009217AB"/>
    <w:rsid w:val="00922D2B"/>
    <w:rsid w:val="00924606"/>
    <w:rsid w:val="00925F17"/>
    <w:rsid w:val="0093023C"/>
    <w:rsid w:val="009303A4"/>
    <w:rsid w:val="00930963"/>
    <w:rsid w:val="0093194B"/>
    <w:rsid w:val="0093245E"/>
    <w:rsid w:val="009357E1"/>
    <w:rsid w:val="0094070F"/>
    <w:rsid w:val="00942216"/>
    <w:rsid w:val="009423FF"/>
    <w:rsid w:val="009429DF"/>
    <w:rsid w:val="009430BD"/>
    <w:rsid w:val="0094355F"/>
    <w:rsid w:val="009437E4"/>
    <w:rsid w:val="00945821"/>
    <w:rsid w:val="00950448"/>
    <w:rsid w:val="00950592"/>
    <w:rsid w:val="00952340"/>
    <w:rsid w:val="0095555E"/>
    <w:rsid w:val="0095679C"/>
    <w:rsid w:val="0095764D"/>
    <w:rsid w:val="009608A4"/>
    <w:rsid w:val="00962F32"/>
    <w:rsid w:val="00966A31"/>
    <w:rsid w:val="0097074C"/>
    <w:rsid w:val="009709A1"/>
    <w:rsid w:val="0097186C"/>
    <w:rsid w:val="0097242B"/>
    <w:rsid w:val="00973CB4"/>
    <w:rsid w:val="0097502D"/>
    <w:rsid w:val="00975E7A"/>
    <w:rsid w:val="00976043"/>
    <w:rsid w:val="0098432E"/>
    <w:rsid w:val="00984842"/>
    <w:rsid w:val="00986BE7"/>
    <w:rsid w:val="00990E0E"/>
    <w:rsid w:val="00991105"/>
    <w:rsid w:val="0099363A"/>
    <w:rsid w:val="00994B64"/>
    <w:rsid w:val="00994C26"/>
    <w:rsid w:val="009950A6"/>
    <w:rsid w:val="00995645"/>
    <w:rsid w:val="0099580A"/>
    <w:rsid w:val="009960A8"/>
    <w:rsid w:val="009965B0"/>
    <w:rsid w:val="00996E80"/>
    <w:rsid w:val="0099770C"/>
    <w:rsid w:val="00997E24"/>
    <w:rsid w:val="009A0528"/>
    <w:rsid w:val="009A12AC"/>
    <w:rsid w:val="009A368A"/>
    <w:rsid w:val="009A4425"/>
    <w:rsid w:val="009A4E8D"/>
    <w:rsid w:val="009A553C"/>
    <w:rsid w:val="009A5A08"/>
    <w:rsid w:val="009A5E82"/>
    <w:rsid w:val="009A67C8"/>
    <w:rsid w:val="009B3014"/>
    <w:rsid w:val="009B3D96"/>
    <w:rsid w:val="009B4C47"/>
    <w:rsid w:val="009B6726"/>
    <w:rsid w:val="009B7B60"/>
    <w:rsid w:val="009C2170"/>
    <w:rsid w:val="009C3A3B"/>
    <w:rsid w:val="009C476A"/>
    <w:rsid w:val="009C6EB1"/>
    <w:rsid w:val="009D23BE"/>
    <w:rsid w:val="009D405E"/>
    <w:rsid w:val="009D561C"/>
    <w:rsid w:val="009D5FDB"/>
    <w:rsid w:val="009D63D7"/>
    <w:rsid w:val="009D77D2"/>
    <w:rsid w:val="009D79E8"/>
    <w:rsid w:val="009E0543"/>
    <w:rsid w:val="009E1524"/>
    <w:rsid w:val="009E35DD"/>
    <w:rsid w:val="009E6493"/>
    <w:rsid w:val="009E68C8"/>
    <w:rsid w:val="009E6ABF"/>
    <w:rsid w:val="009F2CE5"/>
    <w:rsid w:val="009F4D0C"/>
    <w:rsid w:val="009F5538"/>
    <w:rsid w:val="009F5846"/>
    <w:rsid w:val="009F6380"/>
    <w:rsid w:val="009F6B52"/>
    <w:rsid w:val="009F75FF"/>
    <w:rsid w:val="009F7637"/>
    <w:rsid w:val="009F7BC6"/>
    <w:rsid w:val="00A00836"/>
    <w:rsid w:val="00A012EC"/>
    <w:rsid w:val="00A01577"/>
    <w:rsid w:val="00A01FA1"/>
    <w:rsid w:val="00A02355"/>
    <w:rsid w:val="00A02DB7"/>
    <w:rsid w:val="00A032CC"/>
    <w:rsid w:val="00A0567C"/>
    <w:rsid w:val="00A120E9"/>
    <w:rsid w:val="00A13F9B"/>
    <w:rsid w:val="00A15848"/>
    <w:rsid w:val="00A20B58"/>
    <w:rsid w:val="00A2136D"/>
    <w:rsid w:val="00A21616"/>
    <w:rsid w:val="00A233BB"/>
    <w:rsid w:val="00A2520F"/>
    <w:rsid w:val="00A25B9C"/>
    <w:rsid w:val="00A3195F"/>
    <w:rsid w:val="00A3284F"/>
    <w:rsid w:val="00A34CFC"/>
    <w:rsid w:val="00A36C95"/>
    <w:rsid w:val="00A3764C"/>
    <w:rsid w:val="00A41B1D"/>
    <w:rsid w:val="00A42193"/>
    <w:rsid w:val="00A42417"/>
    <w:rsid w:val="00A427C0"/>
    <w:rsid w:val="00A43561"/>
    <w:rsid w:val="00A43B4C"/>
    <w:rsid w:val="00A44534"/>
    <w:rsid w:val="00A46F1B"/>
    <w:rsid w:val="00A475B9"/>
    <w:rsid w:val="00A479CC"/>
    <w:rsid w:val="00A51633"/>
    <w:rsid w:val="00A52B7F"/>
    <w:rsid w:val="00A5420D"/>
    <w:rsid w:val="00A5433F"/>
    <w:rsid w:val="00A54A4F"/>
    <w:rsid w:val="00A56025"/>
    <w:rsid w:val="00A5687D"/>
    <w:rsid w:val="00A60D50"/>
    <w:rsid w:val="00A61B69"/>
    <w:rsid w:val="00A63E68"/>
    <w:rsid w:val="00A64CCD"/>
    <w:rsid w:val="00A66351"/>
    <w:rsid w:val="00A67025"/>
    <w:rsid w:val="00A70B92"/>
    <w:rsid w:val="00A71169"/>
    <w:rsid w:val="00A723C2"/>
    <w:rsid w:val="00A72668"/>
    <w:rsid w:val="00A726D9"/>
    <w:rsid w:val="00A73C44"/>
    <w:rsid w:val="00A75B7D"/>
    <w:rsid w:val="00A76848"/>
    <w:rsid w:val="00A7754B"/>
    <w:rsid w:val="00A77DE1"/>
    <w:rsid w:val="00A803A6"/>
    <w:rsid w:val="00A81311"/>
    <w:rsid w:val="00A81796"/>
    <w:rsid w:val="00A819E9"/>
    <w:rsid w:val="00A84B08"/>
    <w:rsid w:val="00A869F5"/>
    <w:rsid w:val="00A90E3C"/>
    <w:rsid w:val="00A92121"/>
    <w:rsid w:val="00A9235E"/>
    <w:rsid w:val="00A929A2"/>
    <w:rsid w:val="00A95E05"/>
    <w:rsid w:val="00A962CE"/>
    <w:rsid w:val="00A97208"/>
    <w:rsid w:val="00A976F4"/>
    <w:rsid w:val="00AA05F4"/>
    <w:rsid w:val="00AA0958"/>
    <w:rsid w:val="00AA1448"/>
    <w:rsid w:val="00AA1EBA"/>
    <w:rsid w:val="00AA2290"/>
    <w:rsid w:val="00AA3183"/>
    <w:rsid w:val="00AA31AC"/>
    <w:rsid w:val="00AA4198"/>
    <w:rsid w:val="00AA47F2"/>
    <w:rsid w:val="00AA54AD"/>
    <w:rsid w:val="00AA7820"/>
    <w:rsid w:val="00AB0FA2"/>
    <w:rsid w:val="00AB2B3F"/>
    <w:rsid w:val="00AB6312"/>
    <w:rsid w:val="00AB6EF9"/>
    <w:rsid w:val="00AB709A"/>
    <w:rsid w:val="00AB79D5"/>
    <w:rsid w:val="00AC128D"/>
    <w:rsid w:val="00AC1CC8"/>
    <w:rsid w:val="00AC2DDF"/>
    <w:rsid w:val="00AC3706"/>
    <w:rsid w:val="00AC3F53"/>
    <w:rsid w:val="00AC4622"/>
    <w:rsid w:val="00AD1FA0"/>
    <w:rsid w:val="00AD22C2"/>
    <w:rsid w:val="00AD71B5"/>
    <w:rsid w:val="00AE0458"/>
    <w:rsid w:val="00AE2198"/>
    <w:rsid w:val="00AE357F"/>
    <w:rsid w:val="00AE408E"/>
    <w:rsid w:val="00AE4E72"/>
    <w:rsid w:val="00AE54D8"/>
    <w:rsid w:val="00AE5741"/>
    <w:rsid w:val="00AE62C2"/>
    <w:rsid w:val="00AF0DA5"/>
    <w:rsid w:val="00AF1976"/>
    <w:rsid w:val="00AF29FD"/>
    <w:rsid w:val="00AF3844"/>
    <w:rsid w:val="00AF4359"/>
    <w:rsid w:val="00AF4910"/>
    <w:rsid w:val="00AF5F0A"/>
    <w:rsid w:val="00AF6A39"/>
    <w:rsid w:val="00AF6CE8"/>
    <w:rsid w:val="00AF76A2"/>
    <w:rsid w:val="00AF7DE2"/>
    <w:rsid w:val="00B00870"/>
    <w:rsid w:val="00B0132D"/>
    <w:rsid w:val="00B0135A"/>
    <w:rsid w:val="00B050B9"/>
    <w:rsid w:val="00B05F38"/>
    <w:rsid w:val="00B06BFC"/>
    <w:rsid w:val="00B1021D"/>
    <w:rsid w:val="00B11477"/>
    <w:rsid w:val="00B12947"/>
    <w:rsid w:val="00B13AC4"/>
    <w:rsid w:val="00B15A4E"/>
    <w:rsid w:val="00B15EA0"/>
    <w:rsid w:val="00B16A25"/>
    <w:rsid w:val="00B1734F"/>
    <w:rsid w:val="00B2087E"/>
    <w:rsid w:val="00B21B08"/>
    <w:rsid w:val="00B2431D"/>
    <w:rsid w:val="00B25B45"/>
    <w:rsid w:val="00B261BD"/>
    <w:rsid w:val="00B2669C"/>
    <w:rsid w:val="00B26B2B"/>
    <w:rsid w:val="00B27C67"/>
    <w:rsid w:val="00B325C1"/>
    <w:rsid w:val="00B3328E"/>
    <w:rsid w:val="00B3372D"/>
    <w:rsid w:val="00B33AA0"/>
    <w:rsid w:val="00B33E58"/>
    <w:rsid w:val="00B34E1D"/>
    <w:rsid w:val="00B36A3D"/>
    <w:rsid w:val="00B36E8D"/>
    <w:rsid w:val="00B377CF"/>
    <w:rsid w:val="00B40730"/>
    <w:rsid w:val="00B4194B"/>
    <w:rsid w:val="00B4213C"/>
    <w:rsid w:val="00B42DAC"/>
    <w:rsid w:val="00B44D90"/>
    <w:rsid w:val="00B45D9C"/>
    <w:rsid w:val="00B46A11"/>
    <w:rsid w:val="00B501EA"/>
    <w:rsid w:val="00B50587"/>
    <w:rsid w:val="00B51489"/>
    <w:rsid w:val="00B5198E"/>
    <w:rsid w:val="00B54373"/>
    <w:rsid w:val="00B55A21"/>
    <w:rsid w:val="00B57973"/>
    <w:rsid w:val="00B60D16"/>
    <w:rsid w:val="00B61042"/>
    <w:rsid w:val="00B62FAD"/>
    <w:rsid w:val="00B64A28"/>
    <w:rsid w:val="00B66331"/>
    <w:rsid w:val="00B679F9"/>
    <w:rsid w:val="00B73C14"/>
    <w:rsid w:val="00B80CF6"/>
    <w:rsid w:val="00B8157B"/>
    <w:rsid w:val="00B81ADE"/>
    <w:rsid w:val="00B81B4A"/>
    <w:rsid w:val="00B8264D"/>
    <w:rsid w:val="00B827AB"/>
    <w:rsid w:val="00B82E88"/>
    <w:rsid w:val="00B86C65"/>
    <w:rsid w:val="00B86D2F"/>
    <w:rsid w:val="00B87C22"/>
    <w:rsid w:val="00B87C2B"/>
    <w:rsid w:val="00B9065F"/>
    <w:rsid w:val="00B9201C"/>
    <w:rsid w:val="00B931C6"/>
    <w:rsid w:val="00B93299"/>
    <w:rsid w:val="00B9390B"/>
    <w:rsid w:val="00B93B01"/>
    <w:rsid w:val="00B93C8C"/>
    <w:rsid w:val="00B94A4E"/>
    <w:rsid w:val="00B956A1"/>
    <w:rsid w:val="00B963DF"/>
    <w:rsid w:val="00B971AF"/>
    <w:rsid w:val="00B975E3"/>
    <w:rsid w:val="00BA06B1"/>
    <w:rsid w:val="00BA0E0C"/>
    <w:rsid w:val="00BA587A"/>
    <w:rsid w:val="00BA6B4B"/>
    <w:rsid w:val="00BB0AAF"/>
    <w:rsid w:val="00BB0E90"/>
    <w:rsid w:val="00BB1B11"/>
    <w:rsid w:val="00BB35BC"/>
    <w:rsid w:val="00BB402B"/>
    <w:rsid w:val="00BB4B55"/>
    <w:rsid w:val="00BB63F9"/>
    <w:rsid w:val="00BB7354"/>
    <w:rsid w:val="00BB7562"/>
    <w:rsid w:val="00BB7620"/>
    <w:rsid w:val="00BB7AAE"/>
    <w:rsid w:val="00BC0104"/>
    <w:rsid w:val="00BC3614"/>
    <w:rsid w:val="00BC59F9"/>
    <w:rsid w:val="00BC6BEB"/>
    <w:rsid w:val="00BC6FB3"/>
    <w:rsid w:val="00BC729B"/>
    <w:rsid w:val="00BC752C"/>
    <w:rsid w:val="00BC7FFB"/>
    <w:rsid w:val="00BD02C8"/>
    <w:rsid w:val="00BD0FC5"/>
    <w:rsid w:val="00BD317B"/>
    <w:rsid w:val="00BD3A7A"/>
    <w:rsid w:val="00BD41F1"/>
    <w:rsid w:val="00BD4213"/>
    <w:rsid w:val="00BD5645"/>
    <w:rsid w:val="00BD63B5"/>
    <w:rsid w:val="00BE1062"/>
    <w:rsid w:val="00BE140E"/>
    <w:rsid w:val="00BE1620"/>
    <w:rsid w:val="00BE24EE"/>
    <w:rsid w:val="00BE2561"/>
    <w:rsid w:val="00BE2DA9"/>
    <w:rsid w:val="00BE2E82"/>
    <w:rsid w:val="00BE3BDA"/>
    <w:rsid w:val="00BE4E27"/>
    <w:rsid w:val="00BE663C"/>
    <w:rsid w:val="00BE7163"/>
    <w:rsid w:val="00BE78A3"/>
    <w:rsid w:val="00BF0F04"/>
    <w:rsid w:val="00BF2504"/>
    <w:rsid w:val="00BF2A26"/>
    <w:rsid w:val="00BF2D35"/>
    <w:rsid w:val="00BF5BC1"/>
    <w:rsid w:val="00BF5D4C"/>
    <w:rsid w:val="00BF5E77"/>
    <w:rsid w:val="00BF754D"/>
    <w:rsid w:val="00BF7E15"/>
    <w:rsid w:val="00C001E8"/>
    <w:rsid w:val="00C005D0"/>
    <w:rsid w:val="00C02D5B"/>
    <w:rsid w:val="00C038FD"/>
    <w:rsid w:val="00C03D2A"/>
    <w:rsid w:val="00C041C4"/>
    <w:rsid w:val="00C045DE"/>
    <w:rsid w:val="00C0519D"/>
    <w:rsid w:val="00C057AF"/>
    <w:rsid w:val="00C06CD2"/>
    <w:rsid w:val="00C06F3C"/>
    <w:rsid w:val="00C072D1"/>
    <w:rsid w:val="00C07308"/>
    <w:rsid w:val="00C13C06"/>
    <w:rsid w:val="00C154F8"/>
    <w:rsid w:val="00C15F3B"/>
    <w:rsid w:val="00C173C8"/>
    <w:rsid w:val="00C20654"/>
    <w:rsid w:val="00C21E58"/>
    <w:rsid w:val="00C23AF3"/>
    <w:rsid w:val="00C250A4"/>
    <w:rsid w:val="00C251A1"/>
    <w:rsid w:val="00C30712"/>
    <w:rsid w:val="00C307B4"/>
    <w:rsid w:val="00C31311"/>
    <w:rsid w:val="00C3179F"/>
    <w:rsid w:val="00C32BC4"/>
    <w:rsid w:val="00C33311"/>
    <w:rsid w:val="00C346DD"/>
    <w:rsid w:val="00C35822"/>
    <w:rsid w:val="00C37083"/>
    <w:rsid w:val="00C3783E"/>
    <w:rsid w:val="00C4145C"/>
    <w:rsid w:val="00C419E2"/>
    <w:rsid w:val="00C42723"/>
    <w:rsid w:val="00C42E5A"/>
    <w:rsid w:val="00C43557"/>
    <w:rsid w:val="00C46D80"/>
    <w:rsid w:val="00C501EC"/>
    <w:rsid w:val="00C50A87"/>
    <w:rsid w:val="00C50F02"/>
    <w:rsid w:val="00C528EE"/>
    <w:rsid w:val="00C53933"/>
    <w:rsid w:val="00C5540C"/>
    <w:rsid w:val="00C563CC"/>
    <w:rsid w:val="00C56CC1"/>
    <w:rsid w:val="00C56F8A"/>
    <w:rsid w:val="00C5739E"/>
    <w:rsid w:val="00C655A5"/>
    <w:rsid w:val="00C66EDA"/>
    <w:rsid w:val="00C67330"/>
    <w:rsid w:val="00C67AF7"/>
    <w:rsid w:val="00C70464"/>
    <w:rsid w:val="00C71161"/>
    <w:rsid w:val="00C7130B"/>
    <w:rsid w:val="00C71DD5"/>
    <w:rsid w:val="00C72298"/>
    <w:rsid w:val="00C722CB"/>
    <w:rsid w:val="00C72B70"/>
    <w:rsid w:val="00C72B97"/>
    <w:rsid w:val="00C745B7"/>
    <w:rsid w:val="00C7472F"/>
    <w:rsid w:val="00C75E4C"/>
    <w:rsid w:val="00C819ED"/>
    <w:rsid w:val="00C82570"/>
    <w:rsid w:val="00C82970"/>
    <w:rsid w:val="00C90D6C"/>
    <w:rsid w:val="00C975A1"/>
    <w:rsid w:val="00C9797A"/>
    <w:rsid w:val="00CA2AF8"/>
    <w:rsid w:val="00CA39A3"/>
    <w:rsid w:val="00CA3D54"/>
    <w:rsid w:val="00CA46D0"/>
    <w:rsid w:val="00CA5738"/>
    <w:rsid w:val="00CB1D32"/>
    <w:rsid w:val="00CB2959"/>
    <w:rsid w:val="00CB2BEA"/>
    <w:rsid w:val="00CB4A40"/>
    <w:rsid w:val="00CB4F9F"/>
    <w:rsid w:val="00CB5867"/>
    <w:rsid w:val="00CB6C20"/>
    <w:rsid w:val="00CC0A70"/>
    <w:rsid w:val="00CC0AEC"/>
    <w:rsid w:val="00CC46A4"/>
    <w:rsid w:val="00CC581B"/>
    <w:rsid w:val="00CC60B9"/>
    <w:rsid w:val="00CC662A"/>
    <w:rsid w:val="00CC77EE"/>
    <w:rsid w:val="00CD0072"/>
    <w:rsid w:val="00CD3304"/>
    <w:rsid w:val="00CD3E8A"/>
    <w:rsid w:val="00CD5B3B"/>
    <w:rsid w:val="00CD6028"/>
    <w:rsid w:val="00CD7131"/>
    <w:rsid w:val="00CE33B7"/>
    <w:rsid w:val="00CE41E1"/>
    <w:rsid w:val="00CE5887"/>
    <w:rsid w:val="00CE5BA0"/>
    <w:rsid w:val="00CE5F3F"/>
    <w:rsid w:val="00CE7612"/>
    <w:rsid w:val="00CF0B0F"/>
    <w:rsid w:val="00CF270B"/>
    <w:rsid w:val="00CF2F38"/>
    <w:rsid w:val="00CF75A1"/>
    <w:rsid w:val="00D01254"/>
    <w:rsid w:val="00D01D4C"/>
    <w:rsid w:val="00D02030"/>
    <w:rsid w:val="00D0241B"/>
    <w:rsid w:val="00D037D4"/>
    <w:rsid w:val="00D03A67"/>
    <w:rsid w:val="00D0690E"/>
    <w:rsid w:val="00D11815"/>
    <w:rsid w:val="00D11CAF"/>
    <w:rsid w:val="00D14842"/>
    <w:rsid w:val="00D15D09"/>
    <w:rsid w:val="00D1623F"/>
    <w:rsid w:val="00D1679F"/>
    <w:rsid w:val="00D16942"/>
    <w:rsid w:val="00D179C1"/>
    <w:rsid w:val="00D20396"/>
    <w:rsid w:val="00D205B7"/>
    <w:rsid w:val="00D211C8"/>
    <w:rsid w:val="00D2193E"/>
    <w:rsid w:val="00D2362C"/>
    <w:rsid w:val="00D24595"/>
    <w:rsid w:val="00D247BC"/>
    <w:rsid w:val="00D26636"/>
    <w:rsid w:val="00D26AD5"/>
    <w:rsid w:val="00D27743"/>
    <w:rsid w:val="00D27B42"/>
    <w:rsid w:val="00D30A6B"/>
    <w:rsid w:val="00D31715"/>
    <w:rsid w:val="00D32368"/>
    <w:rsid w:val="00D323A9"/>
    <w:rsid w:val="00D32ED7"/>
    <w:rsid w:val="00D33003"/>
    <w:rsid w:val="00D37907"/>
    <w:rsid w:val="00D37C3B"/>
    <w:rsid w:val="00D40E8A"/>
    <w:rsid w:val="00D41BF7"/>
    <w:rsid w:val="00D4226A"/>
    <w:rsid w:val="00D4329F"/>
    <w:rsid w:val="00D47073"/>
    <w:rsid w:val="00D502F3"/>
    <w:rsid w:val="00D52CF5"/>
    <w:rsid w:val="00D5479C"/>
    <w:rsid w:val="00D55A33"/>
    <w:rsid w:val="00D563C6"/>
    <w:rsid w:val="00D563E7"/>
    <w:rsid w:val="00D56FE9"/>
    <w:rsid w:val="00D5796A"/>
    <w:rsid w:val="00D6072F"/>
    <w:rsid w:val="00D610FB"/>
    <w:rsid w:val="00D620F6"/>
    <w:rsid w:val="00D621D6"/>
    <w:rsid w:val="00D62E5D"/>
    <w:rsid w:val="00D63BE9"/>
    <w:rsid w:val="00D655C5"/>
    <w:rsid w:val="00D659FC"/>
    <w:rsid w:val="00D66A20"/>
    <w:rsid w:val="00D672DB"/>
    <w:rsid w:val="00D70865"/>
    <w:rsid w:val="00D7310D"/>
    <w:rsid w:val="00D73FA9"/>
    <w:rsid w:val="00D7482F"/>
    <w:rsid w:val="00D75140"/>
    <w:rsid w:val="00D75743"/>
    <w:rsid w:val="00D76561"/>
    <w:rsid w:val="00D76F89"/>
    <w:rsid w:val="00D77823"/>
    <w:rsid w:val="00D77867"/>
    <w:rsid w:val="00D77A1E"/>
    <w:rsid w:val="00D8070D"/>
    <w:rsid w:val="00D82080"/>
    <w:rsid w:val="00D8271F"/>
    <w:rsid w:val="00D827DF"/>
    <w:rsid w:val="00D82807"/>
    <w:rsid w:val="00D8394D"/>
    <w:rsid w:val="00D87620"/>
    <w:rsid w:val="00D9013D"/>
    <w:rsid w:val="00D9040C"/>
    <w:rsid w:val="00D90A55"/>
    <w:rsid w:val="00D90C61"/>
    <w:rsid w:val="00D91F6F"/>
    <w:rsid w:val="00D92199"/>
    <w:rsid w:val="00D924DC"/>
    <w:rsid w:val="00D930BE"/>
    <w:rsid w:val="00D93236"/>
    <w:rsid w:val="00D93B44"/>
    <w:rsid w:val="00D94B8B"/>
    <w:rsid w:val="00D9593B"/>
    <w:rsid w:val="00D959F5"/>
    <w:rsid w:val="00DA12C8"/>
    <w:rsid w:val="00DA138C"/>
    <w:rsid w:val="00DA4027"/>
    <w:rsid w:val="00DA47AF"/>
    <w:rsid w:val="00DA5544"/>
    <w:rsid w:val="00DA5CC9"/>
    <w:rsid w:val="00DA7FE6"/>
    <w:rsid w:val="00DB0249"/>
    <w:rsid w:val="00DB07A2"/>
    <w:rsid w:val="00DB1886"/>
    <w:rsid w:val="00DB2634"/>
    <w:rsid w:val="00DB3494"/>
    <w:rsid w:val="00DB45F6"/>
    <w:rsid w:val="00DB5033"/>
    <w:rsid w:val="00DB796B"/>
    <w:rsid w:val="00DC1CDE"/>
    <w:rsid w:val="00DC37ED"/>
    <w:rsid w:val="00DC4698"/>
    <w:rsid w:val="00DC6D52"/>
    <w:rsid w:val="00DC7F71"/>
    <w:rsid w:val="00DD0805"/>
    <w:rsid w:val="00DD2673"/>
    <w:rsid w:val="00DD3813"/>
    <w:rsid w:val="00DD5B1E"/>
    <w:rsid w:val="00DD735C"/>
    <w:rsid w:val="00DD7BC1"/>
    <w:rsid w:val="00DD7DDF"/>
    <w:rsid w:val="00DE00D0"/>
    <w:rsid w:val="00DE0D9A"/>
    <w:rsid w:val="00DE1B9C"/>
    <w:rsid w:val="00DE3B54"/>
    <w:rsid w:val="00DE597C"/>
    <w:rsid w:val="00DE5B9F"/>
    <w:rsid w:val="00DE655D"/>
    <w:rsid w:val="00DE68FC"/>
    <w:rsid w:val="00DE7765"/>
    <w:rsid w:val="00DF1560"/>
    <w:rsid w:val="00DF26E0"/>
    <w:rsid w:val="00DF2B40"/>
    <w:rsid w:val="00DF3092"/>
    <w:rsid w:val="00DF3998"/>
    <w:rsid w:val="00DF3DA2"/>
    <w:rsid w:val="00DF57DF"/>
    <w:rsid w:val="00DF74B5"/>
    <w:rsid w:val="00DF7C33"/>
    <w:rsid w:val="00E00D80"/>
    <w:rsid w:val="00E01900"/>
    <w:rsid w:val="00E0235D"/>
    <w:rsid w:val="00E02548"/>
    <w:rsid w:val="00E0347C"/>
    <w:rsid w:val="00E038D8"/>
    <w:rsid w:val="00E04FEE"/>
    <w:rsid w:val="00E06146"/>
    <w:rsid w:val="00E06ACE"/>
    <w:rsid w:val="00E078C4"/>
    <w:rsid w:val="00E0793E"/>
    <w:rsid w:val="00E10025"/>
    <w:rsid w:val="00E11007"/>
    <w:rsid w:val="00E139D1"/>
    <w:rsid w:val="00E13DBC"/>
    <w:rsid w:val="00E14154"/>
    <w:rsid w:val="00E15711"/>
    <w:rsid w:val="00E16BE9"/>
    <w:rsid w:val="00E22C97"/>
    <w:rsid w:val="00E22FCE"/>
    <w:rsid w:val="00E25712"/>
    <w:rsid w:val="00E262ED"/>
    <w:rsid w:val="00E2736D"/>
    <w:rsid w:val="00E2748F"/>
    <w:rsid w:val="00E27F7A"/>
    <w:rsid w:val="00E31D53"/>
    <w:rsid w:val="00E32F9C"/>
    <w:rsid w:val="00E35206"/>
    <w:rsid w:val="00E363EE"/>
    <w:rsid w:val="00E36DEB"/>
    <w:rsid w:val="00E40CA3"/>
    <w:rsid w:val="00E40EBC"/>
    <w:rsid w:val="00E41026"/>
    <w:rsid w:val="00E41381"/>
    <w:rsid w:val="00E425E4"/>
    <w:rsid w:val="00E44FF1"/>
    <w:rsid w:val="00E45703"/>
    <w:rsid w:val="00E50754"/>
    <w:rsid w:val="00E51BE1"/>
    <w:rsid w:val="00E51F49"/>
    <w:rsid w:val="00E5301C"/>
    <w:rsid w:val="00E53727"/>
    <w:rsid w:val="00E53728"/>
    <w:rsid w:val="00E5493A"/>
    <w:rsid w:val="00E570D9"/>
    <w:rsid w:val="00E57152"/>
    <w:rsid w:val="00E5790E"/>
    <w:rsid w:val="00E57FBF"/>
    <w:rsid w:val="00E616A2"/>
    <w:rsid w:val="00E6255C"/>
    <w:rsid w:val="00E655EF"/>
    <w:rsid w:val="00E70362"/>
    <w:rsid w:val="00E711DF"/>
    <w:rsid w:val="00E724CE"/>
    <w:rsid w:val="00E7260F"/>
    <w:rsid w:val="00E72EE5"/>
    <w:rsid w:val="00E73BC6"/>
    <w:rsid w:val="00E75688"/>
    <w:rsid w:val="00E75DFB"/>
    <w:rsid w:val="00E77B22"/>
    <w:rsid w:val="00E81785"/>
    <w:rsid w:val="00E85E3D"/>
    <w:rsid w:val="00E91128"/>
    <w:rsid w:val="00E9247D"/>
    <w:rsid w:val="00E92B40"/>
    <w:rsid w:val="00E93787"/>
    <w:rsid w:val="00E93FCA"/>
    <w:rsid w:val="00E957EE"/>
    <w:rsid w:val="00E972DA"/>
    <w:rsid w:val="00EA3140"/>
    <w:rsid w:val="00EA39EE"/>
    <w:rsid w:val="00EA46AF"/>
    <w:rsid w:val="00EA500A"/>
    <w:rsid w:val="00EA5BDB"/>
    <w:rsid w:val="00EA5DD9"/>
    <w:rsid w:val="00EA7064"/>
    <w:rsid w:val="00EA7AA8"/>
    <w:rsid w:val="00EB071F"/>
    <w:rsid w:val="00EB1203"/>
    <w:rsid w:val="00EB2886"/>
    <w:rsid w:val="00EB2D3F"/>
    <w:rsid w:val="00EB2DC6"/>
    <w:rsid w:val="00EB362F"/>
    <w:rsid w:val="00EB3BC5"/>
    <w:rsid w:val="00EB57CB"/>
    <w:rsid w:val="00EB6A0D"/>
    <w:rsid w:val="00EB6AD4"/>
    <w:rsid w:val="00EB6BA9"/>
    <w:rsid w:val="00EB796C"/>
    <w:rsid w:val="00EB7A9F"/>
    <w:rsid w:val="00EB7B9C"/>
    <w:rsid w:val="00EC19A3"/>
    <w:rsid w:val="00EC39FB"/>
    <w:rsid w:val="00EC3F40"/>
    <w:rsid w:val="00EC45B1"/>
    <w:rsid w:val="00EC546A"/>
    <w:rsid w:val="00EC5917"/>
    <w:rsid w:val="00EC5E1C"/>
    <w:rsid w:val="00EC5F29"/>
    <w:rsid w:val="00EC5F95"/>
    <w:rsid w:val="00EC6407"/>
    <w:rsid w:val="00ED6B30"/>
    <w:rsid w:val="00ED77E6"/>
    <w:rsid w:val="00EE0328"/>
    <w:rsid w:val="00EE1B20"/>
    <w:rsid w:val="00EE1CD2"/>
    <w:rsid w:val="00EE1E32"/>
    <w:rsid w:val="00EE2544"/>
    <w:rsid w:val="00EE43C3"/>
    <w:rsid w:val="00EE4680"/>
    <w:rsid w:val="00EE5666"/>
    <w:rsid w:val="00EF0B07"/>
    <w:rsid w:val="00EF43E0"/>
    <w:rsid w:val="00EF45F4"/>
    <w:rsid w:val="00EF6191"/>
    <w:rsid w:val="00EF75C8"/>
    <w:rsid w:val="00F01655"/>
    <w:rsid w:val="00F03695"/>
    <w:rsid w:val="00F04628"/>
    <w:rsid w:val="00F05148"/>
    <w:rsid w:val="00F05EFA"/>
    <w:rsid w:val="00F0633F"/>
    <w:rsid w:val="00F06FDF"/>
    <w:rsid w:val="00F102B9"/>
    <w:rsid w:val="00F110A4"/>
    <w:rsid w:val="00F123DD"/>
    <w:rsid w:val="00F128C7"/>
    <w:rsid w:val="00F13CBF"/>
    <w:rsid w:val="00F1636D"/>
    <w:rsid w:val="00F16778"/>
    <w:rsid w:val="00F1703C"/>
    <w:rsid w:val="00F172D8"/>
    <w:rsid w:val="00F23646"/>
    <w:rsid w:val="00F2426A"/>
    <w:rsid w:val="00F246B1"/>
    <w:rsid w:val="00F2624B"/>
    <w:rsid w:val="00F309FA"/>
    <w:rsid w:val="00F33A13"/>
    <w:rsid w:val="00F356B0"/>
    <w:rsid w:val="00F36B73"/>
    <w:rsid w:val="00F37183"/>
    <w:rsid w:val="00F37305"/>
    <w:rsid w:val="00F37944"/>
    <w:rsid w:val="00F40B53"/>
    <w:rsid w:val="00F4151B"/>
    <w:rsid w:val="00F4419C"/>
    <w:rsid w:val="00F4638C"/>
    <w:rsid w:val="00F47B5F"/>
    <w:rsid w:val="00F50421"/>
    <w:rsid w:val="00F51602"/>
    <w:rsid w:val="00F516D1"/>
    <w:rsid w:val="00F563AE"/>
    <w:rsid w:val="00F57384"/>
    <w:rsid w:val="00F57BE0"/>
    <w:rsid w:val="00F624DF"/>
    <w:rsid w:val="00F62858"/>
    <w:rsid w:val="00F6310E"/>
    <w:rsid w:val="00F63B85"/>
    <w:rsid w:val="00F65347"/>
    <w:rsid w:val="00F67490"/>
    <w:rsid w:val="00F67631"/>
    <w:rsid w:val="00F70D75"/>
    <w:rsid w:val="00F7170C"/>
    <w:rsid w:val="00F72D0A"/>
    <w:rsid w:val="00F745DA"/>
    <w:rsid w:val="00F74A46"/>
    <w:rsid w:val="00F7527D"/>
    <w:rsid w:val="00F759E4"/>
    <w:rsid w:val="00F75B22"/>
    <w:rsid w:val="00F760A6"/>
    <w:rsid w:val="00F7679E"/>
    <w:rsid w:val="00F76B57"/>
    <w:rsid w:val="00F76F6E"/>
    <w:rsid w:val="00F80D81"/>
    <w:rsid w:val="00F81F03"/>
    <w:rsid w:val="00F82A4F"/>
    <w:rsid w:val="00F84E01"/>
    <w:rsid w:val="00F871D3"/>
    <w:rsid w:val="00F8776C"/>
    <w:rsid w:val="00F909DE"/>
    <w:rsid w:val="00F922E4"/>
    <w:rsid w:val="00F92CBA"/>
    <w:rsid w:val="00F94F7E"/>
    <w:rsid w:val="00F959E6"/>
    <w:rsid w:val="00FA03CF"/>
    <w:rsid w:val="00FA06DF"/>
    <w:rsid w:val="00FA0ED0"/>
    <w:rsid w:val="00FA26FC"/>
    <w:rsid w:val="00FA3B2D"/>
    <w:rsid w:val="00FA53A5"/>
    <w:rsid w:val="00FA7574"/>
    <w:rsid w:val="00FB0296"/>
    <w:rsid w:val="00FB07EA"/>
    <w:rsid w:val="00FB350C"/>
    <w:rsid w:val="00FB3B77"/>
    <w:rsid w:val="00FB6222"/>
    <w:rsid w:val="00FC2271"/>
    <w:rsid w:val="00FC5B57"/>
    <w:rsid w:val="00FC5FEE"/>
    <w:rsid w:val="00FC792E"/>
    <w:rsid w:val="00FC7A80"/>
    <w:rsid w:val="00FC7DCE"/>
    <w:rsid w:val="00FD0256"/>
    <w:rsid w:val="00FD0774"/>
    <w:rsid w:val="00FD1F1E"/>
    <w:rsid w:val="00FD2DDA"/>
    <w:rsid w:val="00FD2FD5"/>
    <w:rsid w:val="00FD3528"/>
    <w:rsid w:val="00FD418E"/>
    <w:rsid w:val="00FD4F02"/>
    <w:rsid w:val="00FD53C8"/>
    <w:rsid w:val="00FD7059"/>
    <w:rsid w:val="00FD7A29"/>
    <w:rsid w:val="00FD7ED2"/>
    <w:rsid w:val="00FE01E6"/>
    <w:rsid w:val="00FE0DE0"/>
    <w:rsid w:val="00FE1F65"/>
    <w:rsid w:val="00FE29F6"/>
    <w:rsid w:val="00FE3034"/>
    <w:rsid w:val="00FE3253"/>
    <w:rsid w:val="00FE32B9"/>
    <w:rsid w:val="00FE38A8"/>
    <w:rsid w:val="00FE3913"/>
    <w:rsid w:val="00FE4F9A"/>
    <w:rsid w:val="00FE66E2"/>
    <w:rsid w:val="00FE6EDB"/>
    <w:rsid w:val="00FF1AD4"/>
    <w:rsid w:val="00FF5BB0"/>
    <w:rsid w:val="00FF7E56"/>
    <w:rsid w:val="77174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4829FB"/>
  <w15:chartTrackingRefBased/>
  <w15:docId w15:val="{19F9818E-EFF2-4AC6-868C-15E241891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37B"/>
    <w:rPr>
      <w:lang w:val="sr-Latn-RS"/>
    </w:rPr>
  </w:style>
  <w:style w:type="paragraph" w:styleId="Heading1">
    <w:name w:val="heading 1"/>
    <w:basedOn w:val="Normal"/>
    <w:next w:val="Normal"/>
    <w:link w:val="Heading1Char"/>
    <w:uiPriority w:val="9"/>
    <w:qFormat/>
    <w:rsid w:val="003B5E02"/>
    <w:pPr>
      <w:keepNext/>
      <w:keepLines/>
      <w:spacing w:before="1200"/>
      <w:outlineLvl w:val="0"/>
    </w:pPr>
    <w:rPr>
      <w:rFonts w:eastAsiaTheme="majorEastAsia" w:cstheme="minorHAnsi"/>
      <w:color w:val="2F5496" w:themeColor="accent1" w:themeShade="BF"/>
      <w:sz w:val="32"/>
      <w:szCs w:val="32"/>
    </w:rPr>
  </w:style>
  <w:style w:type="paragraph" w:styleId="Heading2">
    <w:name w:val="heading 2"/>
    <w:basedOn w:val="Heading3"/>
    <w:next w:val="Normal"/>
    <w:link w:val="Heading2Char"/>
    <w:uiPriority w:val="9"/>
    <w:unhideWhenUsed/>
    <w:qFormat/>
    <w:rsid w:val="00A70B92"/>
    <w:pPr>
      <w:outlineLvl w:val="1"/>
    </w:pPr>
    <w:rPr>
      <w:sz w:val="28"/>
      <w:szCs w:val="28"/>
      <w:lang w:val="en-US"/>
    </w:rPr>
  </w:style>
  <w:style w:type="paragraph" w:styleId="Heading3">
    <w:name w:val="heading 3"/>
    <w:basedOn w:val="Normal"/>
    <w:next w:val="Normal"/>
    <w:link w:val="Heading3Char"/>
    <w:uiPriority w:val="9"/>
    <w:unhideWhenUsed/>
    <w:qFormat/>
    <w:rsid w:val="00A70B92"/>
    <w:pPr>
      <w:keepNext/>
      <w:keepLines/>
      <w:spacing w:before="40"/>
      <w:outlineLvl w:val="2"/>
    </w:pPr>
    <w:rPr>
      <w:rFonts w:eastAsiaTheme="majorEastAsia" w:cstheme="minorHAnsi"/>
      <w:color w:val="1F3763" w:themeColor="accent1" w:themeShade="7F"/>
      <w:sz w:val="24"/>
      <w:szCs w:val="24"/>
    </w:rPr>
  </w:style>
  <w:style w:type="paragraph" w:styleId="Heading4">
    <w:name w:val="heading 4"/>
    <w:basedOn w:val="Normal"/>
    <w:next w:val="Normal"/>
    <w:link w:val="Heading4Char"/>
    <w:uiPriority w:val="9"/>
    <w:unhideWhenUsed/>
    <w:qFormat/>
    <w:rsid w:val="0002182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92B4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41026"/>
    <w:pPr>
      <w:keepNext/>
      <w:keepLines/>
      <w:spacing w:before="40" w:after="0"/>
      <w:outlineLvl w:val="5"/>
    </w:pPr>
    <w:rPr>
      <w:rFonts w:eastAsiaTheme="majorEastAsia"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E41026"/>
    <w:pPr>
      <w:keepNext/>
      <w:keepLines/>
      <w:spacing w:before="40" w:after="0"/>
      <w:outlineLvl w:val="6"/>
    </w:pPr>
    <w:rPr>
      <w:rFonts w:eastAsiaTheme="majorEastAsia"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E41026"/>
    <w:pPr>
      <w:keepNext/>
      <w:keepLines/>
      <w:spacing w:after="0"/>
      <w:outlineLvl w:val="7"/>
    </w:pPr>
    <w:rPr>
      <w:rFonts w:eastAsiaTheme="majorEastAsia"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E41026"/>
    <w:pPr>
      <w:keepNext/>
      <w:keepLines/>
      <w:spacing w:after="0"/>
      <w:outlineLvl w:val="8"/>
    </w:pPr>
    <w:rPr>
      <w:rFonts w:eastAsiaTheme="majorEastAsia" w:cstheme="majorBidi"/>
      <w:color w:val="272727" w:themeColor="text1" w:themeTint="D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964B1"/>
    <w:pPr>
      <w:tabs>
        <w:tab w:val="center" w:pos="4536"/>
        <w:tab w:val="right" w:pos="9072"/>
      </w:tabs>
      <w:spacing w:after="0" w:line="240" w:lineRule="auto"/>
    </w:pPr>
  </w:style>
  <w:style w:type="character" w:customStyle="1" w:styleId="FooterChar">
    <w:name w:val="Footer Char"/>
    <w:basedOn w:val="DefaultParagraphFont"/>
    <w:link w:val="Footer"/>
    <w:uiPriority w:val="99"/>
    <w:rsid w:val="000964B1"/>
    <w:rPr>
      <w:lang w:val="sr-Latn-RS"/>
    </w:rPr>
  </w:style>
  <w:style w:type="paragraph" w:styleId="Header">
    <w:name w:val="header"/>
    <w:basedOn w:val="Normal"/>
    <w:link w:val="HeaderChar"/>
    <w:uiPriority w:val="99"/>
    <w:unhideWhenUsed/>
    <w:rsid w:val="000964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64B1"/>
    <w:rPr>
      <w:lang w:val="sr-Latn-RS"/>
    </w:rPr>
  </w:style>
  <w:style w:type="paragraph" w:styleId="ListParagraph">
    <w:name w:val="List Paragraph"/>
    <w:basedOn w:val="Normal"/>
    <w:uiPriority w:val="34"/>
    <w:qFormat/>
    <w:rsid w:val="000964B1"/>
    <w:pPr>
      <w:ind w:left="720"/>
      <w:contextualSpacing/>
    </w:pPr>
  </w:style>
  <w:style w:type="character" w:customStyle="1" w:styleId="Heading1Char">
    <w:name w:val="Heading 1 Char"/>
    <w:basedOn w:val="DefaultParagraphFont"/>
    <w:link w:val="Heading1"/>
    <w:uiPriority w:val="9"/>
    <w:rsid w:val="003B5E02"/>
    <w:rPr>
      <w:rFonts w:eastAsiaTheme="majorEastAsia" w:cstheme="minorHAnsi"/>
      <w:color w:val="2F5496" w:themeColor="accent1" w:themeShade="BF"/>
      <w:sz w:val="32"/>
      <w:szCs w:val="32"/>
      <w:lang w:val="sr-Latn-RS"/>
    </w:rPr>
  </w:style>
  <w:style w:type="character" w:customStyle="1" w:styleId="Heading2Char">
    <w:name w:val="Heading 2 Char"/>
    <w:basedOn w:val="DefaultParagraphFont"/>
    <w:link w:val="Heading2"/>
    <w:uiPriority w:val="9"/>
    <w:rsid w:val="00A70B92"/>
    <w:rPr>
      <w:rFonts w:eastAsiaTheme="majorEastAsia" w:cstheme="minorHAnsi"/>
      <w:color w:val="1F3763" w:themeColor="accent1" w:themeShade="7F"/>
      <w:sz w:val="28"/>
      <w:szCs w:val="28"/>
    </w:rPr>
  </w:style>
  <w:style w:type="character" w:customStyle="1" w:styleId="Heading3Char">
    <w:name w:val="Heading 3 Char"/>
    <w:basedOn w:val="DefaultParagraphFont"/>
    <w:link w:val="Heading3"/>
    <w:uiPriority w:val="9"/>
    <w:rsid w:val="00A70B92"/>
    <w:rPr>
      <w:rFonts w:eastAsiaTheme="majorEastAsia" w:cstheme="minorHAnsi"/>
      <w:color w:val="1F3763" w:themeColor="accent1" w:themeShade="7F"/>
      <w:sz w:val="24"/>
      <w:szCs w:val="24"/>
      <w:lang w:val="sr-Latn-RS"/>
    </w:rPr>
  </w:style>
  <w:style w:type="character" w:customStyle="1" w:styleId="Heading5Char">
    <w:name w:val="Heading 5 Char"/>
    <w:basedOn w:val="DefaultParagraphFont"/>
    <w:link w:val="Heading5"/>
    <w:uiPriority w:val="9"/>
    <w:semiHidden/>
    <w:rsid w:val="00E92B40"/>
    <w:rPr>
      <w:rFonts w:asciiTheme="majorHAnsi" w:eastAsiaTheme="majorEastAsia" w:hAnsiTheme="majorHAnsi" w:cstheme="majorBidi"/>
      <w:color w:val="2F5496" w:themeColor="accent1" w:themeShade="BF"/>
      <w:lang w:val="sr-Latn-RS"/>
    </w:rPr>
  </w:style>
  <w:style w:type="paragraph" w:customStyle="1" w:styleId="Normal1">
    <w:name w:val="Normal1"/>
    <w:rsid w:val="00E92B40"/>
    <w:pPr>
      <w:spacing w:after="0" w:line="276" w:lineRule="auto"/>
    </w:pPr>
    <w:rPr>
      <w:rFonts w:ascii="Arial" w:eastAsia="Arial" w:hAnsi="Arial" w:cs="Arial"/>
      <w:color w:val="000000"/>
      <w:lang w:bidi="en-US"/>
    </w:rPr>
  </w:style>
  <w:style w:type="character" w:customStyle="1" w:styleId="Heading4Char">
    <w:name w:val="Heading 4 Char"/>
    <w:basedOn w:val="DefaultParagraphFont"/>
    <w:link w:val="Heading4"/>
    <w:uiPriority w:val="9"/>
    <w:rsid w:val="0002182F"/>
    <w:rPr>
      <w:rFonts w:asciiTheme="majorHAnsi" w:eastAsiaTheme="majorEastAsia" w:hAnsiTheme="majorHAnsi" w:cstheme="majorBidi"/>
      <w:i/>
      <w:iCs/>
      <w:color w:val="2F5496" w:themeColor="accent1" w:themeShade="BF"/>
      <w:lang w:val="sr-Latn-RS"/>
    </w:rPr>
  </w:style>
  <w:style w:type="paragraph" w:styleId="BodyText">
    <w:name w:val="Body Text"/>
    <w:basedOn w:val="Normal"/>
    <w:link w:val="BodyTextChar"/>
    <w:uiPriority w:val="1"/>
    <w:qFormat/>
    <w:rsid w:val="003544D5"/>
    <w:pPr>
      <w:widowControl w:val="0"/>
      <w:autoSpaceDE w:val="0"/>
      <w:autoSpaceDN w:val="0"/>
      <w:spacing w:after="0" w:line="240" w:lineRule="auto"/>
    </w:pPr>
    <w:rPr>
      <w:rFonts w:ascii="Arial" w:eastAsia="Arial" w:hAnsi="Arial" w:cs="Arial"/>
      <w:lang w:val="en-US"/>
    </w:rPr>
  </w:style>
  <w:style w:type="character" w:customStyle="1" w:styleId="BodyTextChar">
    <w:name w:val="Body Text Char"/>
    <w:basedOn w:val="DefaultParagraphFont"/>
    <w:link w:val="BodyText"/>
    <w:uiPriority w:val="1"/>
    <w:rsid w:val="003544D5"/>
    <w:rPr>
      <w:rFonts w:ascii="Arial" w:eastAsia="Arial" w:hAnsi="Arial" w:cs="Arial"/>
    </w:rPr>
  </w:style>
  <w:style w:type="paragraph" w:styleId="TOCHeading">
    <w:name w:val="TOC Heading"/>
    <w:basedOn w:val="Heading1"/>
    <w:next w:val="Normal"/>
    <w:uiPriority w:val="39"/>
    <w:unhideWhenUsed/>
    <w:qFormat/>
    <w:rsid w:val="005314F0"/>
    <w:pPr>
      <w:outlineLvl w:val="9"/>
    </w:pPr>
    <w:rPr>
      <w:lang w:val="en-US"/>
    </w:rPr>
  </w:style>
  <w:style w:type="paragraph" w:styleId="TOC1">
    <w:name w:val="toc 1"/>
    <w:basedOn w:val="Normal"/>
    <w:next w:val="Normal"/>
    <w:autoRedefine/>
    <w:uiPriority w:val="39"/>
    <w:unhideWhenUsed/>
    <w:rsid w:val="00E262ED"/>
    <w:pPr>
      <w:tabs>
        <w:tab w:val="right" w:leader="dot" w:pos="9350"/>
      </w:tabs>
      <w:spacing w:after="100"/>
      <w:jc w:val="center"/>
    </w:pPr>
  </w:style>
  <w:style w:type="paragraph" w:styleId="TOC2">
    <w:name w:val="toc 2"/>
    <w:basedOn w:val="Normal"/>
    <w:next w:val="Normal"/>
    <w:autoRedefine/>
    <w:uiPriority w:val="39"/>
    <w:unhideWhenUsed/>
    <w:rsid w:val="005314F0"/>
    <w:pPr>
      <w:spacing w:after="100"/>
      <w:ind w:left="220"/>
    </w:pPr>
  </w:style>
  <w:style w:type="paragraph" w:styleId="TOC3">
    <w:name w:val="toc 3"/>
    <w:basedOn w:val="Normal"/>
    <w:next w:val="Normal"/>
    <w:autoRedefine/>
    <w:uiPriority w:val="39"/>
    <w:unhideWhenUsed/>
    <w:rsid w:val="005314F0"/>
    <w:pPr>
      <w:spacing w:after="100"/>
      <w:ind w:left="440"/>
    </w:pPr>
  </w:style>
  <w:style w:type="character" w:styleId="Hyperlink">
    <w:name w:val="Hyperlink"/>
    <w:basedOn w:val="DefaultParagraphFont"/>
    <w:uiPriority w:val="99"/>
    <w:unhideWhenUsed/>
    <w:rsid w:val="005314F0"/>
    <w:rPr>
      <w:color w:val="0563C1" w:themeColor="hyperlink"/>
      <w:u w:val="single"/>
    </w:rPr>
  </w:style>
  <w:style w:type="paragraph" w:styleId="Caption">
    <w:name w:val="caption"/>
    <w:basedOn w:val="Normal"/>
    <w:next w:val="Normal"/>
    <w:uiPriority w:val="35"/>
    <w:unhideWhenUsed/>
    <w:qFormat/>
    <w:rsid w:val="00FD077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D0774"/>
    <w:pPr>
      <w:spacing w:after="0"/>
    </w:pPr>
  </w:style>
  <w:style w:type="table" w:styleId="TableGrid">
    <w:name w:val="Table Grid"/>
    <w:basedOn w:val="TableNormal"/>
    <w:uiPriority w:val="39"/>
    <w:rsid w:val="00D167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E262ED"/>
    <w:pPr>
      <w:spacing w:after="100"/>
      <w:ind w:left="660"/>
    </w:pPr>
  </w:style>
  <w:style w:type="paragraph" w:customStyle="1" w:styleId="Default">
    <w:name w:val="Default"/>
    <w:rsid w:val="0031460F"/>
    <w:pPr>
      <w:autoSpaceDE w:val="0"/>
      <w:autoSpaceDN w:val="0"/>
      <w:adjustRightInd w:val="0"/>
      <w:spacing w:after="0" w:line="240" w:lineRule="auto"/>
    </w:pPr>
    <w:rPr>
      <w:rFonts w:ascii="Cambria" w:hAnsi="Cambria" w:cs="Cambria"/>
      <w:color w:val="000000"/>
      <w:sz w:val="24"/>
      <w:szCs w:val="24"/>
    </w:rPr>
  </w:style>
  <w:style w:type="paragraph" w:styleId="TOC5">
    <w:name w:val="toc 5"/>
    <w:basedOn w:val="Normal"/>
    <w:next w:val="Normal"/>
    <w:autoRedefine/>
    <w:uiPriority w:val="39"/>
    <w:unhideWhenUsed/>
    <w:rsid w:val="00460C2B"/>
    <w:pPr>
      <w:spacing w:after="100"/>
      <w:ind w:left="880"/>
    </w:pPr>
    <w:rPr>
      <w:rFonts w:eastAsiaTheme="minorEastAsia"/>
      <w:lang w:val="en-US"/>
    </w:rPr>
  </w:style>
  <w:style w:type="paragraph" w:styleId="TOC6">
    <w:name w:val="toc 6"/>
    <w:basedOn w:val="Normal"/>
    <w:next w:val="Normal"/>
    <w:autoRedefine/>
    <w:uiPriority w:val="39"/>
    <w:unhideWhenUsed/>
    <w:rsid w:val="00460C2B"/>
    <w:pPr>
      <w:spacing w:after="100"/>
      <w:ind w:left="1100"/>
    </w:pPr>
    <w:rPr>
      <w:rFonts w:eastAsiaTheme="minorEastAsia"/>
      <w:lang w:val="en-US"/>
    </w:rPr>
  </w:style>
  <w:style w:type="paragraph" w:styleId="TOC7">
    <w:name w:val="toc 7"/>
    <w:basedOn w:val="Normal"/>
    <w:next w:val="Normal"/>
    <w:autoRedefine/>
    <w:uiPriority w:val="39"/>
    <w:unhideWhenUsed/>
    <w:rsid w:val="00460C2B"/>
    <w:pPr>
      <w:spacing w:after="100"/>
      <w:ind w:left="1320"/>
    </w:pPr>
    <w:rPr>
      <w:rFonts w:eastAsiaTheme="minorEastAsia"/>
      <w:lang w:val="en-US"/>
    </w:rPr>
  </w:style>
  <w:style w:type="paragraph" w:styleId="TOC8">
    <w:name w:val="toc 8"/>
    <w:basedOn w:val="Normal"/>
    <w:next w:val="Normal"/>
    <w:autoRedefine/>
    <w:uiPriority w:val="39"/>
    <w:unhideWhenUsed/>
    <w:rsid w:val="00460C2B"/>
    <w:pPr>
      <w:spacing w:after="100"/>
      <w:ind w:left="1540"/>
    </w:pPr>
    <w:rPr>
      <w:rFonts w:eastAsiaTheme="minorEastAsia"/>
      <w:lang w:val="en-US"/>
    </w:rPr>
  </w:style>
  <w:style w:type="paragraph" w:styleId="TOC9">
    <w:name w:val="toc 9"/>
    <w:basedOn w:val="Normal"/>
    <w:next w:val="Normal"/>
    <w:autoRedefine/>
    <w:uiPriority w:val="39"/>
    <w:unhideWhenUsed/>
    <w:rsid w:val="00460C2B"/>
    <w:pPr>
      <w:spacing w:after="100"/>
      <w:ind w:left="1760"/>
    </w:pPr>
    <w:rPr>
      <w:rFonts w:eastAsiaTheme="minorEastAsia"/>
      <w:lang w:val="en-US"/>
    </w:rPr>
  </w:style>
  <w:style w:type="character" w:customStyle="1" w:styleId="UnresolvedMention1">
    <w:name w:val="Unresolved Mention1"/>
    <w:basedOn w:val="DefaultParagraphFont"/>
    <w:uiPriority w:val="99"/>
    <w:semiHidden/>
    <w:unhideWhenUsed/>
    <w:rsid w:val="00460C2B"/>
    <w:rPr>
      <w:color w:val="605E5C"/>
      <w:shd w:val="clear" w:color="auto" w:fill="E1DFDD"/>
    </w:rPr>
  </w:style>
  <w:style w:type="character" w:styleId="CommentReference">
    <w:name w:val="annotation reference"/>
    <w:basedOn w:val="DefaultParagraphFont"/>
    <w:uiPriority w:val="99"/>
    <w:semiHidden/>
    <w:unhideWhenUsed/>
    <w:rsid w:val="001808D0"/>
    <w:rPr>
      <w:sz w:val="16"/>
      <w:szCs w:val="16"/>
    </w:rPr>
  </w:style>
  <w:style w:type="paragraph" w:styleId="CommentText">
    <w:name w:val="annotation text"/>
    <w:basedOn w:val="Normal"/>
    <w:link w:val="CommentTextChar"/>
    <w:uiPriority w:val="99"/>
    <w:unhideWhenUsed/>
    <w:rsid w:val="001808D0"/>
    <w:pPr>
      <w:spacing w:line="240" w:lineRule="auto"/>
    </w:pPr>
    <w:rPr>
      <w:sz w:val="20"/>
      <w:szCs w:val="20"/>
    </w:rPr>
  </w:style>
  <w:style w:type="character" w:customStyle="1" w:styleId="CommentTextChar">
    <w:name w:val="Comment Text Char"/>
    <w:basedOn w:val="DefaultParagraphFont"/>
    <w:link w:val="CommentText"/>
    <w:uiPriority w:val="99"/>
    <w:rsid w:val="001808D0"/>
    <w:rPr>
      <w:sz w:val="20"/>
      <w:szCs w:val="20"/>
      <w:lang w:val="sr-Latn-RS"/>
    </w:rPr>
  </w:style>
  <w:style w:type="paragraph" w:styleId="CommentSubject">
    <w:name w:val="annotation subject"/>
    <w:basedOn w:val="CommentText"/>
    <w:next w:val="CommentText"/>
    <w:link w:val="CommentSubjectChar"/>
    <w:uiPriority w:val="99"/>
    <w:semiHidden/>
    <w:unhideWhenUsed/>
    <w:rsid w:val="001808D0"/>
    <w:rPr>
      <w:b/>
      <w:bCs/>
    </w:rPr>
  </w:style>
  <w:style w:type="character" w:customStyle="1" w:styleId="CommentSubjectChar">
    <w:name w:val="Comment Subject Char"/>
    <w:basedOn w:val="CommentTextChar"/>
    <w:link w:val="CommentSubject"/>
    <w:uiPriority w:val="99"/>
    <w:semiHidden/>
    <w:rsid w:val="001808D0"/>
    <w:rPr>
      <w:b/>
      <w:bCs/>
      <w:sz w:val="20"/>
      <w:szCs w:val="20"/>
      <w:lang w:val="sr-Latn-RS"/>
    </w:rPr>
  </w:style>
  <w:style w:type="paragraph" w:styleId="BalloonText">
    <w:name w:val="Balloon Text"/>
    <w:basedOn w:val="Normal"/>
    <w:link w:val="BalloonTextChar"/>
    <w:uiPriority w:val="99"/>
    <w:semiHidden/>
    <w:unhideWhenUsed/>
    <w:rsid w:val="001808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08D0"/>
    <w:rPr>
      <w:rFonts w:ascii="Segoe UI" w:hAnsi="Segoe UI" w:cs="Segoe UI"/>
      <w:sz w:val="18"/>
      <w:szCs w:val="18"/>
      <w:lang w:val="sr-Latn-RS"/>
    </w:rPr>
  </w:style>
  <w:style w:type="paragraph" w:styleId="EndnoteText">
    <w:name w:val="endnote text"/>
    <w:basedOn w:val="Normal"/>
    <w:link w:val="EndnoteTextChar"/>
    <w:uiPriority w:val="99"/>
    <w:semiHidden/>
    <w:unhideWhenUsed/>
    <w:rsid w:val="005C60D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C60D8"/>
    <w:rPr>
      <w:sz w:val="20"/>
      <w:szCs w:val="20"/>
      <w:lang w:val="sr-Latn-RS"/>
    </w:rPr>
  </w:style>
  <w:style w:type="character" w:styleId="EndnoteReference">
    <w:name w:val="endnote reference"/>
    <w:basedOn w:val="DefaultParagraphFont"/>
    <w:uiPriority w:val="99"/>
    <w:semiHidden/>
    <w:unhideWhenUsed/>
    <w:rsid w:val="005C60D8"/>
    <w:rPr>
      <w:vertAlign w:val="superscript"/>
    </w:rPr>
  </w:style>
  <w:style w:type="character" w:customStyle="1" w:styleId="UnresolvedMention2">
    <w:name w:val="Unresolved Mention2"/>
    <w:basedOn w:val="DefaultParagraphFont"/>
    <w:uiPriority w:val="99"/>
    <w:semiHidden/>
    <w:unhideWhenUsed/>
    <w:rsid w:val="002944FC"/>
    <w:rPr>
      <w:color w:val="605E5C"/>
      <w:shd w:val="clear" w:color="auto" w:fill="E1DFDD"/>
    </w:rPr>
  </w:style>
  <w:style w:type="character" w:customStyle="1" w:styleId="Heading6Char">
    <w:name w:val="Heading 6 Char"/>
    <w:basedOn w:val="DefaultParagraphFont"/>
    <w:link w:val="Heading6"/>
    <w:uiPriority w:val="9"/>
    <w:semiHidden/>
    <w:rsid w:val="00E41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026"/>
    <w:rPr>
      <w:rFonts w:eastAsiaTheme="majorEastAsia" w:cstheme="majorBidi"/>
      <w:color w:val="272727" w:themeColor="text1" w:themeTint="D8"/>
    </w:rPr>
  </w:style>
  <w:style w:type="paragraph" w:styleId="Title">
    <w:name w:val="Title"/>
    <w:basedOn w:val="Normal"/>
    <w:next w:val="Normal"/>
    <w:link w:val="TitleChar"/>
    <w:uiPriority w:val="10"/>
    <w:qFormat/>
    <w:rsid w:val="00E41026"/>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E41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026"/>
    <w:pPr>
      <w:numPr>
        <w:ilvl w:val="1"/>
      </w:numPr>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E41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026"/>
    <w:pPr>
      <w:spacing w:before="160"/>
      <w:jc w:val="center"/>
    </w:pPr>
    <w:rPr>
      <w:i/>
      <w:iCs/>
      <w:color w:val="404040" w:themeColor="text1" w:themeTint="BF"/>
      <w:lang w:val="en-US"/>
    </w:rPr>
  </w:style>
  <w:style w:type="character" w:customStyle="1" w:styleId="QuoteChar">
    <w:name w:val="Quote Char"/>
    <w:basedOn w:val="DefaultParagraphFont"/>
    <w:link w:val="Quote"/>
    <w:uiPriority w:val="29"/>
    <w:rsid w:val="00E41026"/>
    <w:rPr>
      <w:i/>
      <w:iCs/>
      <w:color w:val="404040" w:themeColor="text1" w:themeTint="BF"/>
    </w:rPr>
  </w:style>
  <w:style w:type="character" w:styleId="IntenseEmphasis">
    <w:name w:val="Intense Emphasis"/>
    <w:basedOn w:val="DefaultParagraphFont"/>
    <w:uiPriority w:val="21"/>
    <w:qFormat/>
    <w:rsid w:val="00E41026"/>
    <w:rPr>
      <w:i/>
      <w:iCs/>
      <w:color w:val="2F5496" w:themeColor="accent1" w:themeShade="BF"/>
    </w:rPr>
  </w:style>
  <w:style w:type="paragraph" w:styleId="IntenseQuote">
    <w:name w:val="Intense Quote"/>
    <w:basedOn w:val="Normal"/>
    <w:next w:val="Normal"/>
    <w:link w:val="IntenseQuoteChar"/>
    <w:uiPriority w:val="30"/>
    <w:qFormat/>
    <w:rsid w:val="00E410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val="en-US"/>
    </w:rPr>
  </w:style>
  <w:style w:type="character" w:customStyle="1" w:styleId="IntenseQuoteChar">
    <w:name w:val="Intense Quote Char"/>
    <w:basedOn w:val="DefaultParagraphFont"/>
    <w:link w:val="IntenseQuote"/>
    <w:uiPriority w:val="30"/>
    <w:rsid w:val="00E41026"/>
    <w:rPr>
      <w:i/>
      <w:iCs/>
      <w:color w:val="2F5496" w:themeColor="accent1" w:themeShade="BF"/>
    </w:rPr>
  </w:style>
  <w:style w:type="character" w:styleId="IntenseReference">
    <w:name w:val="Intense Reference"/>
    <w:basedOn w:val="DefaultParagraphFont"/>
    <w:uiPriority w:val="32"/>
    <w:qFormat/>
    <w:rsid w:val="00E41026"/>
    <w:rPr>
      <w:b/>
      <w:bCs/>
      <w:smallCaps/>
      <w:color w:val="2F5496" w:themeColor="accent1" w:themeShade="BF"/>
      <w:spacing w:val="5"/>
    </w:rPr>
  </w:style>
  <w:style w:type="table" w:styleId="GridTable1Light">
    <w:name w:val="Grid Table 1 Light"/>
    <w:basedOn w:val="TableNormal"/>
    <w:uiPriority w:val="46"/>
    <w:rsid w:val="00E4102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E41026"/>
    <w:rPr>
      <w:color w:val="954F72" w:themeColor="followedHyperlink"/>
      <w:u w:val="single"/>
    </w:rPr>
  </w:style>
  <w:style w:type="paragraph" w:styleId="HTMLPreformatted">
    <w:name w:val="HTML Preformatted"/>
    <w:basedOn w:val="Normal"/>
    <w:link w:val="HTMLPreformattedChar"/>
    <w:uiPriority w:val="99"/>
    <w:semiHidden/>
    <w:unhideWhenUsed/>
    <w:rsid w:val="00E41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41026"/>
    <w:rPr>
      <w:rFonts w:ascii="Courier New" w:eastAsia="Times New Roman" w:hAnsi="Courier New" w:cs="Courier New"/>
      <w:sz w:val="20"/>
      <w:szCs w:val="20"/>
    </w:rPr>
  </w:style>
  <w:style w:type="character" w:styleId="HTMLCode">
    <w:name w:val="HTML Code"/>
    <w:basedOn w:val="DefaultParagraphFont"/>
    <w:uiPriority w:val="99"/>
    <w:semiHidden/>
    <w:unhideWhenUsed/>
    <w:rsid w:val="00E41026"/>
    <w:rPr>
      <w:rFonts w:ascii="Courier New" w:eastAsia="Times New Roman" w:hAnsi="Courier New" w:cs="Courier New"/>
      <w:sz w:val="20"/>
      <w:szCs w:val="20"/>
    </w:rPr>
  </w:style>
  <w:style w:type="character" w:customStyle="1" w:styleId="hljs-attr">
    <w:name w:val="hljs-attr"/>
    <w:basedOn w:val="DefaultParagraphFont"/>
    <w:rsid w:val="00E41026"/>
  </w:style>
  <w:style w:type="paragraph" w:styleId="NoSpacing">
    <w:name w:val="No Spacing"/>
    <w:uiPriority w:val="1"/>
    <w:qFormat/>
    <w:rsid w:val="00E41026"/>
    <w:pPr>
      <w:spacing w:after="0" w:line="240" w:lineRule="auto"/>
    </w:pPr>
  </w:style>
  <w:style w:type="paragraph" w:styleId="NormalWeb">
    <w:name w:val="Normal (Web)"/>
    <w:basedOn w:val="Normal"/>
    <w:uiPriority w:val="99"/>
    <w:semiHidden/>
    <w:unhideWhenUsed/>
    <w:rsid w:val="00E4102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sonormal0">
    <w:name w:val="msonormal"/>
    <w:basedOn w:val="Normal"/>
    <w:rsid w:val="00E4102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arked">
    <w:name w:val="marked"/>
    <w:basedOn w:val="Normal"/>
    <w:rsid w:val="00E4102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pln">
    <w:name w:val="pln"/>
    <w:basedOn w:val="DefaultParagraphFont"/>
    <w:rsid w:val="00E41026"/>
  </w:style>
  <w:style w:type="paragraph" w:customStyle="1" w:styleId="active">
    <w:name w:val="active"/>
    <w:basedOn w:val="Normal"/>
    <w:rsid w:val="00E4102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pun">
    <w:name w:val="pun"/>
    <w:basedOn w:val="DefaultParagraphFont"/>
    <w:rsid w:val="00E41026"/>
  </w:style>
  <w:style w:type="character" w:customStyle="1" w:styleId="str">
    <w:name w:val="str"/>
    <w:basedOn w:val="DefaultParagraphFont"/>
    <w:rsid w:val="00E41026"/>
  </w:style>
  <w:style w:type="character" w:customStyle="1" w:styleId="toggle-handle">
    <w:name w:val="toggle-handle"/>
    <w:basedOn w:val="DefaultParagraphFont"/>
    <w:rsid w:val="00E41026"/>
  </w:style>
  <w:style w:type="character" w:customStyle="1" w:styleId="opening">
    <w:name w:val="opening"/>
    <w:basedOn w:val="DefaultParagraphFont"/>
    <w:rsid w:val="00E41026"/>
  </w:style>
  <w:style w:type="character" w:customStyle="1" w:styleId="Closing1">
    <w:name w:val="Closing1"/>
    <w:basedOn w:val="DefaultParagraphFont"/>
    <w:rsid w:val="00E41026"/>
  </w:style>
  <w:style w:type="character" w:customStyle="1" w:styleId="type">
    <w:name w:val="type"/>
    <w:basedOn w:val="DefaultParagraphFont"/>
    <w:rsid w:val="00E41026"/>
  </w:style>
  <w:style w:type="character" w:customStyle="1" w:styleId="name">
    <w:name w:val="name"/>
    <w:basedOn w:val="DefaultParagraphFont"/>
    <w:rsid w:val="00E41026"/>
  </w:style>
  <w:style w:type="character" w:customStyle="1" w:styleId="inner">
    <w:name w:val="inner"/>
    <w:basedOn w:val="DefaultParagraphFont"/>
    <w:rsid w:val="00E41026"/>
  </w:style>
  <w:style w:type="character" w:customStyle="1" w:styleId="format">
    <w:name w:val="format"/>
    <w:basedOn w:val="DefaultParagraphFont"/>
    <w:rsid w:val="00E41026"/>
  </w:style>
  <w:style w:type="paragraph" w:customStyle="1" w:styleId="paragraph">
    <w:name w:val="paragraph"/>
    <w:basedOn w:val="Normal"/>
    <w:rsid w:val="00E4102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extrun">
    <w:name w:val="textrun"/>
    <w:basedOn w:val="DefaultParagraphFont"/>
    <w:rsid w:val="00E41026"/>
  </w:style>
  <w:style w:type="character" w:customStyle="1" w:styleId="normaltextrun">
    <w:name w:val="normaltextrun"/>
    <w:basedOn w:val="DefaultParagraphFont"/>
    <w:rsid w:val="00E41026"/>
  </w:style>
  <w:style w:type="character" w:customStyle="1" w:styleId="eop">
    <w:name w:val="eop"/>
    <w:basedOn w:val="DefaultParagraphFont"/>
    <w:rsid w:val="00E41026"/>
  </w:style>
  <w:style w:type="character" w:customStyle="1" w:styleId="fieldrange">
    <w:name w:val="fieldrange"/>
    <w:basedOn w:val="DefaultParagraphFont"/>
    <w:rsid w:val="00E41026"/>
  </w:style>
  <w:style w:type="character" w:customStyle="1" w:styleId="pagebreakblob">
    <w:name w:val="pagebreakblob"/>
    <w:basedOn w:val="DefaultParagraphFont"/>
    <w:rsid w:val="00E41026"/>
  </w:style>
  <w:style w:type="character" w:customStyle="1" w:styleId="pagebreakborderspan">
    <w:name w:val="pagebreakborderspan"/>
    <w:basedOn w:val="DefaultParagraphFont"/>
    <w:rsid w:val="00E41026"/>
  </w:style>
  <w:style w:type="character" w:customStyle="1" w:styleId="pagebreaktextspan">
    <w:name w:val="pagebreaktextspan"/>
    <w:basedOn w:val="DefaultParagraphFont"/>
    <w:rsid w:val="00E41026"/>
  </w:style>
  <w:style w:type="character" w:customStyle="1" w:styleId="linebreakblob">
    <w:name w:val="linebreakblob"/>
    <w:basedOn w:val="DefaultParagraphFont"/>
    <w:rsid w:val="00E41026"/>
  </w:style>
  <w:style w:type="character" w:customStyle="1" w:styleId="scxw110852009">
    <w:name w:val="scxw110852009"/>
    <w:basedOn w:val="DefaultParagraphFont"/>
    <w:rsid w:val="00E41026"/>
  </w:style>
  <w:style w:type="paragraph" w:styleId="ListBullet">
    <w:name w:val="List Bullet"/>
    <w:basedOn w:val="Normal"/>
    <w:uiPriority w:val="99"/>
    <w:unhideWhenUsed/>
    <w:rsid w:val="00313C8A"/>
    <w:pPr>
      <w:numPr>
        <w:numId w:val="11"/>
      </w:numPr>
      <w:contextualSpacing/>
    </w:pPr>
  </w:style>
  <w:style w:type="paragraph" w:styleId="FootnoteText">
    <w:name w:val="footnote text"/>
    <w:basedOn w:val="Normal"/>
    <w:link w:val="FootnoteTextChar"/>
    <w:uiPriority w:val="99"/>
    <w:semiHidden/>
    <w:unhideWhenUsed/>
    <w:rsid w:val="00945821"/>
    <w:pPr>
      <w:spacing w:after="0" w:line="240" w:lineRule="auto"/>
    </w:pPr>
    <w:rPr>
      <w:rFonts w:ascii="Times New Roman" w:hAnsi="Times New Roman" w:cs="Times New Roman"/>
      <w:sz w:val="24"/>
      <w:szCs w:val="24"/>
      <w:lang w:val="en-US"/>
    </w:rPr>
  </w:style>
  <w:style w:type="character" w:customStyle="1" w:styleId="FootnoteTextChar">
    <w:name w:val="Footnote Text Char"/>
    <w:basedOn w:val="DefaultParagraphFont"/>
    <w:link w:val="FootnoteText"/>
    <w:uiPriority w:val="99"/>
    <w:semiHidden/>
    <w:rsid w:val="00945821"/>
    <w:rPr>
      <w:rFonts w:ascii="Times New Roman" w:hAnsi="Times New Roman" w:cs="Times New Roman"/>
      <w:sz w:val="24"/>
      <w:szCs w:val="24"/>
    </w:rPr>
  </w:style>
  <w:style w:type="character" w:styleId="Strong">
    <w:name w:val="Strong"/>
    <w:basedOn w:val="DefaultParagraphFont"/>
    <w:uiPriority w:val="22"/>
    <w:qFormat/>
    <w:rsid w:val="00865765"/>
    <w:rPr>
      <w:b/>
      <w:bCs/>
    </w:rPr>
  </w:style>
  <w:style w:type="character" w:styleId="UnresolvedMention">
    <w:name w:val="Unresolved Mention"/>
    <w:basedOn w:val="DefaultParagraphFont"/>
    <w:uiPriority w:val="99"/>
    <w:semiHidden/>
    <w:unhideWhenUsed/>
    <w:rsid w:val="006D556B"/>
    <w:rPr>
      <w:color w:val="605E5C"/>
      <w:shd w:val="clear" w:color="auto" w:fill="E1DFDD"/>
    </w:rPr>
  </w:style>
  <w:style w:type="paragraph" w:styleId="Revision">
    <w:name w:val="Revision"/>
    <w:hidden/>
    <w:uiPriority w:val="99"/>
    <w:semiHidden/>
    <w:rsid w:val="005550F6"/>
    <w:pPr>
      <w:spacing w:after="0" w:line="240" w:lineRule="auto"/>
    </w:pPr>
    <w:rPr>
      <w:lang w:val="sr-Latn-R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570">
      <w:bodyDiv w:val="1"/>
      <w:marLeft w:val="0"/>
      <w:marRight w:val="0"/>
      <w:marTop w:val="0"/>
      <w:marBottom w:val="0"/>
      <w:divBdr>
        <w:top w:val="none" w:sz="0" w:space="0" w:color="auto"/>
        <w:left w:val="none" w:sz="0" w:space="0" w:color="auto"/>
        <w:bottom w:val="none" w:sz="0" w:space="0" w:color="auto"/>
        <w:right w:val="none" w:sz="0" w:space="0" w:color="auto"/>
      </w:divBdr>
    </w:div>
    <w:div w:id="18361231">
      <w:bodyDiv w:val="1"/>
      <w:marLeft w:val="0"/>
      <w:marRight w:val="0"/>
      <w:marTop w:val="0"/>
      <w:marBottom w:val="0"/>
      <w:divBdr>
        <w:top w:val="none" w:sz="0" w:space="0" w:color="auto"/>
        <w:left w:val="none" w:sz="0" w:space="0" w:color="auto"/>
        <w:bottom w:val="none" w:sz="0" w:space="0" w:color="auto"/>
        <w:right w:val="none" w:sz="0" w:space="0" w:color="auto"/>
      </w:divBdr>
    </w:div>
    <w:div w:id="35088652">
      <w:bodyDiv w:val="1"/>
      <w:marLeft w:val="0"/>
      <w:marRight w:val="0"/>
      <w:marTop w:val="0"/>
      <w:marBottom w:val="0"/>
      <w:divBdr>
        <w:top w:val="none" w:sz="0" w:space="0" w:color="auto"/>
        <w:left w:val="none" w:sz="0" w:space="0" w:color="auto"/>
        <w:bottom w:val="none" w:sz="0" w:space="0" w:color="auto"/>
        <w:right w:val="none" w:sz="0" w:space="0" w:color="auto"/>
      </w:divBdr>
    </w:div>
    <w:div w:id="36008833">
      <w:bodyDiv w:val="1"/>
      <w:marLeft w:val="0"/>
      <w:marRight w:val="0"/>
      <w:marTop w:val="0"/>
      <w:marBottom w:val="0"/>
      <w:divBdr>
        <w:top w:val="none" w:sz="0" w:space="0" w:color="auto"/>
        <w:left w:val="none" w:sz="0" w:space="0" w:color="auto"/>
        <w:bottom w:val="none" w:sz="0" w:space="0" w:color="auto"/>
        <w:right w:val="none" w:sz="0" w:space="0" w:color="auto"/>
      </w:divBdr>
    </w:div>
    <w:div w:id="41096296">
      <w:bodyDiv w:val="1"/>
      <w:marLeft w:val="0"/>
      <w:marRight w:val="0"/>
      <w:marTop w:val="0"/>
      <w:marBottom w:val="0"/>
      <w:divBdr>
        <w:top w:val="none" w:sz="0" w:space="0" w:color="auto"/>
        <w:left w:val="none" w:sz="0" w:space="0" w:color="auto"/>
        <w:bottom w:val="none" w:sz="0" w:space="0" w:color="auto"/>
        <w:right w:val="none" w:sz="0" w:space="0" w:color="auto"/>
      </w:divBdr>
    </w:div>
    <w:div w:id="80025247">
      <w:bodyDiv w:val="1"/>
      <w:marLeft w:val="0"/>
      <w:marRight w:val="0"/>
      <w:marTop w:val="0"/>
      <w:marBottom w:val="0"/>
      <w:divBdr>
        <w:top w:val="none" w:sz="0" w:space="0" w:color="auto"/>
        <w:left w:val="none" w:sz="0" w:space="0" w:color="auto"/>
        <w:bottom w:val="none" w:sz="0" w:space="0" w:color="auto"/>
        <w:right w:val="none" w:sz="0" w:space="0" w:color="auto"/>
      </w:divBdr>
    </w:div>
    <w:div w:id="105081396">
      <w:bodyDiv w:val="1"/>
      <w:marLeft w:val="0"/>
      <w:marRight w:val="0"/>
      <w:marTop w:val="0"/>
      <w:marBottom w:val="0"/>
      <w:divBdr>
        <w:top w:val="none" w:sz="0" w:space="0" w:color="auto"/>
        <w:left w:val="none" w:sz="0" w:space="0" w:color="auto"/>
        <w:bottom w:val="none" w:sz="0" w:space="0" w:color="auto"/>
        <w:right w:val="none" w:sz="0" w:space="0" w:color="auto"/>
      </w:divBdr>
    </w:div>
    <w:div w:id="122191311">
      <w:bodyDiv w:val="1"/>
      <w:marLeft w:val="0"/>
      <w:marRight w:val="0"/>
      <w:marTop w:val="0"/>
      <w:marBottom w:val="0"/>
      <w:divBdr>
        <w:top w:val="none" w:sz="0" w:space="0" w:color="auto"/>
        <w:left w:val="none" w:sz="0" w:space="0" w:color="auto"/>
        <w:bottom w:val="none" w:sz="0" w:space="0" w:color="auto"/>
        <w:right w:val="none" w:sz="0" w:space="0" w:color="auto"/>
      </w:divBdr>
    </w:div>
    <w:div w:id="175462385">
      <w:bodyDiv w:val="1"/>
      <w:marLeft w:val="0"/>
      <w:marRight w:val="0"/>
      <w:marTop w:val="0"/>
      <w:marBottom w:val="0"/>
      <w:divBdr>
        <w:top w:val="none" w:sz="0" w:space="0" w:color="auto"/>
        <w:left w:val="none" w:sz="0" w:space="0" w:color="auto"/>
        <w:bottom w:val="none" w:sz="0" w:space="0" w:color="auto"/>
        <w:right w:val="none" w:sz="0" w:space="0" w:color="auto"/>
      </w:divBdr>
    </w:div>
    <w:div w:id="234583866">
      <w:bodyDiv w:val="1"/>
      <w:marLeft w:val="0"/>
      <w:marRight w:val="0"/>
      <w:marTop w:val="0"/>
      <w:marBottom w:val="0"/>
      <w:divBdr>
        <w:top w:val="none" w:sz="0" w:space="0" w:color="auto"/>
        <w:left w:val="none" w:sz="0" w:space="0" w:color="auto"/>
        <w:bottom w:val="none" w:sz="0" w:space="0" w:color="auto"/>
        <w:right w:val="none" w:sz="0" w:space="0" w:color="auto"/>
      </w:divBdr>
    </w:div>
    <w:div w:id="272177003">
      <w:bodyDiv w:val="1"/>
      <w:marLeft w:val="0"/>
      <w:marRight w:val="0"/>
      <w:marTop w:val="0"/>
      <w:marBottom w:val="0"/>
      <w:divBdr>
        <w:top w:val="none" w:sz="0" w:space="0" w:color="auto"/>
        <w:left w:val="none" w:sz="0" w:space="0" w:color="auto"/>
        <w:bottom w:val="none" w:sz="0" w:space="0" w:color="auto"/>
        <w:right w:val="none" w:sz="0" w:space="0" w:color="auto"/>
      </w:divBdr>
    </w:div>
    <w:div w:id="281543267">
      <w:bodyDiv w:val="1"/>
      <w:marLeft w:val="0"/>
      <w:marRight w:val="0"/>
      <w:marTop w:val="0"/>
      <w:marBottom w:val="0"/>
      <w:divBdr>
        <w:top w:val="none" w:sz="0" w:space="0" w:color="auto"/>
        <w:left w:val="none" w:sz="0" w:space="0" w:color="auto"/>
        <w:bottom w:val="none" w:sz="0" w:space="0" w:color="auto"/>
        <w:right w:val="none" w:sz="0" w:space="0" w:color="auto"/>
      </w:divBdr>
    </w:div>
    <w:div w:id="292373230">
      <w:bodyDiv w:val="1"/>
      <w:marLeft w:val="0"/>
      <w:marRight w:val="0"/>
      <w:marTop w:val="0"/>
      <w:marBottom w:val="0"/>
      <w:divBdr>
        <w:top w:val="none" w:sz="0" w:space="0" w:color="auto"/>
        <w:left w:val="none" w:sz="0" w:space="0" w:color="auto"/>
        <w:bottom w:val="none" w:sz="0" w:space="0" w:color="auto"/>
        <w:right w:val="none" w:sz="0" w:space="0" w:color="auto"/>
      </w:divBdr>
    </w:div>
    <w:div w:id="313485771">
      <w:bodyDiv w:val="1"/>
      <w:marLeft w:val="0"/>
      <w:marRight w:val="0"/>
      <w:marTop w:val="0"/>
      <w:marBottom w:val="0"/>
      <w:divBdr>
        <w:top w:val="none" w:sz="0" w:space="0" w:color="auto"/>
        <w:left w:val="none" w:sz="0" w:space="0" w:color="auto"/>
        <w:bottom w:val="none" w:sz="0" w:space="0" w:color="auto"/>
        <w:right w:val="none" w:sz="0" w:space="0" w:color="auto"/>
      </w:divBdr>
    </w:div>
    <w:div w:id="378668125">
      <w:bodyDiv w:val="1"/>
      <w:marLeft w:val="0"/>
      <w:marRight w:val="0"/>
      <w:marTop w:val="0"/>
      <w:marBottom w:val="0"/>
      <w:divBdr>
        <w:top w:val="none" w:sz="0" w:space="0" w:color="auto"/>
        <w:left w:val="none" w:sz="0" w:space="0" w:color="auto"/>
        <w:bottom w:val="none" w:sz="0" w:space="0" w:color="auto"/>
        <w:right w:val="none" w:sz="0" w:space="0" w:color="auto"/>
      </w:divBdr>
    </w:div>
    <w:div w:id="390811217">
      <w:bodyDiv w:val="1"/>
      <w:marLeft w:val="0"/>
      <w:marRight w:val="0"/>
      <w:marTop w:val="0"/>
      <w:marBottom w:val="0"/>
      <w:divBdr>
        <w:top w:val="none" w:sz="0" w:space="0" w:color="auto"/>
        <w:left w:val="none" w:sz="0" w:space="0" w:color="auto"/>
        <w:bottom w:val="none" w:sz="0" w:space="0" w:color="auto"/>
        <w:right w:val="none" w:sz="0" w:space="0" w:color="auto"/>
      </w:divBdr>
      <w:divsChild>
        <w:div w:id="70004386">
          <w:marLeft w:val="0"/>
          <w:marRight w:val="0"/>
          <w:marTop w:val="0"/>
          <w:marBottom w:val="0"/>
          <w:divBdr>
            <w:top w:val="none" w:sz="0" w:space="0" w:color="auto"/>
            <w:left w:val="none" w:sz="0" w:space="0" w:color="auto"/>
            <w:bottom w:val="none" w:sz="0" w:space="0" w:color="auto"/>
            <w:right w:val="none" w:sz="0" w:space="0" w:color="auto"/>
          </w:divBdr>
          <w:divsChild>
            <w:div w:id="210541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10751">
      <w:bodyDiv w:val="1"/>
      <w:marLeft w:val="0"/>
      <w:marRight w:val="0"/>
      <w:marTop w:val="0"/>
      <w:marBottom w:val="0"/>
      <w:divBdr>
        <w:top w:val="none" w:sz="0" w:space="0" w:color="auto"/>
        <w:left w:val="none" w:sz="0" w:space="0" w:color="auto"/>
        <w:bottom w:val="none" w:sz="0" w:space="0" w:color="auto"/>
        <w:right w:val="none" w:sz="0" w:space="0" w:color="auto"/>
      </w:divBdr>
    </w:div>
    <w:div w:id="552161570">
      <w:bodyDiv w:val="1"/>
      <w:marLeft w:val="0"/>
      <w:marRight w:val="0"/>
      <w:marTop w:val="0"/>
      <w:marBottom w:val="0"/>
      <w:divBdr>
        <w:top w:val="none" w:sz="0" w:space="0" w:color="auto"/>
        <w:left w:val="none" w:sz="0" w:space="0" w:color="auto"/>
        <w:bottom w:val="none" w:sz="0" w:space="0" w:color="auto"/>
        <w:right w:val="none" w:sz="0" w:space="0" w:color="auto"/>
      </w:divBdr>
    </w:div>
    <w:div w:id="559707727">
      <w:bodyDiv w:val="1"/>
      <w:marLeft w:val="0"/>
      <w:marRight w:val="0"/>
      <w:marTop w:val="0"/>
      <w:marBottom w:val="0"/>
      <w:divBdr>
        <w:top w:val="none" w:sz="0" w:space="0" w:color="auto"/>
        <w:left w:val="none" w:sz="0" w:space="0" w:color="auto"/>
        <w:bottom w:val="none" w:sz="0" w:space="0" w:color="auto"/>
        <w:right w:val="none" w:sz="0" w:space="0" w:color="auto"/>
      </w:divBdr>
      <w:divsChild>
        <w:div w:id="1693147534">
          <w:marLeft w:val="0"/>
          <w:marRight w:val="0"/>
          <w:marTop w:val="0"/>
          <w:marBottom w:val="0"/>
          <w:divBdr>
            <w:top w:val="none" w:sz="0" w:space="0" w:color="auto"/>
            <w:left w:val="none" w:sz="0" w:space="0" w:color="auto"/>
            <w:bottom w:val="none" w:sz="0" w:space="0" w:color="auto"/>
            <w:right w:val="none" w:sz="0" w:space="0" w:color="auto"/>
          </w:divBdr>
          <w:divsChild>
            <w:div w:id="1899825045">
              <w:marLeft w:val="0"/>
              <w:marRight w:val="0"/>
              <w:marTop w:val="0"/>
              <w:marBottom w:val="0"/>
              <w:divBdr>
                <w:top w:val="none" w:sz="0" w:space="0" w:color="auto"/>
                <w:left w:val="none" w:sz="0" w:space="0" w:color="auto"/>
                <w:bottom w:val="none" w:sz="0" w:space="0" w:color="auto"/>
                <w:right w:val="none" w:sz="0" w:space="0" w:color="auto"/>
              </w:divBdr>
              <w:divsChild>
                <w:div w:id="655181705">
                  <w:marLeft w:val="0"/>
                  <w:marRight w:val="0"/>
                  <w:marTop w:val="0"/>
                  <w:marBottom w:val="0"/>
                  <w:divBdr>
                    <w:top w:val="none" w:sz="0" w:space="0" w:color="auto"/>
                    <w:left w:val="none" w:sz="0" w:space="0" w:color="auto"/>
                    <w:bottom w:val="none" w:sz="0" w:space="0" w:color="auto"/>
                    <w:right w:val="none" w:sz="0" w:space="0" w:color="auto"/>
                  </w:divBdr>
                </w:div>
                <w:div w:id="1588273464">
                  <w:marLeft w:val="0"/>
                  <w:marRight w:val="0"/>
                  <w:marTop w:val="0"/>
                  <w:marBottom w:val="0"/>
                  <w:divBdr>
                    <w:top w:val="none" w:sz="0" w:space="0" w:color="auto"/>
                    <w:left w:val="none" w:sz="0" w:space="0" w:color="auto"/>
                    <w:bottom w:val="none" w:sz="0" w:space="0" w:color="auto"/>
                    <w:right w:val="none" w:sz="0" w:space="0" w:color="auto"/>
                  </w:divBdr>
                </w:div>
                <w:div w:id="210884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565756">
          <w:marLeft w:val="0"/>
          <w:marRight w:val="0"/>
          <w:marTop w:val="0"/>
          <w:marBottom w:val="0"/>
          <w:divBdr>
            <w:top w:val="none" w:sz="0" w:space="0" w:color="auto"/>
            <w:left w:val="none" w:sz="0" w:space="0" w:color="auto"/>
            <w:bottom w:val="none" w:sz="0" w:space="0" w:color="auto"/>
            <w:right w:val="none" w:sz="0" w:space="0" w:color="auto"/>
          </w:divBdr>
          <w:divsChild>
            <w:div w:id="326716718">
              <w:marLeft w:val="0"/>
              <w:marRight w:val="0"/>
              <w:marTop w:val="0"/>
              <w:marBottom w:val="0"/>
              <w:divBdr>
                <w:top w:val="none" w:sz="0" w:space="0" w:color="auto"/>
                <w:left w:val="none" w:sz="0" w:space="0" w:color="auto"/>
                <w:bottom w:val="none" w:sz="0" w:space="0" w:color="auto"/>
                <w:right w:val="none" w:sz="0" w:space="0" w:color="auto"/>
              </w:divBdr>
              <w:divsChild>
                <w:div w:id="63703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634583">
      <w:bodyDiv w:val="1"/>
      <w:marLeft w:val="0"/>
      <w:marRight w:val="0"/>
      <w:marTop w:val="0"/>
      <w:marBottom w:val="0"/>
      <w:divBdr>
        <w:top w:val="none" w:sz="0" w:space="0" w:color="auto"/>
        <w:left w:val="none" w:sz="0" w:space="0" w:color="auto"/>
        <w:bottom w:val="none" w:sz="0" w:space="0" w:color="auto"/>
        <w:right w:val="none" w:sz="0" w:space="0" w:color="auto"/>
      </w:divBdr>
    </w:div>
    <w:div w:id="808135268">
      <w:bodyDiv w:val="1"/>
      <w:marLeft w:val="0"/>
      <w:marRight w:val="0"/>
      <w:marTop w:val="0"/>
      <w:marBottom w:val="0"/>
      <w:divBdr>
        <w:top w:val="none" w:sz="0" w:space="0" w:color="auto"/>
        <w:left w:val="none" w:sz="0" w:space="0" w:color="auto"/>
        <w:bottom w:val="none" w:sz="0" w:space="0" w:color="auto"/>
        <w:right w:val="none" w:sz="0" w:space="0" w:color="auto"/>
      </w:divBdr>
    </w:div>
    <w:div w:id="928080268">
      <w:bodyDiv w:val="1"/>
      <w:marLeft w:val="0"/>
      <w:marRight w:val="0"/>
      <w:marTop w:val="0"/>
      <w:marBottom w:val="0"/>
      <w:divBdr>
        <w:top w:val="none" w:sz="0" w:space="0" w:color="auto"/>
        <w:left w:val="none" w:sz="0" w:space="0" w:color="auto"/>
        <w:bottom w:val="none" w:sz="0" w:space="0" w:color="auto"/>
        <w:right w:val="none" w:sz="0" w:space="0" w:color="auto"/>
      </w:divBdr>
    </w:div>
    <w:div w:id="963774772">
      <w:bodyDiv w:val="1"/>
      <w:marLeft w:val="0"/>
      <w:marRight w:val="0"/>
      <w:marTop w:val="0"/>
      <w:marBottom w:val="0"/>
      <w:divBdr>
        <w:top w:val="none" w:sz="0" w:space="0" w:color="auto"/>
        <w:left w:val="none" w:sz="0" w:space="0" w:color="auto"/>
        <w:bottom w:val="none" w:sz="0" w:space="0" w:color="auto"/>
        <w:right w:val="none" w:sz="0" w:space="0" w:color="auto"/>
      </w:divBdr>
    </w:div>
    <w:div w:id="970475074">
      <w:bodyDiv w:val="1"/>
      <w:marLeft w:val="0"/>
      <w:marRight w:val="0"/>
      <w:marTop w:val="0"/>
      <w:marBottom w:val="0"/>
      <w:divBdr>
        <w:top w:val="none" w:sz="0" w:space="0" w:color="auto"/>
        <w:left w:val="none" w:sz="0" w:space="0" w:color="auto"/>
        <w:bottom w:val="none" w:sz="0" w:space="0" w:color="auto"/>
        <w:right w:val="none" w:sz="0" w:space="0" w:color="auto"/>
      </w:divBdr>
    </w:div>
    <w:div w:id="983971456">
      <w:bodyDiv w:val="1"/>
      <w:marLeft w:val="0"/>
      <w:marRight w:val="0"/>
      <w:marTop w:val="0"/>
      <w:marBottom w:val="0"/>
      <w:divBdr>
        <w:top w:val="none" w:sz="0" w:space="0" w:color="auto"/>
        <w:left w:val="none" w:sz="0" w:space="0" w:color="auto"/>
        <w:bottom w:val="none" w:sz="0" w:space="0" w:color="auto"/>
        <w:right w:val="none" w:sz="0" w:space="0" w:color="auto"/>
      </w:divBdr>
      <w:divsChild>
        <w:div w:id="1785886249">
          <w:marLeft w:val="0"/>
          <w:marRight w:val="0"/>
          <w:marTop w:val="0"/>
          <w:marBottom w:val="0"/>
          <w:divBdr>
            <w:top w:val="none" w:sz="0" w:space="0" w:color="auto"/>
            <w:left w:val="none" w:sz="0" w:space="0" w:color="auto"/>
            <w:bottom w:val="none" w:sz="0" w:space="0" w:color="auto"/>
            <w:right w:val="none" w:sz="0" w:space="0" w:color="auto"/>
          </w:divBdr>
          <w:divsChild>
            <w:div w:id="12017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82265">
      <w:bodyDiv w:val="1"/>
      <w:marLeft w:val="0"/>
      <w:marRight w:val="0"/>
      <w:marTop w:val="0"/>
      <w:marBottom w:val="0"/>
      <w:divBdr>
        <w:top w:val="none" w:sz="0" w:space="0" w:color="auto"/>
        <w:left w:val="none" w:sz="0" w:space="0" w:color="auto"/>
        <w:bottom w:val="none" w:sz="0" w:space="0" w:color="auto"/>
        <w:right w:val="none" w:sz="0" w:space="0" w:color="auto"/>
      </w:divBdr>
    </w:div>
    <w:div w:id="1121001456">
      <w:bodyDiv w:val="1"/>
      <w:marLeft w:val="0"/>
      <w:marRight w:val="0"/>
      <w:marTop w:val="0"/>
      <w:marBottom w:val="0"/>
      <w:divBdr>
        <w:top w:val="none" w:sz="0" w:space="0" w:color="auto"/>
        <w:left w:val="none" w:sz="0" w:space="0" w:color="auto"/>
        <w:bottom w:val="none" w:sz="0" w:space="0" w:color="auto"/>
        <w:right w:val="none" w:sz="0" w:space="0" w:color="auto"/>
      </w:divBdr>
    </w:div>
    <w:div w:id="1179154904">
      <w:bodyDiv w:val="1"/>
      <w:marLeft w:val="0"/>
      <w:marRight w:val="0"/>
      <w:marTop w:val="0"/>
      <w:marBottom w:val="0"/>
      <w:divBdr>
        <w:top w:val="none" w:sz="0" w:space="0" w:color="auto"/>
        <w:left w:val="none" w:sz="0" w:space="0" w:color="auto"/>
        <w:bottom w:val="none" w:sz="0" w:space="0" w:color="auto"/>
        <w:right w:val="none" w:sz="0" w:space="0" w:color="auto"/>
      </w:divBdr>
    </w:div>
    <w:div w:id="1223522232">
      <w:bodyDiv w:val="1"/>
      <w:marLeft w:val="0"/>
      <w:marRight w:val="0"/>
      <w:marTop w:val="0"/>
      <w:marBottom w:val="0"/>
      <w:divBdr>
        <w:top w:val="none" w:sz="0" w:space="0" w:color="auto"/>
        <w:left w:val="none" w:sz="0" w:space="0" w:color="auto"/>
        <w:bottom w:val="none" w:sz="0" w:space="0" w:color="auto"/>
        <w:right w:val="none" w:sz="0" w:space="0" w:color="auto"/>
      </w:divBdr>
    </w:div>
    <w:div w:id="1242258789">
      <w:bodyDiv w:val="1"/>
      <w:marLeft w:val="0"/>
      <w:marRight w:val="0"/>
      <w:marTop w:val="0"/>
      <w:marBottom w:val="0"/>
      <w:divBdr>
        <w:top w:val="none" w:sz="0" w:space="0" w:color="auto"/>
        <w:left w:val="none" w:sz="0" w:space="0" w:color="auto"/>
        <w:bottom w:val="none" w:sz="0" w:space="0" w:color="auto"/>
        <w:right w:val="none" w:sz="0" w:space="0" w:color="auto"/>
      </w:divBdr>
    </w:div>
    <w:div w:id="1311598634">
      <w:bodyDiv w:val="1"/>
      <w:marLeft w:val="0"/>
      <w:marRight w:val="0"/>
      <w:marTop w:val="0"/>
      <w:marBottom w:val="0"/>
      <w:divBdr>
        <w:top w:val="none" w:sz="0" w:space="0" w:color="auto"/>
        <w:left w:val="none" w:sz="0" w:space="0" w:color="auto"/>
        <w:bottom w:val="none" w:sz="0" w:space="0" w:color="auto"/>
        <w:right w:val="none" w:sz="0" w:space="0" w:color="auto"/>
      </w:divBdr>
    </w:div>
    <w:div w:id="1376084214">
      <w:bodyDiv w:val="1"/>
      <w:marLeft w:val="0"/>
      <w:marRight w:val="0"/>
      <w:marTop w:val="0"/>
      <w:marBottom w:val="0"/>
      <w:divBdr>
        <w:top w:val="none" w:sz="0" w:space="0" w:color="auto"/>
        <w:left w:val="none" w:sz="0" w:space="0" w:color="auto"/>
        <w:bottom w:val="none" w:sz="0" w:space="0" w:color="auto"/>
        <w:right w:val="none" w:sz="0" w:space="0" w:color="auto"/>
      </w:divBdr>
      <w:divsChild>
        <w:div w:id="716439727">
          <w:marLeft w:val="0"/>
          <w:marRight w:val="0"/>
          <w:marTop w:val="0"/>
          <w:marBottom w:val="0"/>
          <w:divBdr>
            <w:top w:val="none" w:sz="0" w:space="0" w:color="auto"/>
            <w:left w:val="none" w:sz="0" w:space="0" w:color="auto"/>
            <w:bottom w:val="none" w:sz="0" w:space="0" w:color="auto"/>
            <w:right w:val="none" w:sz="0" w:space="0" w:color="auto"/>
          </w:divBdr>
          <w:divsChild>
            <w:div w:id="59725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60867">
      <w:bodyDiv w:val="1"/>
      <w:marLeft w:val="0"/>
      <w:marRight w:val="0"/>
      <w:marTop w:val="0"/>
      <w:marBottom w:val="0"/>
      <w:divBdr>
        <w:top w:val="none" w:sz="0" w:space="0" w:color="auto"/>
        <w:left w:val="none" w:sz="0" w:space="0" w:color="auto"/>
        <w:bottom w:val="none" w:sz="0" w:space="0" w:color="auto"/>
        <w:right w:val="none" w:sz="0" w:space="0" w:color="auto"/>
      </w:divBdr>
    </w:div>
    <w:div w:id="1436949557">
      <w:bodyDiv w:val="1"/>
      <w:marLeft w:val="0"/>
      <w:marRight w:val="0"/>
      <w:marTop w:val="0"/>
      <w:marBottom w:val="0"/>
      <w:divBdr>
        <w:top w:val="none" w:sz="0" w:space="0" w:color="auto"/>
        <w:left w:val="none" w:sz="0" w:space="0" w:color="auto"/>
        <w:bottom w:val="none" w:sz="0" w:space="0" w:color="auto"/>
        <w:right w:val="none" w:sz="0" w:space="0" w:color="auto"/>
      </w:divBdr>
    </w:div>
    <w:div w:id="1507939140">
      <w:bodyDiv w:val="1"/>
      <w:marLeft w:val="0"/>
      <w:marRight w:val="0"/>
      <w:marTop w:val="0"/>
      <w:marBottom w:val="0"/>
      <w:divBdr>
        <w:top w:val="none" w:sz="0" w:space="0" w:color="auto"/>
        <w:left w:val="none" w:sz="0" w:space="0" w:color="auto"/>
        <w:bottom w:val="none" w:sz="0" w:space="0" w:color="auto"/>
        <w:right w:val="none" w:sz="0" w:space="0" w:color="auto"/>
      </w:divBdr>
    </w:div>
    <w:div w:id="1563373063">
      <w:bodyDiv w:val="1"/>
      <w:marLeft w:val="0"/>
      <w:marRight w:val="0"/>
      <w:marTop w:val="0"/>
      <w:marBottom w:val="0"/>
      <w:divBdr>
        <w:top w:val="none" w:sz="0" w:space="0" w:color="auto"/>
        <w:left w:val="none" w:sz="0" w:space="0" w:color="auto"/>
        <w:bottom w:val="none" w:sz="0" w:space="0" w:color="auto"/>
        <w:right w:val="none" w:sz="0" w:space="0" w:color="auto"/>
      </w:divBdr>
    </w:div>
    <w:div w:id="1607930240">
      <w:bodyDiv w:val="1"/>
      <w:marLeft w:val="0"/>
      <w:marRight w:val="0"/>
      <w:marTop w:val="0"/>
      <w:marBottom w:val="0"/>
      <w:divBdr>
        <w:top w:val="none" w:sz="0" w:space="0" w:color="auto"/>
        <w:left w:val="none" w:sz="0" w:space="0" w:color="auto"/>
        <w:bottom w:val="none" w:sz="0" w:space="0" w:color="auto"/>
        <w:right w:val="none" w:sz="0" w:space="0" w:color="auto"/>
      </w:divBdr>
    </w:div>
    <w:div w:id="1690250501">
      <w:bodyDiv w:val="1"/>
      <w:marLeft w:val="0"/>
      <w:marRight w:val="0"/>
      <w:marTop w:val="0"/>
      <w:marBottom w:val="0"/>
      <w:divBdr>
        <w:top w:val="none" w:sz="0" w:space="0" w:color="auto"/>
        <w:left w:val="none" w:sz="0" w:space="0" w:color="auto"/>
        <w:bottom w:val="none" w:sz="0" w:space="0" w:color="auto"/>
        <w:right w:val="none" w:sz="0" w:space="0" w:color="auto"/>
      </w:divBdr>
    </w:div>
    <w:div w:id="1708405177">
      <w:bodyDiv w:val="1"/>
      <w:marLeft w:val="0"/>
      <w:marRight w:val="0"/>
      <w:marTop w:val="0"/>
      <w:marBottom w:val="0"/>
      <w:divBdr>
        <w:top w:val="none" w:sz="0" w:space="0" w:color="auto"/>
        <w:left w:val="none" w:sz="0" w:space="0" w:color="auto"/>
        <w:bottom w:val="none" w:sz="0" w:space="0" w:color="auto"/>
        <w:right w:val="none" w:sz="0" w:space="0" w:color="auto"/>
      </w:divBdr>
      <w:divsChild>
        <w:div w:id="1257983441">
          <w:marLeft w:val="0"/>
          <w:marRight w:val="0"/>
          <w:marTop w:val="0"/>
          <w:marBottom w:val="0"/>
          <w:divBdr>
            <w:top w:val="none" w:sz="0" w:space="0" w:color="auto"/>
            <w:left w:val="none" w:sz="0" w:space="0" w:color="auto"/>
            <w:bottom w:val="none" w:sz="0" w:space="0" w:color="auto"/>
            <w:right w:val="none" w:sz="0" w:space="0" w:color="auto"/>
          </w:divBdr>
          <w:divsChild>
            <w:div w:id="114524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78010">
      <w:bodyDiv w:val="1"/>
      <w:marLeft w:val="0"/>
      <w:marRight w:val="0"/>
      <w:marTop w:val="0"/>
      <w:marBottom w:val="0"/>
      <w:divBdr>
        <w:top w:val="none" w:sz="0" w:space="0" w:color="auto"/>
        <w:left w:val="none" w:sz="0" w:space="0" w:color="auto"/>
        <w:bottom w:val="none" w:sz="0" w:space="0" w:color="auto"/>
        <w:right w:val="none" w:sz="0" w:space="0" w:color="auto"/>
      </w:divBdr>
    </w:div>
    <w:div w:id="1774126342">
      <w:bodyDiv w:val="1"/>
      <w:marLeft w:val="0"/>
      <w:marRight w:val="0"/>
      <w:marTop w:val="0"/>
      <w:marBottom w:val="0"/>
      <w:divBdr>
        <w:top w:val="none" w:sz="0" w:space="0" w:color="auto"/>
        <w:left w:val="none" w:sz="0" w:space="0" w:color="auto"/>
        <w:bottom w:val="none" w:sz="0" w:space="0" w:color="auto"/>
        <w:right w:val="none" w:sz="0" w:space="0" w:color="auto"/>
      </w:divBdr>
    </w:div>
    <w:div w:id="1776946192">
      <w:bodyDiv w:val="1"/>
      <w:marLeft w:val="0"/>
      <w:marRight w:val="0"/>
      <w:marTop w:val="0"/>
      <w:marBottom w:val="0"/>
      <w:divBdr>
        <w:top w:val="none" w:sz="0" w:space="0" w:color="auto"/>
        <w:left w:val="none" w:sz="0" w:space="0" w:color="auto"/>
        <w:bottom w:val="none" w:sz="0" w:space="0" w:color="auto"/>
        <w:right w:val="none" w:sz="0" w:space="0" w:color="auto"/>
      </w:divBdr>
    </w:div>
    <w:div w:id="1812208355">
      <w:bodyDiv w:val="1"/>
      <w:marLeft w:val="0"/>
      <w:marRight w:val="0"/>
      <w:marTop w:val="0"/>
      <w:marBottom w:val="0"/>
      <w:divBdr>
        <w:top w:val="none" w:sz="0" w:space="0" w:color="auto"/>
        <w:left w:val="none" w:sz="0" w:space="0" w:color="auto"/>
        <w:bottom w:val="none" w:sz="0" w:space="0" w:color="auto"/>
        <w:right w:val="none" w:sz="0" w:space="0" w:color="auto"/>
      </w:divBdr>
    </w:div>
    <w:div w:id="1829402774">
      <w:bodyDiv w:val="1"/>
      <w:marLeft w:val="0"/>
      <w:marRight w:val="0"/>
      <w:marTop w:val="0"/>
      <w:marBottom w:val="0"/>
      <w:divBdr>
        <w:top w:val="none" w:sz="0" w:space="0" w:color="auto"/>
        <w:left w:val="none" w:sz="0" w:space="0" w:color="auto"/>
        <w:bottom w:val="none" w:sz="0" w:space="0" w:color="auto"/>
        <w:right w:val="none" w:sz="0" w:space="0" w:color="auto"/>
      </w:divBdr>
    </w:div>
    <w:div w:id="1835802074">
      <w:bodyDiv w:val="1"/>
      <w:marLeft w:val="0"/>
      <w:marRight w:val="0"/>
      <w:marTop w:val="0"/>
      <w:marBottom w:val="0"/>
      <w:divBdr>
        <w:top w:val="none" w:sz="0" w:space="0" w:color="auto"/>
        <w:left w:val="none" w:sz="0" w:space="0" w:color="auto"/>
        <w:bottom w:val="none" w:sz="0" w:space="0" w:color="auto"/>
        <w:right w:val="none" w:sz="0" w:space="0" w:color="auto"/>
      </w:divBdr>
    </w:div>
    <w:div w:id="1922251688">
      <w:bodyDiv w:val="1"/>
      <w:marLeft w:val="0"/>
      <w:marRight w:val="0"/>
      <w:marTop w:val="0"/>
      <w:marBottom w:val="0"/>
      <w:divBdr>
        <w:top w:val="none" w:sz="0" w:space="0" w:color="auto"/>
        <w:left w:val="none" w:sz="0" w:space="0" w:color="auto"/>
        <w:bottom w:val="none" w:sz="0" w:space="0" w:color="auto"/>
        <w:right w:val="none" w:sz="0" w:space="0" w:color="auto"/>
      </w:divBdr>
    </w:div>
    <w:div w:id="1927417628">
      <w:bodyDiv w:val="1"/>
      <w:marLeft w:val="0"/>
      <w:marRight w:val="0"/>
      <w:marTop w:val="0"/>
      <w:marBottom w:val="0"/>
      <w:divBdr>
        <w:top w:val="none" w:sz="0" w:space="0" w:color="auto"/>
        <w:left w:val="none" w:sz="0" w:space="0" w:color="auto"/>
        <w:bottom w:val="none" w:sz="0" w:space="0" w:color="auto"/>
        <w:right w:val="none" w:sz="0" w:space="0" w:color="auto"/>
      </w:divBdr>
    </w:div>
    <w:div w:id="1985429605">
      <w:bodyDiv w:val="1"/>
      <w:marLeft w:val="0"/>
      <w:marRight w:val="0"/>
      <w:marTop w:val="0"/>
      <w:marBottom w:val="0"/>
      <w:divBdr>
        <w:top w:val="none" w:sz="0" w:space="0" w:color="auto"/>
        <w:left w:val="none" w:sz="0" w:space="0" w:color="auto"/>
        <w:bottom w:val="none" w:sz="0" w:space="0" w:color="auto"/>
        <w:right w:val="none" w:sz="0" w:space="0" w:color="auto"/>
      </w:divBdr>
    </w:div>
    <w:div w:id="2004159415">
      <w:bodyDiv w:val="1"/>
      <w:marLeft w:val="0"/>
      <w:marRight w:val="0"/>
      <w:marTop w:val="0"/>
      <w:marBottom w:val="0"/>
      <w:divBdr>
        <w:top w:val="none" w:sz="0" w:space="0" w:color="auto"/>
        <w:left w:val="none" w:sz="0" w:space="0" w:color="auto"/>
        <w:bottom w:val="none" w:sz="0" w:space="0" w:color="auto"/>
        <w:right w:val="none" w:sz="0" w:space="0" w:color="auto"/>
      </w:divBdr>
    </w:div>
    <w:div w:id="2028830350">
      <w:bodyDiv w:val="1"/>
      <w:marLeft w:val="0"/>
      <w:marRight w:val="0"/>
      <w:marTop w:val="0"/>
      <w:marBottom w:val="0"/>
      <w:divBdr>
        <w:top w:val="none" w:sz="0" w:space="0" w:color="auto"/>
        <w:left w:val="none" w:sz="0" w:space="0" w:color="auto"/>
        <w:bottom w:val="none" w:sz="0" w:space="0" w:color="auto"/>
        <w:right w:val="none" w:sz="0" w:space="0" w:color="auto"/>
      </w:divBdr>
    </w:div>
    <w:div w:id="2093382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127.0.0.1:8000/estudent/swagger-ui/index.html" TargetMode="External"/><Relationship Id="rId21" Type="http://schemas.openxmlformats.org/officeDocument/2006/relationships/image" Target="media/image4.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5.png"/><Relationship Id="rId89" Type="http://schemas.openxmlformats.org/officeDocument/2006/relationships/image" Target="media/image70.png"/><Relationship Id="rId112" Type="http://schemas.openxmlformats.org/officeDocument/2006/relationships/image" Target="media/image92.png"/><Relationship Id="rId16" Type="http://schemas.microsoft.com/office/2011/relationships/commentsExtended" Target="commentsExtended.xml"/><Relationship Id="rId107" Type="http://schemas.openxmlformats.org/officeDocument/2006/relationships/image" Target="media/image87.png"/><Relationship Id="rId11" Type="http://schemas.openxmlformats.org/officeDocument/2006/relationships/header" Target="header1.xml"/><Relationship Id="rId32" Type="http://schemas.microsoft.com/office/2018/08/relationships/commentsExtensible" Target="commentsExtensible.xml"/><Relationship Id="rId37" Type="http://schemas.openxmlformats.org/officeDocument/2006/relationships/image" Target="media/image19.jpg"/><Relationship Id="rId53" Type="http://schemas.openxmlformats.org/officeDocument/2006/relationships/image" Target="media/image35.png"/><Relationship Id="rId58" Type="http://schemas.openxmlformats.org/officeDocument/2006/relationships/image" Target="media/image40.jp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82.png"/><Relationship Id="rId123" Type="http://schemas.openxmlformats.org/officeDocument/2006/relationships/hyperlink" Target="https://www.researchgate.net/publication/344459754_PROJEKTOVANE_SOFTVERA_SKRIPTA_-_RADNI_MATERIJAL_-_2020" TargetMode="External"/><Relationship Id="rId128"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5.png"/><Relationship Id="rId27" Type="http://schemas.openxmlformats.org/officeDocument/2006/relationships/image" Target="media/image10.png"/><Relationship Id="rId43" Type="http://schemas.openxmlformats.org/officeDocument/2006/relationships/image" Target="media/image25.png"/><Relationship Id="rId48" Type="http://schemas.openxmlformats.org/officeDocument/2006/relationships/image" Target="media/image30.jpg"/><Relationship Id="rId64" Type="http://schemas.openxmlformats.org/officeDocument/2006/relationships/image" Target="media/image46.png"/><Relationship Id="rId69" Type="http://schemas.openxmlformats.org/officeDocument/2006/relationships/hyperlink" Target="https://learn.microsoft.com/en-us/sql/connect/odbc/download-odbc-driver-for-sql-server?view=sql-server-2017" TargetMode="External"/><Relationship Id="rId113" Type="http://schemas.openxmlformats.org/officeDocument/2006/relationships/image" Target="media/image93.png"/><Relationship Id="rId118" Type="http://schemas.openxmlformats.org/officeDocument/2006/relationships/image" Target="media/image97.png"/><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footer" Target="footer1.xml"/><Relationship Id="rId17" Type="http://schemas.microsoft.com/office/2016/09/relationships/commentsIds" Target="commentsIds.xml"/><Relationship Id="rId33" Type="http://schemas.openxmlformats.org/officeDocument/2006/relationships/image" Target="media/image15.png"/><Relationship Id="rId38" Type="http://schemas.openxmlformats.org/officeDocument/2006/relationships/image" Target="media/image20.jpg"/><Relationship Id="rId59" Type="http://schemas.openxmlformats.org/officeDocument/2006/relationships/image" Target="media/image41.jpg"/><Relationship Id="rId103" Type="http://schemas.openxmlformats.org/officeDocument/2006/relationships/image" Target="media/image83.png"/><Relationship Id="rId108" Type="http://schemas.openxmlformats.org/officeDocument/2006/relationships/image" Target="media/image88.png"/><Relationship Id="rId124" Type="http://schemas.openxmlformats.org/officeDocument/2006/relationships/header" Target="header3.xml"/><Relationship Id="rId129" Type="http://schemas.microsoft.com/office/2011/relationships/people" Target="people.xml"/><Relationship Id="rId54" Type="http://schemas.openxmlformats.org/officeDocument/2006/relationships/image" Target="media/image36.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6.jpeg"/><Relationship Id="rId28" Type="http://schemas.openxmlformats.org/officeDocument/2006/relationships/image" Target="media/image11.png"/><Relationship Id="rId49" Type="http://schemas.openxmlformats.org/officeDocument/2006/relationships/image" Target="media/image31.png"/><Relationship Id="rId114" Type="http://schemas.openxmlformats.org/officeDocument/2006/relationships/image" Target="media/image94.png"/><Relationship Id="rId119" Type="http://schemas.openxmlformats.org/officeDocument/2006/relationships/hyperlink" Target="https://github.com/VladimirJecic/estudent_frontend" TargetMode="External"/><Relationship Id="rId44" Type="http://schemas.openxmlformats.org/officeDocument/2006/relationships/image" Target="media/image26.png"/><Relationship Id="rId60" Type="http://schemas.openxmlformats.org/officeDocument/2006/relationships/image" Target="media/image42.png"/><Relationship Id="rId65" Type="http://schemas.openxmlformats.org/officeDocument/2006/relationships/image" Target="media/image47.png"/><Relationship Id="rId81" Type="http://schemas.openxmlformats.org/officeDocument/2006/relationships/image" Target="media/image62.png"/><Relationship Id="rId86" Type="http://schemas.openxmlformats.org/officeDocument/2006/relationships/image" Target="media/image67.png"/><Relationship Id="rId130" Type="http://schemas.openxmlformats.org/officeDocument/2006/relationships/theme" Target="theme/theme1.xml"/><Relationship Id="rId13" Type="http://schemas.openxmlformats.org/officeDocument/2006/relationships/header" Target="header2.xml"/><Relationship Id="rId18" Type="http://schemas.openxmlformats.org/officeDocument/2006/relationships/image" Target="media/image1.png"/><Relationship Id="rId39" Type="http://schemas.openxmlformats.org/officeDocument/2006/relationships/image" Target="media/image21.png"/><Relationship Id="rId109" Type="http://schemas.openxmlformats.org/officeDocument/2006/relationships/image" Target="media/image89.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7.png"/><Relationship Id="rId97" Type="http://schemas.openxmlformats.org/officeDocument/2006/relationships/image" Target="media/image78.png"/><Relationship Id="rId104" Type="http://schemas.openxmlformats.org/officeDocument/2006/relationships/image" Target="media/image84.png"/><Relationship Id="rId120" Type="http://schemas.openxmlformats.org/officeDocument/2006/relationships/hyperlink" Target="https://github.com/VladimirJecic/estudent_frontend" TargetMode="External"/><Relationship Id="rId125" Type="http://schemas.openxmlformats.org/officeDocument/2006/relationships/footer" Target="footer3.xml"/><Relationship Id="rId7" Type="http://schemas.openxmlformats.org/officeDocument/2006/relationships/settings" Target="settings.xml"/><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8.png"/><Relationship Id="rId110" Type="http://schemas.openxmlformats.org/officeDocument/2006/relationships/image" Target="media/image90.png"/><Relationship Id="rId115" Type="http://schemas.openxmlformats.org/officeDocument/2006/relationships/image" Target="media/image95.png"/><Relationship Id="rId61" Type="http://schemas.openxmlformats.org/officeDocument/2006/relationships/image" Target="media/image43.png"/><Relationship Id="rId82" Type="http://schemas.openxmlformats.org/officeDocument/2006/relationships/image" Target="media/image63.png"/><Relationship Id="rId19" Type="http://schemas.openxmlformats.org/officeDocument/2006/relationships/image" Target="media/image2.jpg"/><Relationship Id="rId14" Type="http://schemas.openxmlformats.org/officeDocument/2006/relationships/footer" Target="footer2.xml"/><Relationship Id="rId30" Type="http://schemas.openxmlformats.org/officeDocument/2006/relationships/image" Target="media/image13.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8.png"/><Relationship Id="rId100" Type="http://schemas.openxmlformats.org/officeDocument/2006/relationships/hyperlink" Target="https://www.bing.com/ck/a?!&amp;&amp;p=fa8426e084e1309980c392abdf703d964eb6d1965a21d7b7bc3a1968d658aab6JmltdHM9MTc2NzkxNjgwMA&amp;ptn=3&amp;ver=2&amp;hsh=4&amp;fclid=254c6915-4586-6d73-11c6-7f6c44ca6c46&amp;psq=jwt+token&amp;u=a1aHR0cHM6Ly93d3cuZ2Vla3Nmb3JnZWVrcy5vcmcvd2ViLXRlY2gvanNvbi13ZWItdG9rZW4tand0Lw&amp;ntb=1" TargetMode="External"/><Relationship Id="rId105" Type="http://schemas.openxmlformats.org/officeDocument/2006/relationships/image" Target="media/image85.png"/><Relationship Id="rId126" Type="http://schemas.openxmlformats.org/officeDocument/2006/relationships/header" Target="header4.xm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9.png"/><Relationship Id="rId121" Type="http://schemas.openxmlformats.org/officeDocument/2006/relationships/hyperlink" Target="https://elab.fon.bg.ac.rs/wp-content/uploads/2024/06/Razvoj-softvera-orijentisanog-na-procese-udzbenik.pdf" TargetMode="External"/><Relationship Id="rId3" Type="http://schemas.openxmlformats.org/officeDocument/2006/relationships/customXml" Target="../customXml/item3.xml"/><Relationship Id="rId25" Type="http://schemas.openxmlformats.org/officeDocument/2006/relationships/image" Target="media/image8.png"/><Relationship Id="rId46" Type="http://schemas.openxmlformats.org/officeDocument/2006/relationships/image" Target="media/image28.png"/><Relationship Id="rId67" Type="http://schemas.openxmlformats.org/officeDocument/2006/relationships/image" Target="media/image49.png"/><Relationship Id="rId116" Type="http://schemas.openxmlformats.org/officeDocument/2006/relationships/image" Target="media/image96.png"/><Relationship Id="rId20" Type="http://schemas.openxmlformats.org/officeDocument/2006/relationships/image" Target="media/image3.png"/><Relationship Id="rId41" Type="http://schemas.openxmlformats.org/officeDocument/2006/relationships/image" Target="media/image23.png"/><Relationship Id="rId62" Type="http://schemas.openxmlformats.org/officeDocument/2006/relationships/image" Target="media/image44.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91.png"/><Relationship Id="rId15" Type="http://schemas.openxmlformats.org/officeDocument/2006/relationships/comments" Target="comments.xml"/><Relationship Id="rId36" Type="http://schemas.openxmlformats.org/officeDocument/2006/relationships/image" Target="media/image18.jpg"/><Relationship Id="rId57" Type="http://schemas.openxmlformats.org/officeDocument/2006/relationships/image" Target="media/image39.jpg"/><Relationship Id="rId106" Type="http://schemas.openxmlformats.org/officeDocument/2006/relationships/image" Target="media/image86.png"/><Relationship Id="rId127" Type="http://schemas.openxmlformats.org/officeDocument/2006/relationships/footer" Target="footer4.xml"/><Relationship Id="rId10" Type="http://schemas.openxmlformats.org/officeDocument/2006/relationships/endnotes" Target="endnotes.xml"/><Relationship Id="rId31" Type="http://schemas.openxmlformats.org/officeDocument/2006/relationships/image" Target="media/image14.png"/><Relationship Id="rId52" Type="http://schemas.openxmlformats.org/officeDocument/2006/relationships/image" Target="media/image34.png"/><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1.png"/><Relationship Id="rId122" Type="http://schemas.openxmlformats.org/officeDocument/2006/relationships/hyperlink" Target="https://www.altexsoft.com/blog/non-functional-requirements/"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D03429F9D43B34BB765C3603FA41EAA" ma:contentTypeVersion="8" ma:contentTypeDescription="Create a new document." ma:contentTypeScope="" ma:versionID="7458b3ab21687cb7baff513683bbd81f">
  <xsd:schema xmlns:xsd="http://www.w3.org/2001/XMLSchema" xmlns:xs="http://www.w3.org/2001/XMLSchema" xmlns:p="http://schemas.microsoft.com/office/2006/metadata/properties" xmlns:ns2="69845363-25d7-46d4-b574-12d95df742d0" targetNamespace="http://schemas.microsoft.com/office/2006/metadata/properties" ma:root="true" ma:fieldsID="e6527a4d2e55aab3011f03d320e2c90b" ns2:_="">
    <xsd:import namespace="69845363-25d7-46d4-b574-12d95df742d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845363-25d7-46d4-b574-12d95df742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B06324-902D-4E31-85F1-33EA4F34785B}">
  <ds:schemaRefs>
    <ds:schemaRef ds:uri="http://schemas.microsoft.com/sharepoint/v3/contenttype/forms"/>
  </ds:schemaRefs>
</ds:datastoreItem>
</file>

<file path=customXml/itemProps2.xml><?xml version="1.0" encoding="utf-8"?>
<ds:datastoreItem xmlns:ds="http://schemas.openxmlformats.org/officeDocument/2006/customXml" ds:itemID="{7EDE30F8-7D0C-41E9-BF9B-0C2B04D99A73}">
  <ds:schemaRefs>
    <ds:schemaRef ds:uri="http://schemas.openxmlformats.org/officeDocument/2006/bibliography"/>
  </ds:schemaRefs>
</ds:datastoreItem>
</file>

<file path=customXml/itemProps3.xml><?xml version="1.0" encoding="utf-8"?>
<ds:datastoreItem xmlns:ds="http://schemas.openxmlformats.org/officeDocument/2006/customXml" ds:itemID="{7D34724E-B098-4855-84B1-791A7841F2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F612C0-BE28-4956-9C7D-24A397F20B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845363-25d7-46d4-b574-12d95df742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14358</TotalTime>
  <Pages>98</Pages>
  <Words>15158</Words>
  <Characters>93227</Characters>
  <Application>Microsoft Office Word</Application>
  <DocSecurity>0</DocSecurity>
  <Lines>2026</Lines>
  <Paragraphs>1321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Jecić</dc:creator>
  <cp:keywords/>
  <dc:description/>
  <cp:lastModifiedBy>Vladimir Jecic</cp:lastModifiedBy>
  <cp:revision>19</cp:revision>
  <dcterms:created xsi:type="dcterms:W3CDTF">2025-05-11T18:41:00Z</dcterms:created>
  <dcterms:modified xsi:type="dcterms:W3CDTF">2026-01-30T20:37:00Z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0x010100ED03429F9D43B34BB765C3603FA41EAA</vt:lpwstr>
  </property>
</Properties>
</file>